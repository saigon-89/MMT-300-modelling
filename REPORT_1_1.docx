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1E04A7" w14:textId="6D2A1BD2" w:rsidR="00A141D5" w:rsidRDefault="00A141D5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ПРИМЕНЕНИЕ РАСШИРЕННОГО ФИЛЬТРА КАЛМАНА В ЗАДАЧЕ ПОЗИЦИОНИРОВАНИЯ ПОДВОДНЫХ АППАРАТОВ</w:t>
      </w:r>
    </w:p>
    <w:p w14:paraId="542D76F1" w14:textId="77777777" w:rsidR="00294FF1" w:rsidRDefault="00294FF1" w:rsidP="00A141D5">
      <w:pPr>
        <w:ind w:firstLine="0"/>
        <w:jc w:val="center"/>
        <w:rPr>
          <w:b/>
          <w:bCs/>
          <w:szCs w:val="28"/>
        </w:rPr>
      </w:pPr>
    </w:p>
    <w:p w14:paraId="037A4459" w14:textId="1326D7B2" w:rsidR="00A141D5" w:rsidRDefault="00294FF1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АННОТАЦИЯ</w:t>
      </w:r>
    </w:p>
    <w:p w14:paraId="4A9116FE" w14:textId="3491DA97" w:rsidR="00294FF1" w:rsidRPr="00294FF1" w:rsidRDefault="00294FF1" w:rsidP="00294FF1">
      <w:pPr>
        <w:ind w:firstLine="0"/>
        <w:rPr>
          <w:szCs w:val="28"/>
        </w:rPr>
      </w:pPr>
      <w:r>
        <w:rPr>
          <w:b/>
          <w:bCs/>
          <w:szCs w:val="28"/>
        </w:rPr>
        <w:tab/>
      </w:r>
      <w:r>
        <w:rPr>
          <w:szCs w:val="28"/>
        </w:rPr>
        <w:t>В данной статье предложена схема комплексирования информации для использования расширенного фильтра Калмана в задаче позиционирования ведущего подводного аппарата</w:t>
      </w:r>
      <w:r w:rsidR="00817EDA" w:rsidRPr="00817EDA">
        <w:rPr>
          <w:szCs w:val="28"/>
        </w:rPr>
        <w:t xml:space="preserve"> </w:t>
      </w:r>
      <w:r w:rsidR="00817EDA">
        <w:t>с помощью коммуникационных устройств (буев)</w:t>
      </w:r>
      <w:r w:rsidR="00C81266">
        <w:t>,</w:t>
      </w:r>
      <w:r w:rsidR="00817EDA">
        <w:t xml:space="preserve"> дающих информацию о положении </w:t>
      </w:r>
      <w:r w:rsidR="00C81266">
        <w:t>при помощи механизма наклонных дальностей</w:t>
      </w:r>
      <w:r w:rsidR="00EF6449">
        <w:t xml:space="preserve">, инерциальных датчиков, допплеровского лага и </w:t>
      </w:r>
      <w:proofErr w:type="spellStart"/>
      <w:r w:rsidR="00EF6449">
        <w:t>глубинометра</w:t>
      </w:r>
      <w:proofErr w:type="spellEnd"/>
      <w:r>
        <w:rPr>
          <w:szCs w:val="28"/>
        </w:rPr>
        <w:t>. Описаны методики расчета параметров всех компонент комплексной навигационной модели. Приведены результаты имитационного моделирования с соответствующими метриками качества.</w:t>
      </w:r>
    </w:p>
    <w:p w14:paraId="75E8A642" w14:textId="77777777" w:rsidR="00294FF1" w:rsidRPr="00A141D5" w:rsidRDefault="00294FF1" w:rsidP="00A141D5">
      <w:pPr>
        <w:ind w:firstLine="0"/>
        <w:jc w:val="center"/>
        <w:rPr>
          <w:b/>
          <w:bCs/>
          <w:szCs w:val="28"/>
        </w:rPr>
      </w:pPr>
    </w:p>
    <w:p w14:paraId="200AEC1D" w14:textId="60A18952" w:rsidR="00664EBF" w:rsidRDefault="00664EBF" w:rsidP="00A141D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ВВЕДЕНИЕ</w:t>
      </w:r>
    </w:p>
    <w:p w14:paraId="6EF03CF1" w14:textId="14B38128" w:rsidR="00664EBF" w:rsidRPr="00664EBF" w:rsidDel="00B17794" w:rsidRDefault="00664EBF" w:rsidP="00664EBF">
      <w:pPr>
        <w:ind w:firstLine="709"/>
        <w:rPr>
          <w:del w:id="0" w:author="Kabanov" w:date="2023-06-21T00:17:00Z"/>
          <w:szCs w:val="28"/>
        </w:rPr>
      </w:pPr>
      <w:r w:rsidRPr="00664EBF">
        <w:rPr>
          <w:szCs w:val="28"/>
        </w:rPr>
        <w:t>Автономные подводные аппараты (</w:t>
      </w:r>
      <w:proofErr w:type="spellStart"/>
      <w:r w:rsidRPr="00664EBF">
        <w:rPr>
          <w:szCs w:val="28"/>
        </w:rPr>
        <w:t>AUVs</w:t>
      </w:r>
      <w:proofErr w:type="spellEnd"/>
      <w:r w:rsidRPr="00664EBF">
        <w:rPr>
          <w:szCs w:val="28"/>
        </w:rPr>
        <w:t xml:space="preserve">) </w:t>
      </w:r>
      <w:r w:rsidR="004D2446">
        <w:rPr>
          <w:szCs w:val="28"/>
        </w:rPr>
        <w:t>–</w:t>
      </w:r>
      <w:r w:rsidRPr="00664EBF">
        <w:rPr>
          <w:szCs w:val="28"/>
        </w:rPr>
        <w:t xml:space="preserve"> роботы, которые способны перемещаться под водой самостоятельно без вмешательства оператора. До относительно недавнего времени, AUV использовались лишь в ограниченных областях применения. С развитием технологий обработки данных и высокоэффективных источников питания, AUV стали развиваться и использоваться чаще.</w:t>
      </w:r>
      <w:ins w:id="1" w:author="Kabanov" w:date="2023-06-21T00:17:00Z">
        <w:r w:rsidR="00B17794">
          <w:rPr>
            <w:szCs w:val="28"/>
          </w:rPr>
          <w:t xml:space="preserve"> </w:t>
        </w:r>
      </w:ins>
    </w:p>
    <w:p w14:paraId="115ED168" w14:textId="1A71109C" w:rsidR="00664EBF" w:rsidRPr="00664EBF" w:rsidRDefault="00664EBF" w:rsidP="00D44DFE">
      <w:pPr>
        <w:ind w:firstLine="709"/>
        <w:rPr>
          <w:szCs w:val="28"/>
        </w:rPr>
      </w:pPr>
      <w:r w:rsidRPr="00664EBF">
        <w:rPr>
          <w:szCs w:val="28"/>
        </w:rPr>
        <w:t xml:space="preserve">Как правило, AUV обладают высокой степенью автономности, гибкости и возможностями удаленной навигации при исследовании морских ресурсов, подводной разведке, сборе данных и других аспектах [1]. С развитием технологий воздушной и наземной навигации, технологии подводной навигации также </w:t>
      </w:r>
      <w:r w:rsidR="00B17794">
        <w:rPr>
          <w:szCs w:val="28"/>
        </w:rPr>
        <w:t>стали существенно</w:t>
      </w:r>
      <w:r w:rsidR="00B17794" w:rsidRPr="00664EBF">
        <w:rPr>
          <w:szCs w:val="28"/>
        </w:rPr>
        <w:t xml:space="preserve"> эволюционир</w:t>
      </w:r>
      <w:r w:rsidR="00B17794">
        <w:rPr>
          <w:szCs w:val="28"/>
        </w:rPr>
        <w:t>овать</w:t>
      </w:r>
      <w:r w:rsidR="00B17794" w:rsidRPr="00664EBF">
        <w:rPr>
          <w:szCs w:val="28"/>
        </w:rPr>
        <w:t xml:space="preserve"> </w:t>
      </w:r>
      <w:r w:rsidRPr="00664EBF">
        <w:rPr>
          <w:szCs w:val="28"/>
        </w:rPr>
        <w:t>[2,3,4]. Однако, из-за специфики подводной среды, все еще существует разрыв между точностью навигации и позиционирования подводных аппаратов по сравнению с воздушными и наземными, и на данный момент подводная навигация стала главным камнем преткновения в области морских исследований [5].</w:t>
      </w:r>
    </w:p>
    <w:p w14:paraId="36649667" w14:textId="6E9FEED4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Подводя итог, можно сказать, что даже при наличии большего количества датчиков, все еще существует множество ограничений и недостатков в независимой работе AUV под водой.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связи. В данном случае критичным является ведущий AUV</w:t>
      </w:r>
      <w:r w:rsidR="008D0507">
        <w:rPr>
          <w:szCs w:val="28"/>
        </w:rPr>
        <w:t>,</w:t>
      </w:r>
      <w:r w:rsidRPr="00664EBF">
        <w:rPr>
          <w:szCs w:val="28"/>
        </w:rPr>
        <w:t xml:space="preserve"> по положению которого корректируется и строится кооперативное управление.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[6,7].</w:t>
      </w:r>
    </w:p>
    <w:p w14:paraId="4BEAC17D" w14:textId="5AD18B65" w:rsidR="00664EBF" w:rsidRP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 xml:space="preserve">Основной проблемой кооперативной навигации и позиционирования является оценка состояния, и точный сбор информации о наблюдениях, в особенности для ведущего </w:t>
      </w:r>
      <w:r w:rsidR="008D0507">
        <w:rPr>
          <w:szCs w:val="28"/>
        </w:rPr>
        <w:t>аппарата в группе</w:t>
      </w:r>
      <w:r w:rsidRPr="00664EBF">
        <w:rPr>
          <w:szCs w:val="28"/>
        </w:rPr>
        <w:t xml:space="preserve">. Большинство существующих методов совместного позиционирования нескольких </w:t>
      </w:r>
      <w:r w:rsidR="008D0507" w:rsidRPr="00664EBF">
        <w:rPr>
          <w:szCs w:val="28"/>
        </w:rPr>
        <w:t xml:space="preserve">AUV </w:t>
      </w:r>
      <w:r w:rsidRPr="00664EBF">
        <w:rPr>
          <w:szCs w:val="28"/>
        </w:rPr>
        <w:t xml:space="preserve">включают улучшенные алгоритмы </w:t>
      </w:r>
      <w:r w:rsidR="008D0507">
        <w:rPr>
          <w:szCs w:val="28"/>
        </w:rPr>
        <w:t xml:space="preserve">навигации на основе </w:t>
      </w:r>
      <w:r w:rsidRPr="00664EBF">
        <w:rPr>
          <w:szCs w:val="28"/>
        </w:rPr>
        <w:t xml:space="preserve">фильтра Калмана (KF) в сочетании с данными измерений от подводных навигационных датчиков. Модель совместной системы локализации с несколькими </w:t>
      </w:r>
      <w:r w:rsidRPr="00664EBF">
        <w:rPr>
          <w:szCs w:val="28"/>
        </w:rPr>
        <w:lastRenderedPageBreak/>
        <w:t>AUV часто является нелинейной. Поэтому для оценки состояния обычно используется расширенный фильтр Калмана (EKF) [8,9,10].</w:t>
      </w:r>
    </w:p>
    <w:p w14:paraId="080DAA9C" w14:textId="3ABEE11C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измерения. Однако AUV используются в сложных морских средах, где на измерительные датчики могут повлиять неблагоприятные условия, приводя к неизвестным ошибкам измерительной системы. Это неизбежно приводит к снижению точности и стабильности процедуры фильтрации.</w:t>
      </w:r>
    </w:p>
    <w:p w14:paraId="47CEAF76" w14:textId="7D7944BC" w:rsidR="002B6A49" w:rsidRPr="0060478A" w:rsidRDefault="002B6A49" w:rsidP="00664EBF">
      <w:pPr>
        <w:ind w:firstLine="709"/>
        <w:rPr>
          <w:szCs w:val="28"/>
        </w:rPr>
      </w:pPr>
      <w:r>
        <w:rPr>
          <w:szCs w:val="28"/>
        </w:rPr>
        <w:t xml:space="preserve">Среди существующих решений по задаче позиционирования выделяется работа </w:t>
      </w:r>
      <w:r w:rsidR="007823AD" w:rsidRPr="007823AD">
        <w:rPr>
          <w:szCs w:val="28"/>
        </w:rPr>
        <w:t>[11</w:t>
      </w:r>
      <w:r w:rsidRPr="002B6A49">
        <w:rPr>
          <w:szCs w:val="28"/>
        </w:rPr>
        <w:t xml:space="preserve">], </w:t>
      </w:r>
      <w:r>
        <w:rPr>
          <w:szCs w:val="28"/>
        </w:rPr>
        <w:t xml:space="preserve">где </w:t>
      </w:r>
      <w:r w:rsidR="00053172">
        <w:rPr>
          <w:szCs w:val="28"/>
        </w:rPr>
        <w:t xml:space="preserve">рассматривалась система комплексирования информации с датчиков, среди которых данные наклонных дальностей от трех гидроакустических буев, расположенных на поверхности. </w:t>
      </w:r>
      <w:r w:rsidR="004C26C4">
        <w:rPr>
          <w:szCs w:val="28"/>
        </w:rPr>
        <w:t xml:space="preserve">Аналогичная задача представлена в </w:t>
      </w:r>
      <w:r w:rsidR="004C26C4" w:rsidRPr="004C26C4">
        <w:rPr>
          <w:szCs w:val="28"/>
        </w:rPr>
        <w:t>[</w:t>
      </w:r>
      <w:r w:rsidR="007823AD" w:rsidRPr="00EE084A">
        <w:t>12</w:t>
      </w:r>
      <w:r w:rsidR="004C26C4" w:rsidRPr="004C26C4">
        <w:rPr>
          <w:szCs w:val="28"/>
        </w:rPr>
        <w:t xml:space="preserve">], </w:t>
      </w:r>
      <w:r w:rsidR="004C26C4">
        <w:rPr>
          <w:szCs w:val="28"/>
        </w:rPr>
        <w:t xml:space="preserve">но </w:t>
      </w:r>
      <w:r w:rsidR="0060478A">
        <w:rPr>
          <w:szCs w:val="28"/>
        </w:rPr>
        <w:t>задействованы уже четыре буя</w:t>
      </w:r>
      <w:r w:rsidR="004C26C4">
        <w:rPr>
          <w:szCs w:val="28"/>
        </w:rPr>
        <w:t>.</w:t>
      </w:r>
      <w:r w:rsidR="0060478A">
        <w:rPr>
          <w:szCs w:val="28"/>
        </w:rPr>
        <w:t xml:space="preserve"> В представленных источниках можно выделить существенные недостатки</w:t>
      </w:r>
      <w:r w:rsidR="0060478A" w:rsidRPr="0060478A">
        <w:rPr>
          <w:szCs w:val="28"/>
        </w:rPr>
        <w:t xml:space="preserve">: </w:t>
      </w:r>
      <w:r w:rsidR="0060478A">
        <w:rPr>
          <w:szCs w:val="28"/>
        </w:rPr>
        <w:t>отсутствие параметров для настройки фильтра и методологии комплексирования информации с датчиков.</w:t>
      </w:r>
      <w:r w:rsidR="0017049C">
        <w:rPr>
          <w:szCs w:val="28"/>
        </w:rPr>
        <w:t xml:space="preserve"> Более того</w:t>
      </w:r>
      <w:r w:rsidR="00E509E1">
        <w:rPr>
          <w:szCs w:val="28"/>
        </w:rPr>
        <w:t>,</w:t>
      </w:r>
      <w:r w:rsidR="0017049C">
        <w:rPr>
          <w:szCs w:val="28"/>
        </w:rPr>
        <w:t xml:space="preserve"> не приведены метрики качества</w:t>
      </w:r>
      <w:r w:rsidR="00E509E1">
        <w:rPr>
          <w:szCs w:val="28"/>
        </w:rPr>
        <w:t xml:space="preserve"> по ошибкам работы фильтра, от чего трудно определить степень точности работы алгоритмов восстановления состояния.</w:t>
      </w:r>
    </w:p>
    <w:p w14:paraId="486EE821" w14:textId="4ABF17D0" w:rsidR="00664EBF" w:rsidRDefault="00664EBF" w:rsidP="00664EBF">
      <w:pPr>
        <w:ind w:firstLine="709"/>
        <w:rPr>
          <w:szCs w:val="28"/>
        </w:rPr>
      </w:pPr>
      <w:r w:rsidRPr="00664EBF">
        <w:rPr>
          <w:szCs w:val="28"/>
        </w:rPr>
        <w:t>Для решения вышеуказанных проблем необходим</w:t>
      </w:r>
      <w:r w:rsidR="0060478A">
        <w:rPr>
          <w:szCs w:val="28"/>
        </w:rPr>
        <w:t xml:space="preserve">а разработка алгоритма фильтрации при помощи </w:t>
      </w:r>
      <w:r w:rsidR="0060478A">
        <w:rPr>
          <w:szCs w:val="28"/>
          <w:lang w:val="en-US"/>
        </w:rPr>
        <w:t>EKF</w:t>
      </w:r>
      <w:r w:rsidR="0060478A" w:rsidRPr="0060478A">
        <w:rPr>
          <w:szCs w:val="28"/>
        </w:rPr>
        <w:t xml:space="preserve"> </w:t>
      </w:r>
      <w:r w:rsidR="0060478A">
        <w:rPr>
          <w:szCs w:val="28"/>
        </w:rPr>
        <w:t>с учетом шумовых параметров датчиков</w:t>
      </w:r>
      <w:r w:rsidRPr="00664EBF">
        <w:rPr>
          <w:szCs w:val="28"/>
        </w:rPr>
        <w:t>.</w:t>
      </w:r>
      <w:r w:rsidR="0060478A">
        <w:rPr>
          <w:szCs w:val="28"/>
        </w:rPr>
        <w:t xml:space="preserve"> В настоящей работе будет принято использование двух буев с ультракороткой базой для обеспечения позиционирования подводного аппарата при комплексировании информации с датчиками инерциальной навигации, допплеровским лагом и </w:t>
      </w:r>
      <w:proofErr w:type="spellStart"/>
      <w:r w:rsidR="0060478A">
        <w:rPr>
          <w:szCs w:val="28"/>
        </w:rPr>
        <w:t>глубинометром</w:t>
      </w:r>
      <w:proofErr w:type="spellEnd"/>
      <w:r w:rsidR="0060478A">
        <w:rPr>
          <w:szCs w:val="28"/>
        </w:rPr>
        <w:t>.</w:t>
      </w:r>
    </w:p>
    <w:p w14:paraId="3F8EE127" w14:textId="650CDEBB" w:rsidR="009522A8" w:rsidRDefault="009522A8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69D7AB07" w14:textId="77777777" w:rsidR="00294FF1" w:rsidRDefault="00294FF1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8FA5F38" w14:textId="55421130" w:rsidR="0047342C" w:rsidRPr="0047342C" w:rsidRDefault="0047342C" w:rsidP="00A141D5">
      <w:pPr>
        <w:ind w:firstLine="0"/>
        <w:jc w:val="center"/>
        <w:rPr>
          <w:b/>
          <w:bCs/>
          <w:szCs w:val="28"/>
        </w:rPr>
      </w:pPr>
      <w:r w:rsidRPr="0047342C">
        <w:rPr>
          <w:b/>
          <w:bCs/>
          <w:szCs w:val="28"/>
        </w:rPr>
        <w:lastRenderedPageBreak/>
        <w:t>МЕТОДЫ И СРЕДСТВА</w:t>
      </w:r>
    </w:p>
    <w:p w14:paraId="037CAA56" w14:textId="77777777" w:rsidR="00A141D5" w:rsidRDefault="00A141D5" w:rsidP="00920D2A">
      <w:pPr>
        <w:ind w:firstLine="709"/>
        <w:rPr>
          <w:b/>
          <w:bCs/>
          <w:szCs w:val="28"/>
        </w:rPr>
      </w:pPr>
    </w:p>
    <w:p w14:paraId="644AAE5C" w14:textId="1314D07E" w:rsidR="007B43A8" w:rsidRDefault="00EE6B3F" w:rsidP="007B43A8">
      <w:pPr>
        <w:rPr>
          <w:szCs w:val="28"/>
        </w:rPr>
      </w:pPr>
      <w:r>
        <w:rPr>
          <w:b/>
          <w:bCs/>
          <w:szCs w:val="28"/>
        </w:rPr>
        <w:t>СИСТЕМЫ НАВИГАЦИИ ПА</w:t>
      </w:r>
    </w:p>
    <w:p w14:paraId="34F67F4E" w14:textId="19D0E709" w:rsidR="00F3083E" w:rsidRDefault="007B43A8" w:rsidP="007B43A8">
      <w:pPr>
        <w:spacing w:after="160" w:line="259" w:lineRule="auto"/>
        <w:ind w:firstLine="709"/>
        <w:rPr>
          <w:szCs w:val="28"/>
        </w:rPr>
      </w:pPr>
      <w:r w:rsidRPr="007B43A8">
        <w:rPr>
          <w:szCs w:val="28"/>
        </w:rPr>
        <w:t xml:space="preserve">В отличие от воздушных или наземных беспилотных летательных аппаратов, АНПА сталкиваются с уникально сложной навигационной проблемой из-за отсутствия высокоточной спутниковой навигации под водой. Разумеется, для дистанционно управляемых транспортных средств информация о дополнительной навигации (положение, скорость) может быть отправлена на транспортное средство по волоконно-оптическому кабелю. Но для беспилотных подводных аппаратов </w:t>
      </w:r>
      <w:r w:rsidR="00F2203A">
        <w:rPr>
          <w:szCs w:val="28"/>
        </w:rPr>
        <w:t>без кабельной связи</w:t>
      </w:r>
      <w:r w:rsidRPr="007B43A8">
        <w:rPr>
          <w:szCs w:val="28"/>
        </w:rPr>
        <w:t xml:space="preserve"> это практически невозможно реализовать на практике</w:t>
      </w:r>
      <w:r w:rsidR="00D73DEE" w:rsidRPr="00D73DEE">
        <w:rPr>
          <w:szCs w:val="28"/>
        </w:rPr>
        <w:t xml:space="preserve"> [</w:t>
      </w:r>
      <w:r w:rsidR="0066405D">
        <w:rPr>
          <w:szCs w:val="28"/>
        </w:rPr>
        <w:t>13,</w:t>
      </w:r>
      <w:r w:rsidR="00D73DEE" w:rsidRPr="00D73DEE">
        <w:rPr>
          <w:szCs w:val="28"/>
        </w:rPr>
        <w:t>14]</w:t>
      </w:r>
      <w:r w:rsidRPr="007B43A8">
        <w:rPr>
          <w:szCs w:val="28"/>
        </w:rPr>
        <w:t>. Следовательно, при погружении эти транспортные средства должны перемещаться с использованием синтеза разных методов</w:t>
      </w:r>
      <w:r w:rsidR="00F2203A">
        <w:rPr>
          <w:szCs w:val="28"/>
        </w:rPr>
        <w:t xml:space="preserve"> </w:t>
      </w:r>
      <w:r w:rsidR="00AC4F58">
        <w:rPr>
          <w:szCs w:val="28"/>
        </w:rPr>
        <w:t>восстановления состояния</w:t>
      </w:r>
      <w:r w:rsidRPr="007B43A8">
        <w:rPr>
          <w:szCs w:val="28"/>
        </w:rPr>
        <w:t xml:space="preserve">. </w:t>
      </w:r>
    </w:p>
    <w:p w14:paraId="034F0797" w14:textId="28E37F4F" w:rsidR="005E0562" w:rsidRPr="009C21B7" w:rsidRDefault="005E0562" w:rsidP="007B43A8">
      <w:pPr>
        <w:spacing w:after="160" w:line="259" w:lineRule="auto"/>
        <w:ind w:firstLine="709"/>
      </w:pPr>
      <w:r>
        <w:t xml:space="preserve">В литературе существуют три основных метода навигации </w:t>
      </w:r>
      <w:r w:rsidR="00EE084A">
        <w:rPr>
          <w:lang w:val="en-US"/>
        </w:rPr>
        <w:t>AUV</w:t>
      </w:r>
      <w:r>
        <w:t xml:space="preserve">: </w:t>
      </w:r>
      <w:r w:rsidR="009C21B7">
        <w:t>счисления пути (</w:t>
      </w:r>
      <w:r w:rsidR="009C21B7">
        <w:rPr>
          <w:lang w:val="en-US"/>
        </w:rPr>
        <w:t>dead</w:t>
      </w:r>
      <w:r w:rsidR="009C21B7" w:rsidRPr="009C21B7">
        <w:t xml:space="preserve"> </w:t>
      </w:r>
      <w:r w:rsidR="009C21B7">
        <w:rPr>
          <w:lang w:val="en-US"/>
        </w:rPr>
        <w:t>reckoning</w:t>
      </w:r>
      <w:r w:rsidR="009C21B7">
        <w:t>)</w:t>
      </w:r>
      <w:r>
        <w:t xml:space="preserve"> и инерциальная навигация, акустическая навигация и методы геофизической навигации</w:t>
      </w:r>
      <w:r w:rsidR="003D7792" w:rsidRPr="003D7792">
        <w:t xml:space="preserve"> [15]</w:t>
      </w:r>
      <w:r>
        <w:t>.</w:t>
      </w:r>
    </w:p>
    <w:p w14:paraId="502B3BD8" w14:textId="2A1EEA25" w:rsidR="005E0562" w:rsidRPr="00294FF1" w:rsidRDefault="005E0562" w:rsidP="007B43A8">
      <w:pPr>
        <w:spacing w:after="160" w:line="259" w:lineRule="auto"/>
        <w:ind w:firstLine="709"/>
      </w:pPr>
      <w:r>
        <w:t xml:space="preserve">Первый метод основан преимущественно на использовании инерциального навигационного оборудования (например, инерциальной навигационной системы), которая в финансовом отношении стала возможной, особенно после создания технологии </w:t>
      </w:r>
      <w:proofErr w:type="spellStart"/>
      <w:r>
        <w:t>микроэлектромеханических</w:t>
      </w:r>
      <w:proofErr w:type="spellEnd"/>
      <w:r>
        <w:t xml:space="preserve"> систем.</w:t>
      </w:r>
    </w:p>
    <w:p w14:paraId="7F0962EE" w14:textId="7C74C502" w:rsidR="00DB2445" w:rsidRDefault="00DB2445" w:rsidP="007B43A8">
      <w:pPr>
        <w:spacing w:after="160" w:line="259" w:lineRule="auto"/>
        <w:ind w:firstLine="709"/>
      </w:pPr>
      <w:r>
        <w:t xml:space="preserve">Поскольку погрешности измерений инерциального навигационного оборудования монотонно возрастают и </w:t>
      </w:r>
      <w:proofErr w:type="spellStart"/>
      <w:r>
        <w:t>неограничены</w:t>
      </w:r>
      <w:proofErr w:type="spellEnd"/>
      <w:r>
        <w:t>, другие вспомогательные средства (например, дифференциальная глобальная система позиционирования для положения, журнал скорости доплеровского сдвига или коррелированный журнал скорости для скорости движения на земле; датчики давления для глубины, акустический доплеровский токовый профилировщик для текущей скорости и т.д.) должны быть интегрированы для навигационного средства</w:t>
      </w:r>
      <w:r w:rsidR="003D7792" w:rsidRPr="003D7792">
        <w:t xml:space="preserve"> [16]</w:t>
      </w:r>
      <w:r>
        <w:t>.</w:t>
      </w:r>
    </w:p>
    <w:p w14:paraId="6CAB6D86" w14:textId="4369F6C0" w:rsidR="00DB2445" w:rsidRPr="0013107B" w:rsidRDefault="00DB2445" w:rsidP="007B43A8">
      <w:pPr>
        <w:spacing w:after="160" w:line="259" w:lineRule="auto"/>
        <w:ind w:firstLine="709"/>
      </w:pPr>
      <w:r>
        <w:t xml:space="preserve">Акустическая навигация основана на использовании акустических сигналов транспондера для </w:t>
      </w:r>
      <w:r w:rsidR="00EE084A">
        <w:rPr>
          <w:lang w:val="en-US"/>
        </w:rPr>
        <w:t>AUV</w:t>
      </w:r>
      <w:r>
        <w:t xml:space="preserve"> для определения его положения. Наиболее распространенными методами являются длинный базовый уровень, который использует, по меньшей мере, два широко разделенных транспондера, установленных обычно на морском дне; и ультракороткая базовая линия, которая использует GPS-откалиброванные транспондеры на сопроводительном поверхностном сосуде. Оба метода имеют ограниченный</w:t>
      </w:r>
      <w:r w:rsidRPr="00DB2445">
        <w:t xml:space="preserve"> </w:t>
      </w:r>
      <w:r>
        <w:t>диапазон (около 10 км для отдельных LBL, в глубокой воде - около 4 км, тогда как менее 0,5 км в мелководье для сетей USBL). Поскольку LBL требует установки маяков, его применимость ограничена миссиями, выполняемыми в фиксированных положениях (например, защита гавани). Кроме того, установка и обслуживание маяков - сложные и дорогостоящие операции. USBL может не применяться в некоторых военных приложениях из-за тактических ограничений, поскольку для этого требуется сопутствующее поверхностное судно</w:t>
      </w:r>
      <w:r w:rsidR="004C41C6" w:rsidRPr="004C41C6">
        <w:t xml:space="preserve"> [17]</w:t>
      </w:r>
      <w:r>
        <w:t>.</w:t>
      </w:r>
      <w:r w:rsidR="00DF7232">
        <w:t xml:space="preserve"> </w:t>
      </w:r>
    </w:p>
    <w:p w14:paraId="76CFB910" w14:textId="47297CA8" w:rsidR="008007FC" w:rsidRPr="00AC4615" w:rsidRDefault="00DB2445" w:rsidP="00AC4615">
      <w:pPr>
        <w:spacing w:after="160" w:line="259" w:lineRule="auto"/>
        <w:ind w:firstLine="709"/>
      </w:pPr>
      <w:r>
        <w:lastRenderedPageBreak/>
        <w:t xml:space="preserve">Как видно на схеме, необходимо объединить измерения различных датчиков, чтобы оценить положение </w:t>
      </w:r>
      <w:r w:rsidR="00EE084A">
        <w:rPr>
          <w:lang w:val="en-US"/>
        </w:rPr>
        <w:t>AUV</w:t>
      </w:r>
      <w:r>
        <w:t xml:space="preserve"> вместе с ошибками</w:t>
      </w:r>
      <w:r w:rsidR="00C56E75">
        <w:t xml:space="preserve"> (рис. 1)</w:t>
      </w:r>
      <w:r>
        <w:t>.</w:t>
      </w:r>
    </w:p>
    <w:p w14:paraId="711833D6" w14:textId="01E43933" w:rsidR="00981CC3" w:rsidRDefault="00981CC3" w:rsidP="008007FC">
      <w:pPr>
        <w:spacing w:after="160" w:line="259" w:lineRule="auto"/>
        <w:ind w:firstLine="0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2B7309DC" wp14:editId="4054DD5C">
                <wp:extent cx="6497955" cy="3356043"/>
                <wp:effectExtent l="0" t="0" r="0" b="0"/>
                <wp:docPr id="23" name="Полотно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4" name="Прямоугольник 24"/>
                        <wps:cNvSpPr/>
                        <wps:spPr>
                          <a:xfrm>
                            <a:off x="87546" y="175087"/>
                            <a:ext cx="1896821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234973" w14:textId="0523B4A2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981CC3">
                                <w:rPr>
                                  <w:b/>
                                  <w:bCs/>
                                </w:rPr>
                                <w:t>ГИРОСКОП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рямоугольник 25"/>
                        <wps:cNvSpPr/>
                        <wps:spPr>
                          <a:xfrm>
                            <a:off x="87540" y="700224"/>
                            <a:ext cx="1896865" cy="4182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5C4DFD" w14:textId="6A0C05A5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АКСЕЛЕРОМЕТР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Прямоугольник 26"/>
                        <wps:cNvSpPr/>
                        <wps:spPr>
                          <a:xfrm>
                            <a:off x="87545" y="1235136"/>
                            <a:ext cx="1896860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F3F9B" w14:textId="057BB90A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ДАТЧИК ДАВЛЕНИЯ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рямоугольник 27"/>
                        <wps:cNvSpPr/>
                        <wps:spPr>
                          <a:xfrm>
                            <a:off x="87545" y="1916032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D9EDB3" w14:textId="39D39A6D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ДОППЛЕРОВСКИЙ ЛАГ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Прямоугольник 28"/>
                        <wps:cNvSpPr/>
                        <wps:spPr>
                          <a:xfrm>
                            <a:off x="87470" y="2596968"/>
                            <a:ext cx="1896897" cy="5644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5115FA" w14:textId="03A6B411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GPS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ая со стрелкой 30"/>
                        <wps:cNvCnPr/>
                        <wps:spPr>
                          <a:xfrm>
                            <a:off x="1994170" y="379378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Прямая со стрелкой 31"/>
                        <wps:cNvCnPr/>
                        <wps:spPr>
                          <a:xfrm>
                            <a:off x="1994170" y="914400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Прямая со стрелкой 32"/>
                        <wps:cNvCnPr/>
                        <wps:spPr>
                          <a:xfrm>
                            <a:off x="1994170" y="15077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Прямая со стрелкой 33"/>
                        <wps:cNvCnPr/>
                        <wps:spPr>
                          <a:xfrm>
                            <a:off x="1984442" y="2188723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Прямая со стрелкой 34"/>
                        <wps:cNvCnPr/>
                        <wps:spPr>
                          <a:xfrm>
                            <a:off x="1994170" y="2879387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Прямоугольник 35"/>
                        <wps:cNvSpPr/>
                        <wps:spPr>
                          <a:xfrm>
                            <a:off x="3005845" y="136173"/>
                            <a:ext cx="87549" cy="301557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Прямая со стрелкой 37"/>
                        <wps:cNvCnPr/>
                        <wps:spPr>
                          <a:xfrm>
                            <a:off x="3093394" y="1634246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Прямоугольник 38"/>
                        <wps:cNvSpPr/>
                        <wps:spPr>
                          <a:xfrm>
                            <a:off x="4085615" y="1157231"/>
                            <a:ext cx="1322963" cy="96339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0C8FA6" w14:textId="4D62600F" w:rsidR="0020158D" w:rsidRPr="00981CC3" w:rsidRDefault="0020158D" w:rsidP="00981CC3">
                              <w:pPr>
                                <w:ind w:firstLine="0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Прямая со стрелкой 39"/>
                        <wps:cNvCnPr/>
                        <wps:spPr>
                          <a:xfrm>
                            <a:off x="5408578" y="1643974"/>
                            <a:ext cx="9727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Прямая со стрелкой 40"/>
                        <wps:cNvCnPr/>
                        <wps:spPr>
                          <a:xfrm>
                            <a:off x="428017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Прямая со стрелкой 41"/>
                        <wps:cNvCnPr/>
                        <wps:spPr>
                          <a:xfrm>
                            <a:off x="5233480" y="583636"/>
                            <a:ext cx="0" cy="5638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Прямая со стрелкой 42"/>
                        <wps:cNvCnPr/>
                        <wps:spPr>
                          <a:xfrm flipV="1">
                            <a:off x="4260715" y="2149813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Прямая со стрелкой 43"/>
                        <wps:cNvCnPr/>
                        <wps:spPr>
                          <a:xfrm flipV="1">
                            <a:off x="5223753" y="2140085"/>
                            <a:ext cx="0" cy="573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Надпись 44"/>
                        <wps:cNvSpPr txBox="1"/>
                        <wps:spPr>
                          <a:xfrm>
                            <a:off x="4260715" y="651693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B3E0D6" w14:textId="46E3716E" w:rsidR="0020158D" w:rsidRDefault="0020158D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Надпись 45"/>
                        <wps:cNvSpPr txBox="1"/>
                        <wps:spPr>
                          <a:xfrm>
                            <a:off x="5194570" y="671149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FF4DEE" w14:textId="68DB4650" w:rsidR="0020158D" w:rsidRDefault="0020158D" w:rsidP="00981CC3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Надпись 46"/>
                        <wps:cNvSpPr txBox="1"/>
                        <wps:spPr>
                          <a:xfrm>
                            <a:off x="4231532" y="230539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8E840A" w14:textId="2EF0281C" w:rsidR="0020158D" w:rsidRPr="00981CC3" w:rsidRDefault="0020158D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Надпись 47"/>
                        <wps:cNvSpPr txBox="1"/>
                        <wps:spPr>
                          <a:xfrm>
                            <a:off x="5194570" y="2315124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F9587B" w14:textId="4C30CE0B" w:rsidR="0020158D" w:rsidRPr="00981CC3" w:rsidRDefault="0020158D" w:rsidP="00981CC3">
                              <w:pPr>
                                <w:ind w:firstLine="0"/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Надпись 48"/>
                        <wps:cNvSpPr txBox="1"/>
                        <wps:spPr>
                          <a:xfrm>
                            <a:off x="5680953" y="1322902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2BD601" w14:textId="76D91501" w:rsidR="0020158D" w:rsidRDefault="0020158D" w:rsidP="00981CC3">
                              <w:pPr>
                                <w:ind w:firstLine="0"/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Надпись 49"/>
                        <wps:cNvSpPr txBox="1"/>
                        <wps:spPr>
                          <a:xfrm>
                            <a:off x="3365770" y="1293745"/>
                            <a:ext cx="447473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884B87" w14:textId="7D25B8A1" w:rsidR="0020158D" w:rsidRDefault="0020158D" w:rsidP="00981CC3">
                              <w:pPr>
                                <w:ind w:firstLine="0"/>
                              </w:pPr>
                              <m:oMathPara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GB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Надпись 50"/>
                        <wps:cNvSpPr txBox="1"/>
                        <wps:spPr>
                          <a:xfrm>
                            <a:off x="1898011" y="256796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0DA8C7" w14:textId="157DA0F2" w:rsidR="0020158D" w:rsidRDefault="008B5E25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  <w:r w:rsidR="0020158D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w:p>
                            <w:p w14:paraId="5EA586F0" w14:textId="6110993B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Надпись 51"/>
                        <wps:cNvSpPr txBox="1"/>
                        <wps:spPr>
                          <a:xfrm>
                            <a:off x="1845459" y="1865971"/>
                            <a:ext cx="1223561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665A18" w14:textId="29552D0C" w:rsidR="0020158D" w:rsidRDefault="008B5E25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u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  <w:r w:rsidR="0020158D">
                                <w:rPr>
                                  <w:szCs w:val="28"/>
                                  <w:lang w:val="en-GB"/>
                                </w:rPr>
                                <w:t xml:space="preserve">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DVL</m:t>
                                    </m:r>
                                  </m:sub>
                                </m:sSub>
                              </m:oMath>
                            </w:p>
                            <w:p w14:paraId="1A9B2815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Надпись 52"/>
                        <wps:cNvSpPr txBox="1"/>
                        <wps:spPr>
                          <a:xfrm>
                            <a:off x="1646546" y="1205078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EF8FDF" w14:textId="4709557C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  <m:oMathPara>
                                <m:oMath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GB"/>
                                        </w:rPr>
                                        <m:t>z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  <w:p w14:paraId="206F1563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Надпись 53"/>
                        <wps:cNvSpPr txBox="1"/>
                        <wps:spPr>
                          <a:xfrm>
                            <a:off x="1750866" y="593415"/>
                            <a:ext cx="972765" cy="3891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809F6E" w14:textId="035E5069" w:rsidR="0020158D" w:rsidRDefault="008B5E25" w:rsidP="00981CC3">
                              <w:pPr>
                                <w:ind w:firstLine="0"/>
                                <w:jc w:val="center"/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ν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IMU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szCs w:val="28"/>
                                  <w:lang w:val="en-GB"/>
                                </w:rPr>
                                <w:t xml:space="preserve"> </w:t>
                              </w:r>
                            </w:p>
                            <w:p w14:paraId="4B71326D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Надпись 54"/>
                        <wps:cNvSpPr txBox="1"/>
                        <wps:spPr>
                          <a:xfrm>
                            <a:off x="1834166" y="35408"/>
                            <a:ext cx="972765" cy="43755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2A4FBFE" w14:textId="76AAA270" w:rsidR="0020158D" w:rsidRPr="008B5E25" w:rsidRDefault="008B5E25" w:rsidP="00981CC3">
                              <w:pPr>
                                <w:ind w:firstLine="0"/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GB"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8"/>
                                              <w:lang w:val="en-GB"/>
                                            </w:rPr>
                                          </m:ctrlPr>
                                        </m:sSubPr>
                                        <m:e>
                                          <m:acc>
                                            <m:accPr>
                                              <m:chr m:val="̃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28"/>
                                                  <w:lang w:val="en-GB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8"/>
                                                  <w:lang w:val="en-GB"/>
                                                </w:rPr>
                                                <m:t>η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Cs w:val="28"/>
                                              <w:lang w:val="en-GB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8"/>
                                          <w:lang w:val="en-US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Cs w:val="28"/>
                                          <w:lang w:val="en-US"/>
                                        </w:rPr>
                                        <m:t>GYRO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  <w:p w14:paraId="6E643D13" w14:textId="77777777" w:rsidR="0020158D" w:rsidRDefault="0020158D" w:rsidP="00981CC3">
                              <w:pPr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B7309DC" id="Полотно 23" o:spid="_x0000_s1026" editas="canvas" style="width:511.65pt;height:264.25pt;mso-position-horizontal-relative:char;mso-position-vertical-relative:line" coordsize="64979,33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4979;height:33559;visibility:visible;mso-wrap-style:square" filled="t">
                  <v:fill o:detectmouseclick="t"/>
                  <v:path o:connecttype="none"/>
                </v:shape>
                <v:rect id="Прямоугольник 24" o:spid="_x0000_s1028" style="position:absolute;left:875;top:1750;width:18968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OvCwwAAANsAAAAPAAAAZHJzL2Rvd25yZXYueG1sRI9BawIx&#10;FITvgv8hPMGbZpVS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T9Trws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4234973" w14:textId="0523B4A2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 w:rsidRPr="00981CC3">
                          <w:rPr>
                            <w:b/>
                            <w:bCs/>
                          </w:rPr>
                          <w:t>ГИРОСКОП</w:t>
                        </w:r>
                      </w:p>
                    </w:txbxContent>
                  </v:textbox>
                </v:rect>
                <v:rect id="Прямоугольник 25" o:spid="_x0000_s1029" style="position:absolute;left:875;top:7002;width:18969;height:4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85C4DFD" w14:textId="6A0C05A5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АКСЕЛЕРОМЕТР</w:t>
                        </w:r>
                      </w:p>
                    </w:txbxContent>
                  </v:textbox>
                </v:rect>
                <v:rect id="Прямоугольник 26" o:spid="_x0000_s1030" style="position:absolute;left:875;top:12351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22F3F9B" w14:textId="057BB90A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ДАТЧИК ДАВЛЕНИЯ</w:t>
                        </w:r>
                      </w:p>
                    </w:txbxContent>
                  </v:textbox>
                </v:rect>
                <v:rect id="Прямоугольник 27" o:spid="_x0000_s1031" style="position:absolute;left:875;top:19160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7D9EDB3" w14:textId="39D39A6D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ДОППЛЕРОВСКИЙ ЛАГ</w:t>
                        </w:r>
                      </w:p>
                    </w:txbxContent>
                  </v:textbox>
                </v:rect>
                <v:rect id="Прямоугольник 28" o:spid="_x0000_s1032" style="position:absolute;left:874;top:25969;width:18969;height:5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175115FA" w14:textId="03A6B411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b/>
                            <w:bCs/>
                            <w:lang w:val="en-US"/>
                          </w:rPr>
                          <w:t>GPS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30" o:spid="_x0000_s1033" type="#_x0000_t32" style="position:absolute;left:19941;top:3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dUCvwAAANsAAAAPAAAAZHJzL2Rvd25yZXYueG1sRE/LisIw&#10;FN0P+A/hCu7GVEX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B53dUC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31" o:spid="_x0000_s1034" type="#_x0000_t32" style="position:absolute;left:19941;top:9144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CZ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AWkXCZ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2" o:spid="_x0000_s1035" type="#_x0000_t32" style="position:absolute;left:19941;top:1507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+7u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5kPu7s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33" o:spid="_x0000_s1036" type="#_x0000_t32" style="position:absolute;left:19844;top:21887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0t1wgAAANsAAAAPAAAAZHJzL2Rvd25yZXYueG1sRI9Lq8Iw&#10;FIT3F/wP4QjurqmK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CJD0t1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34" o:spid="_x0000_s1037" type="#_x0000_t32" style="position:absolute;left:19941;top:28793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" strokecolor="black [3200]" strokeweight=".5pt">
                  <v:stroke endarrow="block" joinstyle="miter"/>
                </v:shape>
                <v:rect id="Прямоугольник 35" o:spid="_x0000_s1038" style="position:absolute;left:30058;top:1361;width:875;height:30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" fillcolor="black [3200]" strokecolor="black [1600]" strokeweight="1pt"/>
                <v:shape id="Прямая со стрелкой 37" o:spid="_x0000_s1039" type="#_x0000_t32" style="position:absolute;left:30933;top:16342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" strokecolor="black [3200]" strokeweight=".5pt">
                  <v:stroke endarrow="block" joinstyle="miter"/>
                </v:shape>
                <v:rect id="Прямоугольник 38" o:spid="_x0000_s1040" style="position:absolute;left:40856;top:11572;width:13229;height:96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90C8FA6" w14:textId="4D62600F" w:rsidR="0020158D" w:rsidRPr="00981CC3" w:rsidRDefault="0020158D" w:rsidP="00981CC3">
                        <w:pPr>
                          <w:ind w:firstLine="0"/>
                          <w:jc w:val="center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ФИЛЬТР КАЛМАНА</w:t>
                        </w:r>
                      </w:p>
                    </w:txbxContent>
                  </v:textbox>
                </v:rect>
                <v:shape id="Прямая со стрелкой 39" o:spid="_x0000_s1041" type="#_x0000_t32" style="position:absolute;left:54085;top:16439;width:97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0" o:spid="_x0000_s1042" type="#_x0000_t32" style="position:absolute;left:42801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" strokecolor="black [3200]" strokeweight=".5pt">
                  <v:stroke endarrow="block" joinstyle="miter"/>
                </v:shape>
                <v:shape id="Прямая со стрелкой 41" o:spid="_x0000_s1043" type="#_x0000_t32" style="position:absolute;left:52334;top:5836;width:0;height:56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42" o:spid="_x0000_s1044" type="#_x0000_t32" style="position:absolute;left:42607;top:21498;width:0;height:5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9vl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yFP4+xJ/gF79AgAA//8DAFBLAQItABQABgAIAAAAIQDb4fbL7gAAAIUBAAATAAAAAAAAAAAA&#10;AAAAAAAAAABbQ29udGVudF9UeXBlc10ueG1sUEsBAi0AFAAGAAgAAAAhAFr0LFu/AAAAFQEAAAsA&#10;AAAAAAAAAAAAAAAAHwEAAF9yZWxzLy5yZWxzUEsBAi0AFAAGAAgAAAAhAP9n2+X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43" o:spid="_x0000_s1045" type="#_x0000_t32" style="position:absolute;left:52237;top:21400;width:0;height:574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44" o:spid="_x0000_s1046" type="#_x0000_t202" style="position:absolute;left:42607;top:6516;width:4474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73B3E0D6" w14:textId="46E3716E" w:rsidR="0020158D" w:rsidRDefault="0020158D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5" o:spid="_x0000_s1047" type="#_x0000_t202" style="position:absolute;left:51945;top:671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<v:textbox>
                    <w:txbxContent>
                      <w:p w14:paraId="23FF4DEE" w14:textId="68DB4650" w:rsidR="0020158D" w:rsidRDefault="0020158D" w:rsidP="00981CC3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46" o:spid="_x0000_s1048" type="#_x0000_t202" style="position:absolute;left:42315;top:23053;width:4475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168E840A" w14:textId="2EF0281C" w:rsidR="0020158D" w:rsidRPr="00981CC3" w:rsidRDefault="0020158D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7" o:spid="_x0000_s1049" type="#_x0000_t202" style="position:absolute;left:51945;top:23151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73F9587B" w14:textId="4C30CE0B" w:rsidR="0020158D" w:rsidRPr="00981CC3" w:rsidRDefault="0020158D" w:rsidP="00981CC3">
                        <w:pPr>
                          <w:ind w:firstLine="0"/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48" o:spid="_x0000_s1050" type="#_x0000_t202" style="position:absolute;left:56809;top:13229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212BD601" w14:textId="76D91501" w:rsidR="0020158D" w:rsidRDefault="0020158D" w:rsidP="00981CC3">
                        <w:pPr>
                          <w:ind w:firstLine="0"/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49" o:spid="_x0000_s1051" type="#_x0000_t202" style="position:absolute;left:33657;top:12937;width:4475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23884B87" w14:textId="7D25B8A1" w:rsidR="0020158D" w:rsidRDefault="0020158D" w:rsidP="00981CC3">
                        <w:pPr>
                          <w:ind w:firstLine="0"/>
                        </w:pPr>
                        <m:oMathPara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50" o:spid="_x0000_s1052" type="#_x0000_t202" style="position:absolute;left:18980;top:25679;width:9727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020DA8C7" w14:textId="157DA0F2" w:rsidR="0020158D" w:rsidRDefault="008B5E25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1</m:t>
                                  </m:r>
                                </m:sub>
                              </m:sSub>
                            </m:sub>
                          </m:sSub>
                        </m:oMath>
                        <w:r w:rsidR="0020158D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p</m:t>
                                  </m:r>
                                </m:e>
                              </m:acc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</m:sSub>
                        </m:oMath>
                      </w:p>
                      <w:p w14:paraId="5EA586F0" w14:textId="6110993B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1" o:spid="_x0000_s1053" type="#_x0000_t202" style="position:absolute;left:18454;top:18659;width:12236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3D665A18" w14:textId="29552D0C" w:rsidR="0020158D" w:rsidRDefault="008B5E25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u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  <w:r w:rsidR="0020158D">
                          <w:rPr>
                            <w:szCs w:val="28"/>
                            <w:lang w:val="en-GB"/>
                          </w:rPr>
                          <w:t xml:space="preserve">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v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DVL</m:t>
                              </m:r>
                            </m:sub>
                          </m:sSub>
                        </m:oMath>
                      </w:p>
                      <w:p w14:paraId="1A9B2815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2" o:spid="_x0000_s1054" type="#_x0000_t202" style="position:absolute;left:16465;top:12050;width:9728;height:3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2BEF8FDF" w14:textId="4709557C" w:rsidR="0020158D" w:rsidRDefault="0020158D" w:rsidP="00981CC3">
                        <w:pPr>
                          <w:ind w:firstLine="0"/>
                          <w:jc w:val="center"/>
                        </w:pPr>
                        <m:oMathPara>
                          <m:oMath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z</m:t>
                                </m:r>
                              </m:e>
                            </m:acc>
                          </m:oMath>
                        </m:oMathPara>
                      </w:p>
                      <w:p w14:paraId="206F1563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3" o:spid="_x0000_s1055" type="#_x0000_t202" style="position:absolute;left:17508;top:5934;width:9728;height:3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72809F6E" w14:textId="035E5069" w:rsidR="0020158D" w:rsidRDefault="008B5E25" w:rsidP="00981CC3">
                        <w:pPr>
                          <w:ind w:firstLine="0"/>
                          <w:jc w:val="center"/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  <w:lang w:val="en-GB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  <w:lang w:val="en-GB"/>
                                    </w:rPr>
                                    <m:t>ν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IMU</m:t>
                              </m:r>
                            </m:sub>
                          </m:sSub>
                        </m:oMath>
                        <w:r>
                          <w:rPr>
                            <w:szCs w:val="28"/>
                            <w:lang w:val="en-GB"/>
                          </w:rPr>
                          <w:t xml:space="preserve"> </w:t>
                        </w:r>
                      </w:p>
                      <w:p w14:paraId="4B71326D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Надпись 54" o:spid="_x0000_s1056" type="#_x0000_t202" style="position:absolute;left:18341;top:354;width:9728;height:4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62A4FBFE" w14:textId="76AAA270" w:rsidR="0020158D" w:rsidRPr="008B5E25" w:rsidRDefault="008B5E25" w:rsidP="00981CC3">
                        <w:pPr>
                          <w:ind w:firstLine="0"/>
                          <w:jc w:val="center"/>
                          <w:rPr>
                            <w:i/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GB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  <w:lang w:val="en-GB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8"/>
                                            <w:lang w:val="en-GB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en-GB"/>
                                          </w:rPr>
                                          <m:t>η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en-GB"/>
                                      </w:rPr>
                                      <m:t>2</m:t>
                                    </m:r>
                                  </m:sub>
                                </m:sSub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GYRO</m:t>
                                </m:r>
                              </m:sub>
                            </m:sSub>
                          </m:oMath>
                        </m:oMathPara>
                      </w:p>
                      <w:p w14:paraId="6E643D13" w14:textId="77777777" w:rsidR="0020158D" w:rsidRDefault="0020158D" w:rsidP="00981CC3">
                        <w:pPr>
                          <w:ind w:firstLine="0"/>
                          <w:jc w:val="center"/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A3B811" w14:textId="54F794D2" w:rsidR="00C56E75" w:rsidRPr="00C56E75" w:rsidRDefault="00C56E75" w:rsidP="00C56E75">
      <w:pPr>
        <w:spacing w:after="160" w:line="259" w:lineRule="auto"/>
        <w:ind w:firstLine="0"/>
        <w:jc w:val="center"/>
      </w:pPr>
      <w:r>
        <w:t xml:space="preserve">Рисунок 1 – Схема комплексирования </w:t>
      </w:r>
      <w:r w:rsidR="00B51BE1">
        <w:t xml:space="preserve">и фильтрации </w:t>
      </w:r>
      <w:r>
        <w:t>показаний датчиков</w:t>
      </w:r>
    </w:p>
    <w:p w14:paraId="49AFBCF7" w14:textId="628230B8" w:rsidR="008007FC" w:rsidRPr="001B55F4" w:rsidRDefault="008007FC" w:rsidP="00275FA7">
      <w:pPr>
        <w:spacing w:after="160" w:line="259" w:lineRule="auto"/>
        <w:ind w:firstLine="709"/>
      </w:pPr>
      <w:r>
        <w:t xml:space="preserve">Наиболее часто используемый способ получения абсолютной информации о положении под водой - посредством использования буев. Эти буи находятся в известных местах и </w:t>
      </w:r>
      <w:r w:rsidR="00EE084A">
        <w:rPr>
          <w:lang w:val="en-US"/>
        </w:rPr>
        <w:t>AUV</w:t>
      </w:r>
      <w:r>
        <w:t xml:space="preserve"> получает дальность и/или азимут к нескольким из них, а затем вычисляет свою позицию через </w:t>
      </w:r>
      <w:proofErr w:type="spellStart"/>
      <w:r>
        <w:t>трилатерацию</w:t>
      </w:r>
      <w:proofErr w:type="spellEnd"/>
      <w:r>
        <w:t xml:space="preserve"> или триангуляцию. На основании расположения приемопередатчиков можно выделить три различных базовых системы</w:t>
      </w:r>
      <w:r w:rsidR="004C41C6" w:rsidRPr="004C41C6">
        <w:t xml:space="preserve"> [18,19]</w:t>
      </w:r>
      <w:r w:rsidR="001B55F4" w:rsidRPr="001B55F4">
        <w:t>: система с длинной базой (LBL), система с короткой базой (SBL) и система с ультракороткой базой (USBL).</w:t>
      </w:r>
    </w:p>
    <w:p w14:paraId="024CE27A" w14:textId="4DA4E7C1" w:rsidR="00275FA7" w:rsidRDefault="00275FA7" w:rsidP="00275FA7">
      <w:pPr>
        <w:spacing w:after="160" w:line="259" w:lineRule="auto"/>
        <w:ind w:firstLine="709"/>
      </w:pPr>
      <w:r>
        <w:t>Типичная конфигурация стандартной длинной базовой линии</w:t>
      </w:r>
      <w:r w:rsidR="00E061E6" w:rsidRPr="00E061E6">
        <w:t xml:space="preserve"> </w:t>
      </w:r>
      <w:r>
        <w:t xml:space="preserve">показана на </w:t>
      </w:r>
      <w:r w:rsidR="004F3CE9">
        <w:t>рис.</w:t>
      </w:r>
      <w:r>
        <w:t xml:space="preserve"> </w:t>
      </w:r>
      <w:r w:rsidR="00C56E75">
        <w:t>2(</w:t>
      </w:r>
      <w:r>
        <w:t>а</w:t>
      </w:r>
      <w:r w:rsidR="00C56E75">
        <w:t>)</w:t>
      </w:r>
      <w:r>
        <w:t>. Два или более буев разворачиваются по всему периметру</w:t>
      </w:r>
      <w:r w:rsidRPr="00275FA7">
        <w:t xml:space="preserve"> </w:t>
      </w:r>
      <w:r>
        <w:t xml:space="preserve">зоны, в которой </w:t>
      </w:r>
      <w:r w:rsidR="00EE084A">
        <w:rPr>
          <w:lang w:val="en-US"/>
        </w:rPr>
        <w:t>AUV</w:t>
      </w:r>
      <w:r>
        <w:t xml:space="preserve"> будет работать. Эти буи закрепляются и плавают на поверхности или, в особенности в более глубоких водах, в нескольких метрах над морским дном. Каждый блок принимает акустические запрошенные </w:t>
      </w:r>
      <w:proofErr w:type="spellStart"/>
      <w:r>
        <w:t>пинги</w:t>
      </w:r>
      <w:proofErr w:type="spellEnd"/>
      <w:r>
        <w:t xml:space="preserve"> от общего канала приема. После получения запросного </w:t>
      </w:r>
      <w:proofErr w:type="spellStart"/>
      <w:r>
        <w:t>пинга</w:t>
      </w:r>
      <w:proofErr w:type="spellEnd"/>
      <w:r>
        <w:t xml:space="preserve"> от </w:t>
      </w:r>
      <w:r w:rsidR="00EE084A">
        <w:rPr>
          <w:lang w:val="en-US"/>
        </w:rPr>
        <w:t>AUV</w:t>
      </w:r>
      <w:r>
        <w:t xml:space="preserve">, каждый блок ждет уникальное специфическое время ответа TAT, а затем посылает в ответ </w:t>
      </w:r>
      <w:proofErr w:type="spellStart"/>
      <w:r>
        <w:t>пинг</w:t>
      </w:r>
      <w:proofErr w:type="spellEnd"/>
      <w:r>
        <w:t xml:space="preserve"> на своем отдельном канале передачи. </w:t>
      </w:r>
      <w:r w:rsidR="00EE084A">
        <w:rPr>
          <w:lang w:val="en-US"/>
        </w:rPr>
        <w:t>AUV</w:t>
      </w:r>
      <w:r>
        <w:t xml:space="preserve"> затем получает ответный </w:t>
      </w:r>
      <w:proofErr w:type="spellStart"/>
      <w:r>
        <w:t>пинг</w:t>
      </w:r>
      <w:proofErr w:type="spellEnd"/>
      <w:r>
        <w:t xml:space="preserve">. Канал передачи, а также ТАТ различны для каждого блока. Уникальный ТАТ гарантирует, что два буя не будут смешиваться при передаче в одно время, и с использованием различных частот передачи буи обеспечивают способ определения для </w:t>
      </w:r>
      <w:r w:rsidR="00EE084A">
        <w:rPr>
          <w:lang w:val="en-US"/>
        </w:rPr>
        <w:t>AUV</w:t>
      </w:r>
      <w:r>
        <w:t xml:space="preserve">, из какого блока был отправлен ответный </w:t>
      </w:r>
      <w:proofErr w:type="spellStart"/>
      <w:r>
        <w:t>пинг</w:t>
      </w:r>
      <w:proofErr w:type="spellEnd"/>
      <w:r>
        <w:t>.</w:t>
      </w:r>
    </w:p>
    <w:p w14:paraId="047EB743" w14:textId="03EE3790" w:rsidR="00275FA7" w:rsidRDefault="00275FA7" w:rsidP="00620389">
      <w:pPr>
        <w:spacing w:after="160" w:line="259" w:lineRule="auto"/>
        <w:ind w:firstLine="0"/>
        <w:jc w:val="center"/>
        <w:rPr>
          <w:szCs w:val="28"/>
        </w:rPr>
      </w:pPr>
      <w:commentRangeStart w:id="2"/>
      <w:commentRangeStart w:id="3"/>
      <w:r>
        <w:rPr>
          <w:noProof/>
        </w:rPr>
        <w:lastRenderedPageBreak/>
        <w:drawing>
          <wp:inline distT="0" distB="0" distL="0" distR="0" wp14:anchorId="43FAE309" wp14:editId="2B7A58FA">
            <wp:extent cx="5315585" cy="384295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3802"/>
                    <a:stretch/>
                  </pic:blipFill>
                  <pic:spPr bwMode="auto">
                    <a:xfrm>
                      <a:off x="0" y="0"/>
                      <a:ext cx="5321940" cy="38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"/>
      <w:r w:rsidR="004C41C6">
        <w:rPr>
          <w:rStyle w:val="a9"/>
        </w:rPr>
        <w:commentReference w:id="2"/>
      </w:r>
      <w:commentRangeEnd w:id="3"/>
      <w:r w:rsidR="00AE3479">
        <w:rPr>
          <w:rStyle w:val="a9"/>
        </w:rPr>
        <w:commentReference w:id="3"/>
      </w:r>
    </w:p>
    <w:p w14:paraId="5F749453" w14:textId="08194CF5" w:rsidR="00C56E75" w:rsidRPr="00294FF1" w:rsidRDefault="00C56E75" w:rsidP="00C56E75">
      <w:pPr>
        <w:spacing w:after="16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2 – Методы подводного позиционирования, основанные на буях</w:t>
      </w:r>
    </w:p>
    <w:p w14:paraId="5421AE56" w14:textId="3D2B6096" w:rsidR="007B43A8" w:rsidRDefault="00275FA7" w:rsidP="00620389">
      <w:pPr>
        <w:spacing w:after="160" w:line="259" w:lineRule="auto"/>
        <w:ind w:firstLine="709"/>
      </w:pPr>
      <w:r>
        <w:t xml:space="preserve">Стандартные системы LBL, такие как описанные выше, не очень хорошо подходят для больших групп, </w:t>
      </w:r>
      <w:proofErr w:type="gramStart"/>
      <w:r>
        <w:t>так</w:t>
      </w:r>
      <w:proofErr w:type="gramEnd"/>
      <w:r>
        <w:t xml:space="preserve"> как только один </w:t>
      </w:r>
      <w:r w:rsidR="00EE084A">
        <w:rPr>
          <w:lang w:val="en-US"/>
        </w:rPr>
        <w:t>AUV</w:t>
      </w:r>
      <w:r>
        <w:t xml:space="preserve"> одномоментно может обращаться к сети буев и получать обновленную информацию о местоположении. Таким образом, интервал обновления позиции возрастает с увеличением числа транспортных средств.</w:t>
      </w:r>
    </w:p>
    <w:p w14:paraId="6B1AF612" w14:textId="41F70745" w:rsidR="00816AB6" w:rsidRDefault="00816AB6" w:rsidP="00620389">
      <w:pPr>
        <w:spacing w:after="160" w:line="259" w:lineRule="auto"/>
        <w:ind w:firstLine="709"/>
      </w:pPr>
      <w:r>
        <w:t xml:space="preserve">Новые системы LBL вроде той, </w:t>
      </w:r>
      <w:r w:rsidR="00D474D1">
        <w:t>что</w:t>
      </w:r>
      <w:r>
        <w:t xml:space="preserve"> показана на </w:t>
      </w:r>
      <w:r w:rsidR="004F3CE9">
        <w:t>рис.</w:t>
      </w:r>
      <w:r>
        <w:t xml:space="preserve"> 3</w:t>
      </w:r>
      <w:r w:rsidR="00D474D1">
        <w:t>(</w:t>
      </w:r>
      <w:r>
        <w:t>b</w:t>
      </w:r>
      <w:r w:rsidR="00D474D1">
        <w:t>)</w:t>
      </w:r>
      <w:r>
        <w:t xml:space="preserve">, синхронизировали часы буев и приемопередающих блоков АНПА. Буи транслируют </w:t>
      </w:r>
      <w:proofErr w:type="spellStart"/>
      <w:r>
        <w:t>пинг</w:t>
      </w:r>
      <w:proofErr w:type="spellEnd"/>
      <w:r>
        <w:t xml:space="preserve">, содержащий уникальный идентификатор, через определенные промежутки времени. Когда </w:t>
      </w:r>
      <w:r w:rsidR="00EE084A">
        <w:rPr>
          <w:lang w:val="en-US"/>
        </w:rPr>
        <w:t>AUV</w:t>
      </w:r>
      <w:r>
        <w:t xml:space="preserve"> получает этот </w:t>
      </w:r>
      <w:proofErr w:type="spellStart"/>
      <w:r>
        <w:t>пинг</w:t>
      </w:r>
      <w:proofErr w:type="spellEnd"/>
      <w:r>
        <w:t xml:space="preserve">, известный график трансляции маяка и время синхронизированных часов гарантируют, что аппарат знает, когда </w:t>
      </w:r>
      <w:proofErr w:type="spellStart"/>
      <w:r>
        <w:t>пинг</w:t>
      </w:r>
      <w:proofErr w:type="spellEnd"/>
      <w:r>
        <w:t xml:space="preserve"> был отправлен и может непосредственно вычислить OWTT.</w:t>
      </w:r>
    </w:p>
    <w:p w14:paraId="67D32D7E" w14:textId="39AA6598" w:rsidR="00275FA7" w:rsidRDefault="00275FA7" w:rsidP="00620389">
      <w:pPr>
        <w:spacing w:after="160" w:line="259" w:lineRule="auto"/>
        <w:ind w:firstLine="709"/>
        <w:rPr>
          <w:b/>
          <w:bCs/>
          <w:szCs w:val="28"/>
        </w:rPr>
      </w:pPr>
      <w:r>
        <w:t xml:space="preserve">Еще одним усовершенствованием по сравнению с обычными LBL является система, изображенная на </w:t>
      </w:r>
      <w:r w:rsidR="004F3CE9">
        <w:t>рис.</w:t>
      </w:r>
      <w:r>
        <w:t xml:space="preserve"> 3</w:t>
      </w:r>
      <w:r w:rsidR="004F3CE9">
        <w:t>(</w:t>
      </w:r>
      <w:r>
        <w:t>c</w:t>
      </w:r>
      <w:r w:rsidR="004F3CE9">
        <w:t>)</w:t>
      </w:r>
      <w:r>
        <w:t xml:space="preserve">. Опираясь на установку на </w:t>
      </w:r>
      <w:r w:rsidR="004F3CE9">
        <w:t>рис.</w:t>
      </w:r>
      <w:r>
        <w:t xml:space="preserve"> 3</w:t>
      </w:r>
      <w:r w:rsidR="004F3CE9">
        <w:t>(</w:t>
      </w:r>
      <w:r>
        <w:t>b</w:t>
      </w:r>
      <w:r w:rsidR="004F3CE9">
        <w:t>)</w:t>
      </w:r>
      <w:r>
        <w:t xml:space="preserve">, буи теперь передают свои позиции GPS вместе с уникальным идентификатором. Как и в случае системы, описанной ранее, </w:t>
      </w:r>
      <w:r w:rsidR="00EE084A">
        <w:rPr>
          <w:lang w:val="en-US"/>
        </w:rPr>
        <w:t>AUV</w:t>
      </w:r>
      <w:r>
        <w:t xml:space="preserve"> не нуждается в отправке запросов к буям. С позициями буев, внедренными в </w:t>
      </w:r>
      <w:proofErr w:type="spellStart"/>
      <w:r>
        <w:t>пинг</w:t>
      </w:r>
      <w:proofErr w:type="spellEnd"/>
      <w:r>
        <w:t xml:space="preserve">, буи могут свободно плавать, и не нужно сохранять их координаты в </w:t>
      </w:r>
      <w:r w:rsidR="00EE084A">
        <w:rPr>
          <w:lang w:val="en-US"/>
        </w:rPr>
        <w:t>AUV</w:t>
      </w:r>
      <w:r>
        <w:t xml:space="preserve"> перед развертыванием.</w:t>
      </w:r>
    </w:p>
    <w:p w14:paraId="1FDDA701" w14:textId="77777777" w:rsidR="0047342C" w:rsidRDefault="00275FA7" w:rsidP="0047342C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br w:type="page"/>
      </w:r>
      <w:r w:rsidR="0047342C">
        <w:rPr>
          <w:b/>
          <w:bCs/>
          <w:szCs w:val="28"/>
        </w:rPr>
        <w:lastRenderedPageBreak/>
        <w:t>Использование наклонных дальностей</w:t>
      </w:r>
    </w:p>
    <w:p w14:paraId="155C99AC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При наличии двух и более буёв возможно осуществлять восстановление информации о местоположении объекта-модема при помощи механизма использования наклонных дальностей для перерасчета позиции в мировой системе координат по </w:t>
      </w:r>
      <w:r>
        <w:rPr>
          <w:szCs w:val="28"/>
          <w:lang w:val="en-US"/>
        </w:rPr>
        <w:t>GPS</w:t>
      </w:r>
      <w:r w:rsidRPr="00EB2B79">
        <w:rPr>
          <w:szCs w:val="28"/>
        </w:rPr>
        <w:t xml:space="preserve"> </w:t>
      </w:r>
      <w:r>
        <w:rPr>
          <w:szCs w:val="28"/>
        </w:rPr>
        <w:t>или ГЛОНАСС.</w:t>
      </w:r>
    </w:p>
    <w:p w14:paraId="1C8019D4" w14:textId="77777777" w:rsidR="0047342C" w:rsidRPr="00E776F2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>Рассматривается задача, в которой задействованы два буя. Их р</w:t>
      </w:r>
      <w:r w:rsidRPr="000928CA">
        <w:rPr>
          <w:szCs w:val="28"/>
        </w:rPr>
        <w:t>асположени</w:t>
      </w:r>
      <w:r>
        <w:rPr>
          <w:szCs w:val="28"/>
        </w:rPr>
        <w:t>я</w:t>
      </w:r>
      <w:r w:rsidRPr="000928CA">
        <w:rPr>
          <w:szCs w:val="28"/>
        </w:rPr>
        <w:t xml:space="preserve"> при продольном, боковом и вертикальном перемещени</w:t>
      </w:r>
      <w:r>
        <w:rPr>
          <w:szCs w:val="28"/>
        </w:rPr>
        <w:t>ях</w:t>
      </w:r>
      <w:r>
        <w:rPr>
          <w:b/>
          <w:bCs/>
          <w:szCs w:val="28"/>
        </w:rPr>
        <w:t xml:space="preserve"> </w:t>
      </w:r>
      <w:r>
        <w:rPr>
          <w:szCs w:val="28"/>
        </w:rPr>
        <w:t xml:space="preserve">определяются векторами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272A7C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η</m:t>
            </m:r>
            <m:ctrlPr>
              <w:rPr>
                <w:rFonts w:ascii="Cambria Math" w:hAnsi="Cambria Math"/>
                <w:i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1</m:t>
            </m:r>
            <m:ctrlPr>
              <w:rPr>
                <w:rFonts w:ascii="Cambria Math" w:hAnsi="Cambria Math"/>
                <w:i/>
                <w:szCs w:val="28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)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 xml:space="preserve">. Полагая, что глубина постоянна (без учета волновых возмущений), возможно пренебречь величинами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, получив положения на плоскости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E776F2">
        <w:rPr>
          <w:szCs w:val="28"/>
        </w:rPr>
        <w:t xml:space="preserve"> </w:t>
      </w:r>
      <w:r>
        <w:rPr>
          <w:szCs w:val="28"/>
        </w:rPr>
        <w:t>и</w:t>
      </w:r>
      <w:r w:rsidRPr="00E776F2">
        <w:rPr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>
        <w:rPr>
          <w:szCs w:val="28"/>
        </w:rPr>
        <w:t>.</w:t>
      </w:r>
    </w:p>
    <w:p w14:paraId="796B9249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 Возможность получать наклонные дальности до объекта интереса в виде подводного аппарата позволит рассчитать его положение, но предварительно требуется знание его глубины</w:t>
      </w:r>
      <w:r w:rsidRPr="00C54513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z</m:t>
        </m:r>
      </m:oMath>
      <w:r>
        <w:rPr>
          <w:szCs w:val="28"/>
        </w:rPr>
        <w:t xml:space="preserve"> (полагаем, что датчик давления работает всегда)</w:t>
      </w:r>
      <w:r w:rsidRPr="00C54513">
        <w:rPr>
          <w:szCs w:val="28"/>
        </w:rPr>
        <w:t xml:space="preserve"> </w:t>
      </w:r>
      <w:r>
        <w:rPr>
          <w:szCs w:val="28"/>
        </w:rPr>
        <w:t xml:space="preserve">для определения проекции дальности на плоскость </w:t>
      </w:r>
      <w:r>
        <w:rPr>
          <w:szCs w:val="28"/>
          <w:lang w:val="en-US"/>
        </w:rPr>
        <w:t>XY</w:t>
      </w:r>
      <w:r>
        <w:rPr>
          <w:szCs w:val="28"/>
        </w:rPr>
        <w:t xml:space="preserve">. Обозначая наклонные дальности как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 w:rsidRPr="00C52C91">
        <w:rPr>
          <w:szCs w:val="28"/>
        </w:rPr>
        <w:t xml:space="preserve"> </w:t>
      </w:r>
      <w:r>
        <w:rPr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 получим выражения для их проекций на плоскость</w:t>
      </w:r>
    </w:p>
    <w:p w14:paraId="2ED7E42B" w14:textId="77777777" w:rsidR="0047342C" w:rsidRPr="009E7081" w:rsidRDefault="00210489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up>
                    </m:sSub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e>
                </m:rad>
              </m:e>
            </m:mr>
          </m:m>
        </m:oMath>
      </m:oMathPara>
    </w:p>
    <w:p w14:paraId="2B5923F5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 xml:space="preserve">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буёв, а радиусами найденные ранее проекции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sub>
        </m:sSub>
      </m:oMath>
      <w:r>
        <w:rPr>
          <w:szCs w:val="28"/>
        </w:rPr>
        <w:t xml:space="preserve">. </w:t>
      </w:r>
    </w:p>
    <w:p w14:paraId="15C53BC8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</w:p>
    <w:p w14:paraId="4A932FF6" w14:textId="77777777" w:rsidR="0047342C" w:rsidRDefault="0047342C" w:rsidP="0047342C">
      <w:pPr>
        <w:spacing w:after="160" w:line="259" w:lineRule="auto"/>
        <w:ind w:firstLine="709"/>
        <w:rPr>
          <w:iCs/>
          <w:szCs w:val="28"/>
        </w:rPr>
      </w:pPr>
      <w:r>
        <w:rPr>
          <w:szCs w:val="28"/>
        </w:rPr>
        <w:t xml:space="preserve">Расстояние между окружностями </w:t>
      </w:r>
      <m:oMath>
        <m:r>
          <w:rPr>
            <w:rFonts w:ascii="Cambria Math" w:hAnsi="Cambria Math"/>
            <w:szCs w:val="28"/>
          </w:rPr>
          <m:t>d=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e>
        </m:d>
      </m:oMath>
      <w:r w:rsidRPr="00FF2756">
        <w:rPr>
          <w:iCs/>
          <w:szCs w:val="28"/>
        </w:rPr>
        <w:t xml:space="preserve"> </w:t>
      </w:r>
      <w:r>
        <w:rPr>
          <w:iCs/>
          <w:szCs w:val="28"/>
        </w:rPr>
        <w:t>позволит воспользоваться теоремой косинусов</w:t>
      </w:r>
    </w:p>
    <w:p w14:paraId="0BA3D513" w14:textId="77777777" w:rsidR="0047342C" w:rsidRPr="00FF2756" w:rsidRDefault="00210489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cos</m:t>
              </m:r>
            </m:fName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Cs w:val="28"/>
                </w:rPr>
                <m:t>2d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</m:den>
          </m:f>
        </m:oMath>
      </m:oMathPara>
    </w:p>
    <w:p w14:paraId="2731F22D" w14:textId="77777777" w:rsidR="0047342C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b/>
          <w:bCs/>
          <w:szCs w:val="28"/>
          <w:lang w:val="en-US"/>
        </w:rPr>
        <w:tab/>
      </w:r>
      <w:r>
        <w:rPr>
          <w:szCs w:val="28"/>
        </w:rPr>
        <w:t>Возможные положения подводного аппарата теперь определяются выражением</w:t>
      </w:r>
    </w:p>
    <w:p w14:paraId="42246BA2" w14:textId="6D41AC0E" w:rsidR="0047342C" w:rsidRPr="00141D5A" w:rsidRDefault="00210489" w:rsidP="0047342C">
      <w:pPr>
        <w:spacing w:after="160" w:line="259" w:lineRule="auto"/>
        <w:ind w:firstLine="0"/>
        <w:rPr>
          <w:i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SR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8"/>
              <w:lang w:val="en-US"/>
            </w:rPr>
            <m:t>+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hAnsi="Cambria Math"/>
              <w:szCs w:val="28"/>
              <w:lang w:val="en-US"/>
            </w:rPr>
            <m:t>±</m:t>
          </m:r>
          <m:acc>
            <m:accPr>
              <m:chr m:val="⃑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⊥</m:t>
                  </m:r>
                </m:sub>
              </m:sSub>
            </m:e>
          </m:acc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</m:acc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</m:t>
                      </m:r>
                    </m:sub>
                  </m:sSub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α</m:t>
                      </m:r>
                    </m:e>
                  </m:func>
                </m:e>
              </m:rad>
            </m:e>
          </m:d>
        </m:oMath>
      </m:oMathPara>
    </w:p>
    <w:p w14:paraId="0A42040A" w14:textId="3F0B1463" w:rsidR="0047342C" w:rsidRPr="00DC60C3" w:rsidRDefault="0047342C" w:rsidP="0047342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где</w:t>
      </w:r>
      <w:r w:rsidRPr="00DC60C3">
        <w:rPr>
          <w:szCs w:val="28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sub>
            </m:sSub>
          </m:num>
          <m:den>
            <m:r>
              <w:rPr>
                <w:rFonts w:ascii="Cambria Math" w:hAnsi="Cambria Math"/>
                <w:szCs w:val="28"/>
                <w:lang w:val="en-US"/>
              </w:rPr>
              <m:t>d</m:t>
            </m:r>
          </m:den>
        </m:f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</m:sub>
                  </m:sSub>
                </m:e>
              </m:mr>
            </m:m>
          </m:e>
        </m:d>
      </m:oMath>
      <w:r w:rsidRPr="00DC60C3">
        <w:rPr>
          <w:szCs w:val="28"/>
        </w:rPr>
        <w:t xml:space="preserve"> – </w:t>
      </w:r>
      <w:r w:rsidR="00DC60C3" w:rsidRPr="00DC60C3">
        <w:rPr>
          <w:szCs w:val="28"/>
        </w:rPr>
        <w:t>единичный вектор от первого до второго центра</w:t>
      </w:r>
      <w:r w:rsidRPr="00DC60C3">
        <w:rPr>
          <w:szCs w:val="28"/>
        </w:rPr>
        <w:t>,</w:t>
      </w:r>
    </w:p>
    <w:p w14:paraId="21A1B379" w14:textId="53BF40C8" w:rsidR="0047342C" w:rsidRPr="004661F8" w:rsidRDefault="00210489" w:rsidP="0047342C">
      <w:pPr>
        <w:spacing w:after="160" w:line="259" w:lineRule="auto"/>
        <w:ind w:firstLine="0"/>
        <w:rPr>
          <w:iCs/>
          <w:szCs w:val="28"/>
        </w:rPr>
      </w:pPr>
      <m:oMath>
        <m:acc>
          <m:accPr>
            <m:chr m:val="⃑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⊥</m:t>
                </m:r>
              </m:sub>
            </m:sSub>
          </m:e>
        </m:acc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acc>
                        <m:accPr>
                          <m:chr m:val="⃑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</m:mr>
            </m:m>
          </m:e>
        </m:d>
      </m:oMath>
      <w:r w:rsidR="0047342C" w:rsidRPr="004661F8">
        <w:rPr>
          <w:iCs/>
          <w:szCs w:val="28"/>
        </w:rPr>
        <w:t xml:space="preserve"> – </w:t>
      </w:r>
      <w:r w:rsidR="00DC60C3" w:rsidRPr="004661F8">
        <w:rPr>
          <w:iCs/>
          <w:szCs w:val="28"/>
        </w:rPr>
        <w:t>перпендикуляр к единичному вектору</w:t>
      </w:r>
      <w:r w:rsidR="0047342C" w:rsidRPr="004661F8">
        <w:rPr>
          <w:iCs/>
          <w:szCs w:val="28"/>
        </w:rPr>
        <w:t>.</w:t>
      </w:r>
    </w:p>
    <w:p w14:paraId="536EF981" w14:textId="610054D6" w:rsidR="0047342C" w:rsidRPr="00B85199" w:rsidRDefault="0047342C" w:rsidP="0047342C">
      <w:pPr>
        <w:spacing w:after="160" w:line="259" w:lineRule="auto"/>
        <w:ind w:firstLine="0"/>
        <w:rPr>
          <w:iCs/>
          <w:szCs w:val="28"/>
        </w:rPr>
      </w:pPr>
      <w:r w:rsidRPr="004661F8">
        <w:rPr>
          <w:iCs/>
          <w:szCs w:val="28"/>
        </w:rPr>
        <w:lastRenderedPageBreak/>
        <w:tab/>
      </w:r>
      <w:r>
        <w:rPr>
          <w:iCs/>
          <w:szCs w:val="28"/>
        </w:rPr>
        <w:t>Двойственность решения уравнения разрешается, если известно предыдущее значение положения подводного аппарата. В таком случае требуется выбрать точку наиболее близкую к последнему положению аппарата (</w:t>
      </w:r>
      <w:r w:rsidR="00B26033">
        <w:rPr>
          <w:iCs/>
          <w:szCs w:val="28"/>
        </w:rPr>
        <w:t>«</w:t>
      </w:r>
      <w:r w:rsidR="00B26033">
        <w:rPr>
          <w:iCs/>
          <w:szCs w:val="28"/>
          <w:lang w:val="en-US"/>
        </w:rPr>
        <w:t>Possible</w:t>
      </w:r>
      <w:r w:rsidR="00B26033" w:rsidRPr="00B26033">
        <w:rPr>
          <w:iCs/>
          <w:szCs w:val="28"/>
        </w:rPr>
        <w:t xml:space="preserve"> </w:t>
      </w:r>
      <w:r w:rsidR="00B26033">
        <w:rPr>
          <w:iCs/>
          <w:szCs w:val="28"/>
          <w:lang w:val="en-US"/>
        </w:rPr>
        <w:t>position</w:t>
      </w:r>
      <w:r w:rsidR="00B26033">
        <w:rPr>
          <w:iCs/>
          <w:szCs w:val="28"/>
        </w:rPr>
        <w:t xml:space="preserve">» на </w:t>
      </w:r>
      <w:r>
        <w:rPr>
          <w:iCs/>
          <w:szCs w:val="28"/>
        </w:rPr>
        <w:t xml:space="preserve">рис. </w:t>
      </w:r>
      <w:r w:rsidR="009477B7">
        <w:rPr>
          <w:iCs/>
          <w:szCs w:val="28"/>
        </w:rPr>
        <w:t>3</w:t>
      </w:r>
      <w:r>
        <w:rPr>
          <w:iCs/>
          <w:szCs w:val="28"/>
        </w:rPr>
        <w:t>).</w:t>
      </w:r>
    </w:p>
    <w:p w14:paraId="6366ADD1" w14:textId="77777777" w:rsidR="0047342C" w:rsidRDefault="0047342C" w:rsidP="0047342C">
      <w:pPr>
        <w:spacing w:after="160" w:line="259" w:lineRule="auto"/>
        <w:ind w:firstLine="0"/>
        <w:jc w:val="center"/>
        <w:rPr>
          <w:b/>
          <w:bCs/>
          <w:szCs w:val="28"/>
        </w:rPr>
      </w:pPr>
      <w:r w:rsidRPr="00083CD0">
        <w:rPr>
          <w:b/>
          <w:bCs/>
          <w:noProof/>
          <w:szCs w:val="28"/>
        </w:rPr>
        <w:drawing>
          <wp:inline distT="0" distB="0" distL="0" distR="0" wp14:anchorId="11AD597E" wp14:editId="424EF38A">
            <wp:extent cx="5334000" cy="4000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109A" w14:textId="5561EA05" w:rsidR="0047342C" w:rsidRDefault="0047342C" w:rsidP="0047342C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9477B7">
        <w:rPr>
          <w:szCs w:val="28"/>
        </w:rPr>
        <w:t>3</w:t>
      </w:r>
      <w:r w:rsidRPr="00A3344E">
        <w:rPr>
          <w:szCs w:val="28"/>
        </w:rPr>
        <w:t xml:space="preserve"> – </w:t>
      </w:r>
      <w:r>
        <w:rPr>
          <w:szCs w:val="28"/>
        </w:rPr>
        <w:t>Геометрия наклонных дальностей</w:t>
      </w:r>
    </w:p>
    <w:p w14:paraId="7EE4E35A" w14:textId="76B4D070" w:rsidR="00275FA7" w:rsidRDefault="00275FA7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49A8C93" w14:textId="77777777" w:rsidR="00631019" w:rsidRDefault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0FC936F" w14:textId="4E2AA220" w:rsidR="00631019" w:rsidRPr="001B322D" w:rsidRDefault="00631019" w:rsidP="00631019">
      <w:pPr>
        <w:ind w:firstLine="709"/>
        <w:rPr>
          <w:b/>
          <w:bCs/>
          <w:szCs w:val="28"/>
        </w:rPr>
      </w:pPr>
      <w:r w:rsidRPr="001B322D">
        <w:rPr>
          <w:b/>
          <w:bCs/>
          <w:szCs w:val="28"/>
        </w:rPr>
        <w:lastRenderedPageBreak/>
        <w:t>ОПИСАНИЕ МОДЕЛИ П</w:t>
      </w:r>
      <w:r>
        <w:rPr>
          <w:b/>
          <w:bCs/>
          <w:szCs w:val="28"/>
        </w:rPr>
        <w:t>ОДВОДНОГО АППАРАТА</w:t>
      </w:r>
    </w:p>
    <w:p w14:paraId="34B0D620" w14:textId="35CEFFC9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Общие координаты автономного подводного транспортного средства (</w:t>
      </w:r>
      <w:r w:rsidRPr="000928CA">
        <w:rPr>
          <w:szCs w:val="28"/>
          <w:lang w:val="en-US"/>
        </w:rPr>
        <w:t>AUV</w:t>
      </w:r>
      <w:r w:rsidRPr="000928CA">
        <w:rPr>
          <w:szCs w:val="28"/>
        </w:rPr>
        <w:t xml:space="preserve">) определяются в геоцентрической системе координат по </w:t>
      </w:r>
      <w:r w:rsidRPr="000928CA">
        <w:rPr>
          <w:szCs w:val="28"/>
          <w:lang w:val="en-US"/>
        </w:rPr>
        <w:t>SNAME</w:t>
      </w:r>
      <w:r w:rsidRPr="000928CA">
        <w:rPr>
          <w:szCs w:val="28"/>
        </w:rPr>
        <w:t>-нотации</w:t>
      </w:r>
      <w:r w:rsidRPr="00B7501E">
        <w:rPr>
          <w:szCs w:val="28"/>
        </w:rPr>
        <w:t xml:space="preserve"> [</w:t>
      </w:r>
      <w:r w:rsidR="00EE084A" w:rsidRPr="00EE084A">
        <w:rPr>
          <w:szCs w:val="28"/>
        </w:rPr>
        <w:t>20</w:t>
      </w:r>
      <w:r w:rsidRPr="00B7501E">
        <w:rPr>
          <w:szCs w:val="28"/>
        </w:rPr>
        <w:t>,</w:t>
      </w:r>
      <w:r w:rsidR="00EE084A" w:rsidRPr="00EE084A">
        <w:rPr>
          <w:szCs w:val="28"/>
        </w:rPr>
        <w:t>21</w:t>
      </w:r>
      <w:r w:rsidRPr="00B7501E">
        <w:rPr>
          <w:szCs w:val="28"/>
        </w:rPr>
        <w:t>]</w:t>
      </w:r>
      <w:r w:rsidRPr="000928CA">
        <w:rPr>
          <w:szCs w:val="28"/>
        </w:rPr>
        <w:t>:</w:t>
      </w:r>
    </w:p>
    <w:p w14:paraId="7F136A6E" w14:textId="77777777" w:rsidR="00631019" w:rsidRPr="000928CA" w:rsidRDefault="00631019" w:rsidP="00631019">
      <w:pPr>
        <w:ind w:firstLine="709"/>
        <w:rPr>
          <w:szCs w:val="28"/>
        </w:rPr>
      </w:pPr>
    </w:p>
    <w:p w14:paraId="26E6F1E0" w14:textId="77777777" w:rsidR="00631019" w:rsidRPr="000928CA" w:rsidRDefault="00210489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η=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</m:eqArr>
        </m:oMath>
      </m:oMathPara>
    </w:p>
    <w:p w14:paraId="04D9F838" w14:textId="77777777" w:rsidR="00631019" w:rsidRPr="000928CA" w:rsidRDefault="00631019" w:rsidP="00631019">
      <w:pPr>
        <w:ind w:firstLine="709"/>
        <w:rPr>
          <w:iCs/>
          <w:szCs w:val="28"/>
        </w:rPr>
      </w:pPr>
    </w:p>
    <w:p w14:paraId="391427A7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расположение при продольном, боковом и вертикальном перемещении, соответственно</w:t>
      </w:r>
      <w:r w:rsidRPr="00B904F0">
        <w:rPr>
          <w:szCs w:val="28"/>
        </w:rPr>
        <w:t xml:space="preserve">, </w:t>
      </w:r>
      <w:r>
        <w:rPr>
          <w:szCs w:val="28"/>
        </w:rPr>
        <w:t>а вектор</w:t>
      </w:r>
      <w:r w:rsidRPr="000928CA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φ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θ</m:t>
                      </m:r>
                    </m: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ψ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  <w:szCs w:val="28"/>
              </w:rPr>
            </m:ctrlPr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Pr="000928CA">
        <w:rPr>
          <w:szCs w:val="28"/>
        </w:rPr>
        <w:t xml:space="preserve"> определяет углы Эйлера: крен, тангаж и рыскание, соответственно. </w:t>
      </w:r>
      <w:r w:rsidRPr="000928CA">
        <w:rPr>
          <w:szCs w:val="28"/>
        </w:rPr>
        <w:tab/>
      </w:r>
    </w:p>
    <w:p w14:paraId="55420B0E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Вектор скоростей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ν</m:t>
        </m:r>
      </m:oMath>
      <w:r w:rsidRPr="000928CA">
        <w:rPr>
          <w:szCs w:val="28"/>
        </w:rPr>
        <w:t xml:space="preserve"> выражается в системе координат, связанной с </w:t>
      </w:r>
      <w:r>
        <w:rPr>
          <w:szCs w:val="28"/>
        </w:rPr>
        <w:t>телом.</w:t>
      </w:r>
      <w:r w:rsidRPr="000928CA">
        <w:rPr>
          <w:szCs w:val="28"/>
        </w:rPr>
        <w:t xml:space="preserve"> Скорости по объявленной выше нотации следует записывать как</w:t>
      </w:r>
    </w:p>
    <w:p w14:paraId="61AF0CAC" w14:textId="77777777" w:rsidR="00631019" w:rsidRPr="000928CA" w:rsidRDefault="00631019" w:rsidP="00631019">
      <w:pPr>
        <w:ind w:firstLine="709"/>
        <w:rPr>
          <w:szCs w:val="28"/>
        </w:rPr>
      </w:pPr>
    </w:p>
    <w:p w14:paraId="1386149A" w14:textId="77777777" w:rsidR="00631019" w:rsidRPr="000928CA" w:rsidRDefault="00210489" w:rsidP="00631019">
      <w:pPr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6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d>
            </m:e>
          </m:eqArr>
        </m:oMath>
      </m:oMathPara>
    </w:p>
    <w:p w14:paraId="19D123ED" w14:textId="77777777" w:rsidR="00631019" w:rsidRPr="000928CA" w:rsidRDefault="00631019" w:rsidP="00631019">
      <w:pPr>
        <w:ind w:firstLine="0"/>
        <w:rPr>
          <w:szCs w:val="28"/>
        </w:rPr>
      </w:pPr>
    </w:p>
    <w:p w14:paraId="075BF59F" w14:textId="77777777" w:rsidR="00631019" w:rsidRPr="00AC5B2D" w:rsidRDefault="00631019" w:rsidP="00631019">
      <w:pPr>
        <w:ind w:firstLine="0"/>
        <w:rPr>
          <w:sz w:val="24"/>
          <w:szCs w:val="24"/>
        </w:rPr>
      </w:pPr>
    </w:p>
    <w:p w14:paraId="6DEA82EA" w14:textId="77777777" w:rsidR="00631019" w:rsidRPr="000928CA" w:rsidRDefault="00631019" w:rsidP="00631019">
      <w:pPr>
        <w:ind w:firstLine="709"/>
        <w:rPr>
          <w:szCs w:val="28"/>
        </w:rPr>
      </w:pPr>
      <w:r w:rsidRPr="000928CA">
        <w:rPr>
          <w:szCs w:val="28"/>
        </w:rPr>
        <w:t>При условии</w:t>
      </w:r>
      <w:r>
        <w:rPr>
          <w:szCs w:val="28"/>
        </w:rPr>
        <w:t xml:space="preserve"> отсутствия гидродинамических эффектов</w:t>
      </w:r>
      <w:r w:rsidRPr="000928CA">
        <w:rPr>
          <w:szCs w:val="28"/>
        </w:rPr>
        <w:t>,</w:t>
      </w:r>
      <w:r>
        <w:rPr>
          <w:szCs w:val="28"/>
        </w:rPr>
        <w:t xml:space="preserve"> создаваемых водной средой</w:t>
      </w:r>
      <w:r w:rsidRPr="000928CA">
        <w:rPr>
          <w:szCs w:val="28"/>
        </w:rPr>
        <w:t>,</w:t>
      </w:r>
      <w:r>
        <w:rPr>
          <w:szCs w:val="28"/>
        </w:rPr>
        <w:t xml:space="preserve"> </w:t>
      </w:r>
      <w:r w:rsidRPr="000928CA">
        <w:rPr>
          <w:szCs w:val="28"/>
        </w:rPr>
        <w:t>возможно записать выражение для динамики</w:t>
      </w:r>
      <w:r w:rsidRPr="00F07599">
        <w:rPr>
          <w:szCs w:val="28"/>
        </w:rPr>
        <w:t xml:space="preserve"> </w:t>
      </w:r>
      <w:r w:rsidRPr="000928CA">
        <w:rPr>
          <w:szCs w:val="28"/>
        </w:rPr>
        <w:t>подводн</w:t>
      </w:r>
      <w:r>
        <w:rPr>
          <w:szCs w:val="28"/>
        </w:rPr>
        <w:t>ого</w:t>
      </w:r>
      <w:r w:rsidRPr="000928CA">
        <w:rPr>
          <w:szCs w:val="28"/>
        </w:rPr>
        <w:t xml:space="preserve"> аппарат</w:t>
      </w:r>
      <w:r>
        <w:rPr>
          <w:szCs w:val="28"/>
        </w:rPr>
        <w:t>а</w:t>
      </w:r>
      <w:r w:rsidRPr="000928CA">
        <w:rPr>
          <w:szCs w:val="28"/>
        </w:rPr>
        <w:t xml:space="preserve"> </w:t>
      </w:r>
      <w:r>
        <w:rPr>
          <w:szCs w:val="28"/>
        </w:rPr>
        <w:t>в следующей форме</w:t>
      </w:r>
    </w:p>
    <w:p w14:paraId="58AD4703" w14:textId="77777777" w:rsidR="00631019" w:rsidRPr="000928CA" w:rsidRDefault="00631019" w:rsidP="00631019">
      <w:pPr>
        <w:ind w:firstLine="709"/>
        <w:rPr>
          <w:szCs w:val="28"/>
        </w:rPr>
      </w:pPr>
    </w:p>
    <w:p w14:paraId="0A8A2F9C" w14:textId="77777777" w:rsidR="00631019" w:rsidRPr="000928CA" w:rsidRDefault="00210489" w:rsidP="00631019">
      <w:pPr>
        <w:ind w:firstLine="709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acc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ν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d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τ+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M=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RB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ν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2512E43" w14:textId="77777777" w:rsidR="00631019" w:rsidRPr="000928CA" w:rsidRDefault="00631019" w:rsidP="00631019">
      <w:pPr>
        <w:ind w:firstLine="0"/>
        <w:rPr>
          <w:szCs w:val="28"/>
        </w:rPr>
      </w:pPr>
    </w:p>
    <w:p w14:paraId="2F68C231" w14:textId="77777777" w:rsidR="00631019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 матрица инерции </w:t>
      </w:r>
      <w:r>
        <w:rPr>
          <w:szCs w:val="28"/>
        </w:rPr>
        <w:t>твердого тела</w:t>
      </w:r>
      <w:r w:rsidRPr="00074EA2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Pr="00074EA2">
        <w:rPr>
          <w:szCs w:val="28"/>
        </w:rPr>
        <w:t xml:space="preserve"> – </w:t>
      </w:r>
      <w:r>
        <w:rPr>
          <w:szCs w:val="28"/>
        </w:rPr>
        <w:t>число степеней свободы</w:t>
      </w:r>
      <w:r w:rsidRPr="00074EA2">
        <w:rPr>
          <w:szCs w:val="28"/>
        </w:rPr>
        <w:t>)</w:t>
      </w:r>
      <w:r w:rsidRPr="009D6616">
        <w:rPr>
          <w:szCs w:val="28"/>
        </w:rPr>
        <w:t>,</w:t>
      </w:r>
      <w:r>
        <w:rPr>
          <w:szCs w:val="28"/>
        </w:rPr>
        <w:t xml:space="preserve"> </w:t>
      </w:r>
    </w:p>
    <w:p w14:paraId="60EEA365" w14:textId="77777777" w:rsidR="00631019" w:rsidRPr="00FD6411" w:rsidRDefault="00210489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9D6616">
        <w:rPr>
          <w:szCs w:val="28"/>
        </w:rPr>
        <w:t xml:space="preserve"> – </w:t>
      </w:r>
      <w:r w:rsidR="00631019">
        <w:rPr>
          <w:szCs w:val="28"/>
        </w:rPr>
        <w:t>матрица присоединенных масс,</w:t>
      </w:r>
    </w:p>
    <w:p w14:paraId="3DFF527A" w14:textId="77777777" w:rsidR="00631019" w:rsidRDefault="00210489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 w:rsidRPr="000928CA">
        <w:rPr>
          <w:szCs w:val="28"/>
        </w:rPr>
        <w:t xml:space="preserve"> –</w:t>
      </w:r>
      <w:r w:rsidR="00631019">
        <w:rPr>
          <w:szCs w:val="28"/>
        </w:rPr>
        <w:t xml:space="preserve"> матрица Кориолиса твердого тела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="00631019">
        <w:rPr>
          <w:szCs w:val="28"/>
        </w:rPr>
        <w:t>,</w:t>
      </w:r>
    </w:p>
    <w:p w14:paraId="070BE4AC" w14:textId="77777777" w:rsidR="00631019" w:rsidRDefault="00210489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="00631019">
        <w:rPr>
          <w:szCs w:val="28"/>
        </w:rPr>
        <w:t xml:space="preserve"> – матрица присоединенных масс Кориолиса,</w:t>
      </w:r>
    </w:p>
    <w:p w14:paraId="6E503F7F" w14:textId="77777777" w:rsidR="00631019" w:rsidRPr="00FD6411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0928CA">
        <w:rPr>
          <w:szCs w:val="28"/>
        </w:rPr>
        <w:t xml:space="preserve"> –</w:t>
      </w:r>
      <w:r>
        <w:rPr>
          <w:szCs w:val="28"/>
        </w:rPr>
        <w:t xml:space="preserve"> матрица</w:t>
      </w:r>
      <w:r w:rsidRPr="00E93D6C">
        <w:rPr>
          <w:szCs w:val="28"/>
        </w:rPr>
        <w:t xml:space="preserve"> </w:t>
      </w:r>
      <w:r>
        <w:rPr>
          <w:szCs w:val="28"/>
        </w:rPr>
        <w:t>диссипативных сил (сил рассеивания),</w:t>
      </w:r>
    </w:p>
    <w:p w14:paraId="17A0E100" w14:textId="77777777" w:rsidR="00631019" w:rsidRPr="000928CA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гравитационных сил и моментов,</w:t>
      </w:r>
    </w:p>
    <w:p w14:paraId="11E48C34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τ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Pr="000928CA">
        <w:rPr>
          <w:szCs w:val="28"/>
        </w:rPr>
        <w:t xml:space="preserve"> – вектор (сил и моментов) управлений, приложенных телу</w:t>
      </w:r>
      <w:r>
        <w:rPr>
          <w:szCs w:val="28"/>
        </w:rPr>
        <w:t>,</w:t>
      </w:r>
    </w:p>
    <w:p w14:paraId="07E35A25" w14:textId="77777777" w:rsidR="00631019" w:rsidRPr="00B474B2" w:rsidRDefault="00210489" w:rsidP="00631019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 xml:space="preserve"> –</w:t>
      </w:r>
      <w:r w:rsidR="00631019" w:rsidRPr="000928CA">
        <w:rPr>
          <w:szCs w:val="28"/>
        </w:rPr>
        <w:t xml:space="preserve"> вектор (сил и моментов) внешних возмущени</w:t>
      </w:r>
      <w:r w:rsidR="00631019">
        <w:rPr>
          <w:szCs w:val="28"/>
        </w:rPr>
        <w:t>й</w:t>
      </w:r>
      <w:r w:rsidR="00631019" w:rsidRPr="000928CA">
        <w:rPr>
          <w:szCs w:val="28"/>
        </w:rPr>
        <w:t>, приложенных телу</w:t>
      </w:r>
    </w:p>
    <w:p w14:paraId="3805FA36" w14:textId="77777777" w:rsidR="00631019" w:rsidRDefault="00631019" w:rsidP="00631019">
      <w:pPr>
        <w:ind w:firstLine="0"/>
        <w:rPr>
          <w:szCs w:val="28"/>
        </w:rPr>
      </w:pPr>
    </w:p>
    <w:p w14:paraId="585CA901" w14:textId="5415ED70" w:rsidR="00631019" w:rsidRPr="000A7AAA" w:rsidRDefault="00631019" w:rsidP="00631019">
      <w:pPr>
        <w:ind w:firstLine="0"/>
        <w:rPr>
          <w:szCs w:val="28"/>
        </w:rPr>
      </w:pPr>
      <w:r w:rsidRPr="00B474B2">
        <w:rPr>
          <w:szCs w:val="28"/>
        </w:rPr>
        <w:tab/>
      </w:r>
      <w:r w:rsidRPr="000A7AAA">
        <w:rPr>
          <w:szCs w:val="28"/>
        </w:rPr>
        <w:t xml:space="preserve">В реальных системах </w:t>
      </w:r>
      <m:oMath>
        <m:r>
          <w:rPr>
            <w:rFonts w:ascii="Cambria Math" w:hAnsi="Cambria Math"/>
            <w:szCs w:val="28"/>
            <w:lang w:val="en-US"/>
          </w:rPr>
          <m:t>τ</m:t>
        </m:r>
      </m:oMath>
      <w:r w:rsidRPr="000A7AAA">
        <w:rPr>
          <w:szCs w:val="28"/>
        </w:rPr>
        <w:t xml:space="preserve"> рассчитывается с учетом моделей движителей при помощи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ы</w:t>
      </w:r>
      <w:r w:rsidR="00B34874" w:rsidRPr="00B34874">
        <w:rPr>
          <w:szCs w:val="28"/>
        </w:rPr>
        <w:t xml:space="preserve"> распределения движителей</w:t>
      </w:r>
      <w:r w:rsidRPr="000A7AAA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T</m:t>
        </m:r>
      </m:oMath>
      <w:r w:rsidRPr="000A7AAA">
        <w:rPr>
          <w:szCs w:val="28"/>
        </w:rPr>
        <w:t>) как</w:t>
      </w:r>
    </w:p>
    <w:p w14:paraId="75CC7ED3" w14:textId="77777777" w:rsidR="00631019" w:rsidRDefault="00631019" w:rsidP="00631019">
      <w:pPr>
        <w:ind w:firstLine="0"/>
        <w:rPr>
          <w:sz w:val="26"/>
          <w:szCs w:val="26"/>
        </w:rPr>
      </w:pPr>
    </w:p>
    <w:p w14:paraId="412A6155" w14:textId="77777777" w:rsidR="00631019" w:rsidRPr="00BE66C3" w:rsidRDefault="00210489" w:rsidP="00631019">
      <w:pPr>
        <w:ind w:firstLine="0"/>
        <w:jc w:val="center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τ=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u#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11E4DD50" w14:textId="77777777" w:rsidR="00631019" w:rsidRPr="00BE363B" w:rsidRDefault="00631019" w:rsidP="00631019">
      <w:pPr>
        <w:ind w:firstLine="0"/>
      </w:pPr>
    </w:p>
    <w:p w14:paraId="140AFAF7" w14:textId="77777777" w:rsidR="00631019" w:rsidRPr="00BE0324" w:rsidRDefault="00631019" w:rsidP="00631019">
      <w:pPr>
        <w:ind w:firstLine="0"/>
      </w:pPr>
      <w:r>
        <w:t xml:space="preserve">где </w:t>
      </w:r>
      <m:oMath>
        <m:r>
          <w:rPr>
            <w:rFonts w:ascii="Cambria Math" w:hAnsi="Cambria Math"/>
          </w:rPr>
          <m:t>u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>
        <w:t xml:space="preserve"> – вектор, описывающий нагрузку движителей</w:t>
      </w:r>
      <w:r w:rsidRPr="002C5DC0">
        <w:t xml:space="preserve"> (</w:t>
      </w:r>
      <m:oMath>
        <m:r>
          <w:rPr>
            <w:rFonts w:ascii="Cambria Math" w:hAnsi="Cambria Math"/>
          </w:rPr>
          <m:t>p</m:t>
        </m:r>
      </m:oMath>
      <w:r w:rsidRPr="002C5DC0">
        <w:rPr>
          <w:szCs w:val="28"/>
        </w:rPr>
        <w:t xml:space="preserve"> – </w:t>
      </w:r>
      <w:r>
        <w:rPr>
          <w:szCs w:val="28"/>
        </w:rPr>
        <w:t>число движителей</w:t>
      </w:r>
      <w:r w:rsidRPr="002C5DC0">
        <w:t>)</w:t>
      </w:r>
      <w:r w:rsidRPr="00BE0324">
        <w:t xml:space="preserve">, </w:t>
      </w:r>
      <w:r>
        <w:t>а</w:t>
      </w:r>
      <w:r w:rsidRPr="00BE0324">
        <w:t xml:space="preserve"> </w:t>
      </w:r>
      <w:r>
        <w:t xml:space="preserve">матрица </w:t>
      </w:r>
      <m:oMath>
        <m:r>
          <w:rPr>
            <w:rFonts w:ascii="Cambria Math" w:hAnsi="Cambria Math"/>
            <w:szCs w:val="28"/>
          </w:rPr>
          <m:t>T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p</m:t>
            </m:r>
          </m:sup>
        </m:sSup>
      </m:oMath>
      <w:r w:rsidRPr="00BE0324">
        <w:rPr>
          <w:szCs w:val="28"/>
        </w:rPr>
        <w:t xml:space="preserve"> </w:t>
      </w:r>
      <w:r>
        <w:rPr>
          <w:szCs w:val="28"/>
        </w:rPr>
        <w:t xml:space="preserve">связывает нагрузку движителей </w:t>
      </w:r>
      <m:oMath>
        <m:r>
          <w:rPr>
            <w:rFonts w:ascii="Cambria Math" w:hAnsi="Cambria Math"/>
          </w:rPr>
          <m:t>u</m:t>
        </m:r>
      </m:oMath>
      <w:r>
        <w:t xml:space="preserve"> </w:t>
      </w:r>
      <w:r>
        <w:rPr>
          <w:szCs w:val="28"/>
        </w:rPr>
        <w:t>и вектор сил</w:t>
      </w:r>
      <w:r w:rsidRPr="00BE0324">
        <w:rPr>
          <w:szCs w:val="28"/>
        </w:rPr>
        <w:t>/</w:t>
      </w:r>
      <w:r>
        <w:rPr>
          <w:szCs w:val="28"/>
        </w:rPr>
        <w:t xml:space="preserve">моментов </w:t>
      </w:r>
      <m:oMath>
        <m:r>
          <w:rPr>
            <w:rFonts w:ascii="Cambria Math" w:hAnsi="Cambria Math"/>
          </w:rPr>
          <m:t>τ</m:t>
        </m:r>
      </m:oMath>
      <w:r>
        <w:rPr>
          <w:szCs w:val="28"/>
        </w:rPr>
        <w:t>.</w:t>
      </w:r>
    </w:p>
    <w:p w14:paraId="044A925A" w14:textId="77777777" w:rsidR="00631019" w:rsidRDefault="00631019" w:rsidP="00631019">
      <w:pPr>
        <w:ind w:firstLine="0"/>
        <w:rPr>
          <w:szCs w:val="28"/>
        </w:rPr>
      </w:pPr>
    </w:p>
    <w:p w14:paraId="3BDD3826" w14:textId="77777777" w:rsidR="00631019" w:rsidRPr="000928CA" w:rsidRDefault="00631019" w:rsidP="00631019">
      <w:pPr>
        <w:ind w:firstLine="0"/>
        <w:rPr>
          <w:szCs w:val="28"/>
        </w:rPr>
      </w:pPr>
    </w:p>
    <w:p w14:paraId="30BFDF26" w14:textId="77777777" w:rsidR="00631019" w:rsidRPr="000928CA" w:rsidRDefault="00631019" w:rsidP="00631019">
      <w:pPr>
        <w:rPr>
          <w:szCs w:val="28"/>
        </w:rPr>
      </w:pPr>
      <w:r>
        <w:rPr>
          <w:szCs w:val="28"/>
        </w:rPr>
        <w:t>Уравнение кинематики, связующее (1) и (2), записывается в форме</w:t>
      </w:r>
    </w:p>
    <w:p w14:paraId="4BE08A5F" w14:textId="77777777" w:rsidR="00631019" w:rsidRPr="000928CA" w:rsidRDefault="00631019" w:rsidP="00631019">
      <w:pPr>
        <w:rPr>
          <w:szCs w:val="28"/>
        </w:rPr>
      </w:pPr>
    </w:p>
    <w:p w14:paraId="002948FD" w14:textId="77777777" w:rsidR="00631019" w:rsidRPr="000928CA" w:rsidRDefault="00210489" w:rsidP="00631019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J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3×3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Cs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8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k,o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  <m:t>η</m:t>
                                </m:r>
                              </m:e>
                            </m:d>
                          </m:e>
                        </m:mr>
                      </m:m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-1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3×3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J</m:t>
                            </m: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k,o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b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η</m:t>
                            </m:r>
                          </m:e>
                        </m:d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ν</m:t>
              </m:r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US"/>
                </w:rPr>
                <m:t>#(5)</m:t>
              </m:r>
            </m:e>
          </m:eqArr>
        </m:oMath>
      </m:oMathPara>
    </w:p>
    <w:p w14:paraId="4AE1C9A8" w14:textId="77777777" w:rsidR="00631019" w:rsidRPr="000928CA" w:rsidRDefault="00631019" w:rsidP="00631019">
      <w:pPr>
        <w:ind w:firstLine="0"/>
        <w:rPr>
          <w:szCs w:val="28"/>
        </w:rPr>
      </w:pPr>
    </w:p>
    <w:p w14:paraId="53021144" w14:textId="77777777" w:rsidR="00631019" w:rsidRPr="000928CA" w:rsidRDefault="00631019" w:rsidP="00631019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B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Pr="000928CA">
        <w:rPr>
          <w:szCs w:val="28"/>
        </w:rPr>
        <w:t xml:space="preserve"> – матрица поворота, полученная из углов Эйлера,</w:t>
      </w:r>
    </w:p>
    <w:p w14:paraId="115D40C3" w14:textId="77777777" w:rsidR="00631019" w:rsidRDefault="00210489" w:rsidP="00631019">
      <w:pPr>
        <w:ind w:firstLine="0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J</m:t>
            </m:r>
          </m:e>
          <m:sub>
            <m:r>
              <w:rPr>
                <w:rFonts w:ascii="Cambria Math" w:hAnsi="Cambria Math"/>
                <w:szCs w:val="28"/>
              </w:rPr>
              <m:t>k,o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3×3</m:t>
            </m:r>
          </m:sup>
        </m:sSup>
      </m:oMath>
      <w:r w:rsidR="00631019" w:rsidRPr="000928CA">
        <w:rPr>
          <w:iCs/>
          <w:szCs w:val="28"/>
        </w:rPr>
        <w:t xml:space="preserve"> – Якобиан, </w:t>
      </w:r>
      <w:r w:rsidR="00631019">
        <w:rPr>
          <w:iCs/>
          <w:szCs w:val="28"/>
        </w:rPr>
        <w:t>связующий</w:t>
      </w:r>
      <w:r w:rsidR="00631019" w:rsidRPr="000928CA">
        <w:rPr>
          <w:iCs/>
          <w:szCs w:val="28"/>
        </w:rPr>
        <w:t xml:space="preserve"> угловые скорости мировой системы отсчета </w:t>
      </w:r>
      <w:r w:rsidR="00631019">
        <w:rPr>
          <w:iCs/>
          <w:szCs w:val="28"/>
        </w:rPr>
        <w:t>и</w:t>
      </w:r>
      <w:r w:rsidR="00631019" w:rsidRPr="000928CA">
        <w:rPr>
          <w:iCs/>
          <w:szCs w:val="28"/>
        </w:rPr>
        <w:t xml:space="preserve"> систем</w:t>
      </w:r>
      <w:r w:rsidR="00631019">
        <w:rPr>
          <w:iCs/>
          <w:szCs w:val="28"/>
        </w:rPr>
        <w:t>ы</w:t>
      </w:r>
      <w:r w:rsidR="00631019" w:rsidRPr="000928CA">
        <w:rPr>
          <w:iCs/>
          <w:szCs w:val="28"/>
        </w:rPr>
        <w:t xml:space="preserve"> тела.</w:t>
      </w:r>
    </w:p>
    <w:p w14:paraId="418A3143" w14:textId="77777777" w:rsidR="00631019" w:rsidRPr="00B66FB8" w:rsidRDefault="00631019" w:rsidP="00631019">
      <w:pPr>
        <w:ind w:firstLine="0"/>
        <w:rPr>
          <w:iCs/>
          <w:szCs w:val="28"/>
        </w:rPr>
      </w:pPr>
    </w:p>
    <w:p w14:paraId="6D90A88F" w14:textId="77777777" w:rsidR="00631019" w:rsidRPr="007A0B5A" w:rsidRDefault="00210489" w:rsidP="00631019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Cs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k,o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619F7241" w14:textId="77777777" w:rsidR="00631019" w:rsidRDefault="00631019" w:rsidP="00631019">
      <w:pPr>
        <w:rPr>
          <w:iCs/>
          <w:szCs w:val="28"/>
        </w:rPr>
      </w:pPr>
    </w:p>
    <w:p w14:paraId="3CEF0EA4" w14:textId="77777777" w:rsidR="00631019" w:rsidRPr="004D40B1" w:rsidRDefault="00631019" w:rsidP="00631019">
      <w:pPr>
        <w:rPr>
          <w:iCs/>
          <w:szCs w:val="28"/>
        </w:rPr>
      </w:pPr>
      <w:r>
        <w:rPr>
          <w:szCs w:val="28"/>
        </w:rPr>
        <w:t>Матрица поворота определяется следующему выражением</w:t>
      </w:r>
    </w:p>
    <w:p w14:paraId="3A117A0D" w14:textId="77777777" w:rsidR="00631019" w:rsidRDefault="00631019" w:rsidP="00631019">
      <w:pPr>
        <w:tabs>
          <w:tab w:val="center" w:pos="4820"/>
          <w:tab w:val="right" w:pos="9355"/>
        </w:tabs>
        <w:ind w:firstLine="0"/>
        <w:rPr>
          <w:szCs w:val="28"/>
        </w:rPr>
      </w:pPr>
    </w:p>
    <w:p w14:paraId="4B8421B5" w14:textId="77777777" w:rsidR="00631019" w:rsidRPr="00B82B6A" w:rsidRDefault="00210489" w:rsidP="00631019">
      <w:pPr>
        <w:ind w:firstLine="0"/>
        <w:rPr>
          <w:sz w:val="26"/>
          <w:szCs w:val="26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cSp m:val="20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ψ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φ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70E068E" w14:textId="77777777" w:rsidR="00631019" w:rsidRDefault="00631019" w:rsidP="00631019">
      <w:pPr>
        <w:spacing w:after="160" w:line="259" w:lineRule="auto"/>
        <w:ind w:firstLine="0"/>
        <w:jc w:val="left"/>
      </w:pPr>
    </w:p>
    <w:p w14:paraId="601E3B58" w14:textId="77777777" w:rsidR="00631019" w:rsidRDefault="00631019" w:rsidP="00631019">
      <w:r>
        <w:t xml:space="preserve">Принимая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η</m:t>
                      </m:r>
                    </m:e>
                  </m:mr>
                  <m:m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en-US"/>
                            </w:rPr>
                            <m:t>η</m:t>
                          </m:r>
                        </m:e>
                      </m:acc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,</w:t>
      </w:r>
      <w:r w:rsidRPr="00920D2A">
        <w:t xml:space="preserve"> </w:t>
      </w:r>
      <w:r>
        <w:t>возможно записать вектор состояния</w:t>
      </w:r>
    </w:p>
    <w:p w14:paraId="02D77CEF" w14:textId="77777777" w:rsidR="00631019" w:rsidRDefault="00631019" w:rsidP="00631019"/>
    <w:p w14:paraId="1FE087C3" w14:textId="77777777" w:rsidR="00631019" w:rsidRPr="009B79B9" w:rsidRDefault="00210489" w:rsidP="00631019">
      <w:pPr>
        <w:rPr>
          <w:lang w:val="en-US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η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u+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̄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-C(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-D(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6"/>
                        <w:szCs w:val="26"/>
                      </w:rPr>
                      <m:t>ν</m:t>
                    </m:r>
                    <m:r>
                      <w:rPr>
                        <w:rFonts w:ascii="Cambria Math" w:hAnsi="Cambria Math"/>
                      </w:rPr>
                      <m:t>-g(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</w:rPr>
                      <m:t>))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3C4FA65" w14:textId="77777777" w:rsidR="00631019" w:rsidRDefault="00631019" w:rsidP="00631019">
      <w:pPr>
        <w:rPr>
          <w:lang w:val="en-US"/>
        </w:rPr>
      </w:pPr>
    </w:p>
    <w:p w14:paraId="36C6A1CD" w14:textId="77777777" w:rsidR="00631019" w:rsidRPr="00B7501E" w:rsidRDefault="00631019" w:rsidP="00631019">
      <w:r>
        <w:t>Последнее</w:t>
      </w:r>
      <w:r w:rsidRPr="00EC3AE9">
        <w:t xml:space="preserve"> </w:t>
      </w:r>
      <w:r>
        <w:t>уравнение</w:t>
      </w:r>
      <w:r w:rsidRPr="00EC3AE9">
        <w:t xml:space="preserve"> </w:t>
      </w:r>
      <w:r>
        <w:t>может</w:t>
      </w:r>
      <w:r w:rsidRPr="00EC3AE9">
        <w:t xml:space="preserve"> </w:t>
      </w:r>
      <w:r>
        <w:t>быть</w:t>
      </w:r>
      <w:r w:rsidRPr="00EC3AE9">
        <w:t xml:space="preserve"> </w:t>
      </w:r>
      <w:r>
        <w:t>представлено</w:t>
      </w:r>
      <w:r w:rsidRPr="00EC3AE9">
        <w:t xml:space="preserve"> </w:t>
      </w:r>
      <w:r>
        <w:t>в</w:t>
      </w:r>
      <w:r w:rsidRPr="00EC3AE9">
        <w:t xml:space="preserve"> </w:t>
      </w:r>
      <w:r>
        <w:t>форме</w:t>
      </w:r>
      <w:r w:rsidRPr="00EC3AE9">
        <w:t xml:space="preserve"> </w:t>
      </w:r>
      <w:r>
        <w:t>пространства</w:t>
      </w:r>
      <w:r w:rsidRPr="00EC3AE9">
        <w:t xml:space="preserve"> </w:t>
      </w:r>
      <w:r>
        <w:t>состояний</w:t>
      </w:r>
      <w:r w:rsidRPr="00EC3AE9">
        <w:t xml:space="preserve">, </w:t>
      </w:r>
      <w:r>
        <w:t>зависящей</w:t>
      </w:r>
      <w:r w:rsidRPr="00EC3AE9">
        <w:t xml:space="preserve"> </w:t>
      </w:r>
      <w:r>
        <w:t>от</w:t>
      </w:r>
      <w:r w:rsidRPr="00EC3AE9">
        <w:t xml:space="preserve"> </w:t>
      </w:r>
      <w:r>
        <w:t>состояния</w:t>
      </w:r>
      <w:r w:rsidRPr="00EC3AE9">
        <w:t xml:space="preserve"> </w:t>
      </w:r>
      <w:r>
        <w:t>(</w:t>
      </w:r>
      <w:r>
        <w:rPr>
          <w:lang w:val="en-US"/>
        </w:rPr>
        <w:t>S</w:t>
      </w:r>
      <w:r w:rsidRPr="00920D2A">
        <w:rPr>
          <w:lang w:val="en-US"/>
        </w:rPr>
        <w:t>tate</w:t>
      </w:r>
      <w:r w:rsidRPr="00EC3AE9">
        <w:t>-</w:t>
      </w:r>
      <w:r>
        <w:rPr>
          <w:lang w:val="en-US"/>
        </w:rPr>
        <w:t>D</w:t>
      </w:r>
      <w:r w:rsidRPr="00920D2A">
        <w:rPr>
          <w:lang w:val="en-US"/>
        </w:rPr>
        <w:t>ependent</w:t>
      </w:r>
      <w:r w:rsidRPr="00EC3AE9">
        <w:t xml:space="preserve"> </w:t>
      </w:r>
      <w:r>
        <w:rPr>
          <w:lang w:val="en-US"/>
        </w:rPr>
        <w:t>C</w:t>
      </w:r>
      <w:r w:rsidRPr="00920D2A">
        <w:rPr>
          <w:lang w:val="en-US"/>
        </w:rPr>
        <w:t>oefficients</w:t>
      </w:r>
      <w:r w:rsidRPr="00EC3AE9">
        <w:t xml:space="preserve"> (</w:t>
      </w:r>
      <w:r w:rsidRPr="00920D2A">
        <w:rPr>
          <w:lang w:val="en-US"/>
        </w:rPr>
        <w:t>SDC</w:t>
      </w:r>
      <w:r w:rsidRPr="00EC3AE9">
        <w:t xml:space="preserve"> </w:t>
      </w:r>
      <w:r>
        <w:t>форма</w:t>
      </w:r>
      <w:r w:rsidRPr="00EC3AE9">
        <w:t>)</w:t>
      </w:r>
      <w:r>
        <w:t>)</w:t>
      </w:r>
      <w:r w:rsidRPr="00B7501E">
        <w:t xml:space="preserve"> [13]</w:t>
      </w:r>
    </w:p>
    <w:p w14:paraId="7D39F648" w14:textId="77777777" w:rsidR="00631019" w:rsidRPr="00EC3AE9" w:rsidRDefault="00631019" w:rsidP="00631019"/>
    <w:p w14:paraId="33AA2CEE" w14:textId="77777777" w:rsidR="00631019" w:rsidRDefault="00210489" w:rsidP="00631019">
      <w:pPr>
        <w:pStyle w:val="MDPI39equation"/>
        <w:spacing w:after="0"/>
        <w:rPr>
          <w:sz w:val="28"/>
          <w:szCs w:val="28"/>
          <w:lang w:val="ru-RU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GB"/>
              </w:rPr>
              <m:t>dx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GB"/>
              </w:rPr>
              <m:t>dt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  <w:lang w:val="en-GB"/>
          </w:rPr>
          <m:t>A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  <w:lang w:val="en-GB"/>
          </w:rPr>
          <m:t>B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</m:d>
        <m:acc>
          <m:accPr>
            <m:chr m:val="̄"/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8"/>
            <w:szCs w:val="28"/>
            <w:lang w:val="ru-RU"/>
          </w:rPr>
          <m:t xml:space="preserve">,  </m:t>
        </m:r>
        <m:r>
          <w:rPr>
            <w:rFonts w:ascii="Cambria Math" w:hAnsi="Cambria Math"/>
            <w:sz w:val="28"/>
            <w:szCs w:val="28"/>
            <w:lang w:val="en-GB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GB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="00631019" w:rsidRPr="00616E29">
        <w:rPr>
          <w:sz w:val="28"/>
          <w:szCs w:val="28"/>
          <w:lang w:val="ru-RU"/>
        </w:rPr>
        <w:t>,</w:t>
      </w:r>
    </w:p>
    <w:p w14:paraId="228A7B35" w14:textId="77777777" w:rsidR="00631019" w:rsidRPr="00F9621F" w:rsidRDefault="00631019" w:rsidP="00631019">
      <w:pPr>
        <w:pStyle w:val="MDPI39equation"/>
        <w:spacing w:after="0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GB"/>
            </w:rPr>
            <m:t>y=C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  <w:lang w:val="en-GB"/>
            </w:rPr>
            <m:t>x+</m:t>
          </m:r>
          <m:r>
            <m:rPr>
              <m:scr m:val="script"/>
            </m:rPr>
            <w:rPr>
              <w:rFonts w:ascii="Cambria Math" w:hAnsi="Cambria Math"/>
              <w:sz w:val="28"/>
              <w:szCs w:val="28"/>
              <w:lang w:val="en-GB"/>
            </w:rPr>
            <m:t>D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</m:d>
          <m:acc>
            <m:accPr>
              <m:chr m:val="̄"/>
              <m:ctrlPr>
                <w:rPr>
                  <w:rFonts w:ascii="Cambria Math" w:hAnsi="Cambria Math"/>
                  <w:i/>
                  <w:sz w:val="28"/>
                  <w:szCs w:val="28"/>
                  <w:lang w:val="en-GB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u</m:t>
              </m:r>
            </m:e>
          </m:acc>
          <m:r>
            <w:rPr>
              <w:rFonts w:ascii="Cambria Math" w:hAnsi="Cambria Math"/>
              <w:sz w:val="28"/>
              <w:szCs w:val="28"/>
              <w:lang w:val="en-GB"/>
            </w:rPr>
            <m:t>,</m:t>
          </m:r>
        </m:oMath>
      </m:oMathPara>
    </w:p>
    <w:p w14:paraId="35A56471" w14:textId="77777777" w:rsidR="00631019" w:rsidRPr="00911D71" w:rsidRDefault="00210489" w:rsidP="00631019">
      <w:pPr>
        <w:ind w:firstLine="0"/>
        <w:jc w:val="center"/>
        <w:rPr>
          <w:rFonts w:ascii="Palatino Linotype" w:hAnsi="Palatino Linotype"/>
          <w:szCs w:val="28"/>
          <w:lang w:val="en-GB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GB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x</m:t>
              </m:r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J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C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D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GB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 xml:space="preserve">,    </m:t>
              </m:r>
              <m:r>
                <w:rPr>
                  <w:rFonts w:ascii="Cambria Math" w:hAnsi="Cambria Math"/>
                  <w:szCs w:val="28"/>
                  <w:lang w:val="en-GB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x</m:t>
                  </m:r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6×6</m:t>
                            </m:r>
                          </m:sub>
                        </m:sSub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-1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</w:rPr>
                <m:t>,</m:t>
              </m:r>
              <m:r>
                <w:rPr>
                  <w:rFonts w:ascii="Cambria Math" w:hAnsi="Cambria Math"/>
                  <w:szCs w:val="28"/>
                  <w:lang w:val="en-GB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e>
          </m:eqArr>
        </m:oMath>
      </m:oMathPara>
    </w:p>
    <w:p w14:paraId="250B01C5" w14:textId="77777777" w:rsidR="00631019" w:rsidRPr="000D2085" w:rsidRDefault="00210489" w:rsidP="00631019">
      <w:pPr>
        <w:ind w:firstLine="0"/>
        <w:jc w:val="center"/>
        <w:rPr>
          <w:szCs w:val="28"/>
          <w:lang w:val="en-GB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  <w:lang w:val="en-GB"/>
          </w:rPr>
          <m:t>=Tu+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(x)</m:t>
        </m:r>
      </m:oMath>
      <w:r w:rsidR="00631019" w:rsidRPr="000D2085">
        <w:rPr>
          <w:szCs w:val="28"/>
          <w:lang w:val="en-GB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Cs w:val="28"/>
            <w:lang w:val="en-GB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pPr>
          <m:e>
            <m:r>
              <w:rPr>
                <w:rFonts w:ascii="Cambria Math" w:hAnsi="Cambria Math"/>
                <w:szCs w:val="28"/>
                <w:lang w:val="en-GB"/>
              </w:rPr>
              <m:t>J</m:t>
            </m:r>
          </m:e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p>
        <m:r>
          <w:rPr>
            <w:rFonts w:ascii="Cambria Math" w:hAnsi="Cambria Math"/>
            <w:szCs w:val="28"/>
            <w:lang w:val="en-GB"/>
          </w:rPr>
          <m:t>(x)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̄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e</m:t>
            </m:r>
          </m:sub>
        </m:sSub>
        <m:r>
          <w:rPr>
            <w:rFonts w:ascii="Cambria Math" w:hAnsi="Cambria Math"/>
            <w:szCs w:val="28"/>
            <w:lang w:val="en-GB"/>
          </w:rPr>
          <m:t>-g(x)</m:t>
        </m:r>
      </m:oMath>
      <w:r w:rsidR="00631019" w:rsidRPr="000D2085">
        <w:rPr>
          <w:szCs w:val="28"/>
          <w:lang w:val="en-GB"/>
        </w:rPr>
        <w:t>.</w:t>
      </w:r>
    </w:p>
    <w:p w14:paraId="324F9751" w14:textId="77777777" w:rsidR="00631019" w:rsidRPr="000D2085" w:rsidRDefault="00631019" w:rsidP="00631019">
      <w:pPr>
        <w:rPr>
          <w:szCs w:val="28"/>
          <w:lang w:val="en-GB"/>
        </w:rPr>
      </w:pPr>
    </w:p>
    <w:p w14:paraId="326CD378" w14:textId="77777777" w:rsidR="00631019" w:rsidRDefault="00631019" w:rsidP="00631019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GB"/>
          </w:rPr>
          <m:t>A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динамики системы, </w:t>
      </w:r>
    </w:p>
    <w:p w14:paraId="13F982A8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 xml:space="preserve">матрица управления, </w:t>
      </w:r>
    </w:p>
    <w:p w14:paraId="66161543" w14:textId="77777777" w:rsidR="00631019" w:rsidRDefault="00631019" w:rsidP="00631019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C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m×2</m:t>
            </m:r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</m:sSup>
      </m:oMath>
      <w:r w:rsidRPr="00A93C1E">
        <w:rPr>
          <w:szCs w:val="28"/>
        </w:rPr>
        <w:t xml:space="preserve"> – </w:t>
      </w:r>
      <w:r>
        <w:rPr>
          <w:szCs w:val="28"/>
        </w:rPr>
        <w:t>матрица управления</w:t>
      </w:r>
      <w:r w:rsidRPr="00377CAE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m</m:t>
        </m:r>
      </m:oMath>
      <w:r w:rsidRPr="00FE24FA">
        <w:rPr>
          <w:szCs w:val="28"/>
        </w:rPr>
        <w:t xml:space="preserve"> – </w:t>
      </w:r>
      <w:r>
        <w:rPr>
          <w:szCs w:val="28"/>
        </w:rPr>
        <w:t>число выходов системы</w:t>
      </w:r>
      <w:r w:rsidRPr="00377CAE">
        <w:rPr>
          <w:szCs w:val="28"/>
        </w:rPr>
        <w:t>)</w:t>
      </w:r>
      <w:r>
        <w:rPr>
          <w:szCs w:val="28"/>
        </w:rPr>
        <w:t>,</w:t>
      </w:r>
    </w:p>
    <w:p w14:paraId="783A87F3" w14:textId="77777777" w:rsidR="00631019" w:rsidRPr="00486EAB" w:rsidRDefault="00631019" w:rsidP="00631019">
      <w:pPr>
        <w:ind w:firstLine="0"/>
        <w:rPr>
          <w:szCs w:val="28"/>
        </w:rPr>
      </w:pP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D</m:t>
        </m:r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</w:rPr>
              <m:t>m×n</m:t>
            </m:r>
          </m:sup>
        </m:sSup>
      </m:oMath>
      <w:r w:rsidRPr="00486EAB">
        <w:rPr>
          <w:szCs w:val="28"/>
        </w:rPr>
        <w:t xml:space="preserve"> – </w:t>
      </w:r>
      <w:r>
        <w:rPr>
          <w:szCs w:val="28"/>
        </w:rPr>
        <w:t>матрица связи входа и выхода,</w:t>
      </w:r>
    </w:p>
    <w:p w14:paraId="787E6298" w14:textId="77777777" w:rsidR="00631019" w:rsidRDefault="00210489" w:rsidP="00631019">
      <w:pPr>
        <w:ind w:firstLine="0"/>
        <w:rPr>
          <w:szCs w:val="28"/>
        </w:rPr>
      </w:pPr>
      <m:oMath>
        <m:acc>
          <m:accPr>
            <m:chr m:val="̄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 w:rsidRPr="00A93C1E">
        <w:rPr>
          <w:szCs w:val="28"/>
        </w:rPr>
        <w:t xml:space="preserve"> – </w:t>
      </w:r>
      <w:r w:rsidR="00631019">
        <w:rPr>
          <w:szCs w:val="28"/>
        </w:rPr>
        <w:t xml:space="preserve">вектор управляющих сигналов, включающий в себя вектор внешних возмущений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add</m:t>
            </m:r>
          </m:sub>
        </m:sSub>
        <m:r>
          <w:rPr>
            <w:rFonts w:ascii="Cambria Math" w:hAnsi="Cambria Math"/>
            <w:sz w:val="26"/>
            <w:szCs w:val="26"/>
          </w:rPr>
          <m:t>∈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8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Cs w:val="28"/>
              </w:rPr>
              <m:t>×1</m:t>
            </m:r>
          </m:sup>
        </m:sSup>
      </m:oMath>
      <w:r w:rsidR="00631019">
        <w:rPr>
          <w:szCs w:val="28"/>
        </w:rPr>
        <w:t>.</w:t>
      </w:r>
    </w:p>
    <w:p w14:paraId="23996206" w14:textId="77777777" w:rsidR="00631019" w:rsidRPr="00EC3AE9" w:rsidRDefault="00631019" w:rsidP="00631019">
      <w:pPr>
        <w:ind w:firstLine="0"/>
        <w:rPr>
          <w:szCs w:val="28"/>
        </w:rPr>
      </w:pPr>
    </w:p>
    <w:p w14:paraId="790D3E86" w14:textId="480FD345" w:rsidR="0047342C" w:rsidRDefault="00631019" w:rsidP="0063101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561FB9" w14:textId="04D84CF6" w:rsidR="00F3083E" w:rsidRDefault="00F3083E" w:rsidP="007D063C">
      <w:pPr>
        <w:rPr>
          <w:szCs w:val="28"/>
        </w:rPr>
      </w:pPr>
      <w:r w:rsidRPr="001B322D">
        <w:rPr>
          <w:b/>
          <w:bCs/>
          <w:szCs w:val="28"/>
        </w:rPr>
        <w:lastRenderedPageBreak/>
        <w:t xml:space="preserve">ОПИСАНИЕ МОДЕЛИ </w:t>
      </w:r>
      <w:r>
        <w:rPr>
          <w:b/>
          <w:bCs/>
          <w:szCs w:val="28"/>
        </w:rPr>
        <w:t>ФИЛЬТРА КАЛМАНА</w:t>
      </w:r>
    </w:p>
    <w:p w14:paraId="33C149BF" w14:textId="461B1AD8" w:rsidR="000770EF" w:rsidRDefault="007D063C" w:rsidP="007D063C">
      <w:pPr>
        <w:rPr>
          <w:szCs w:val="28"/>
        </w:rPr>
      </w:pPr>
      <w:r w:rsidRPr="007D063C">
        <w:rPr>
          <w:szCs w:val="28"/>
        </w:rPr>
        <w:t>Рассмотрим задачу построения фильтра для нелинейной динамической системы,</w:t>
      </w:r>
      <w:r>
        <w:rPr>
          <w:szCs w:val="28"/>
        </w:rPr>
        <w:t xml:space="preserve"> </w:t>
      </w:r>
      <w:r w:rsidRPr="007D063C">
        <w:rPr>
          <w:szCs w:val="28"/>
        </w:rPr>
        <w:t>получившего название обобщенного фильтра Калмана. Он позволяет оценивать состояние</w:t>
      </w:r>
      <w:r>
        <w:rPr>
          <w:szCs w:val="28"/>
        </w:rPr>
        <w:t xml:space="preserve"> </w:t>
      </w:r>
      <w:r w:rsidRPr="007D063C">
        <w:rPr>
          <w:szCs w:val="28"/>
        </w:rPr>
        <w:t>объекта управления, даже если размерность вектора состояния исследуемой системы</w:t>
      </w:r>
      <w:r>
        <w:rPr>
          <w:szCs w:val="28"/>
        </w:rPr>
        <w:t xml:space="preserve"> </w:t>
      </w:r>
      <w:r w:rsidRPr="007D063C">
        <w:rPr>
          <w:szCs w:val="28"/>
        </w:rPr>
        <w:t>превосходит количество измеряемых параметров. Для расчёта текущего состояния</w:t>
      </w:r>
      <w:r>
        <w:rPr>
          <w:szCs w:val="28"/>
        </w:rPr>
        <w:t xml:space="preserve"> </w:t>
      </w:r>
      <w:r w:rsidRPr="007D063C">
        <w:rPr>
          <w:szCs w:val="28"/>
        </w:rPr>
        <w:t>априорно известной динамической системы необходимо знать ее текущее измеренное</w:t>
      </w:r>
      <w:r>
        <w:rPr>
          <w:szCs w:val="28"/>
        </w:rPr>
        <w:t xml:space="preserve"> </w:t>
      </w:r>
      <w:r w:rsidRPr="007D063C">
        <w:rPr>
          <w:szCs w:val="28"/>
        </w:rPr>
        <w:t>состояние, а также состояние фильтра в момент предыдущего измерения. Задачей фильтра</w:t>
      </w:r>
      <w:r>
        <w:rPr>
          <w:szCs w:val="28"/>
        </w:rPr>
        <w:t xml:space="preserve"> </w:t>
      </w:r>
      <w:r w:rsidRPr="007D063C">
        <w:rPr>
          <w:szCs w:val="28"/>
        </w:rPr>
        <w:t>является минимизация суммы квадратов погрешностей оценки вектора состояния</w:t>
      </w:r>
      <w:r w:rsidR="0046060D" w:rsidRPr="0046060D">
        <w:rPr>
          <w:szCs w:val="28"/>
        </w:rPr>
        <w:t xml:space="preserve"> [8,9,10]</w:t>
      </w:r>
      <w:r w:rsidRPr="007D063C">
        <w:rPr>
          <w:szCs w:val="28"/>
        </w:rPr>
        <w:t xml:space="preserve">. </w:t>
      </w:r>
    </w:p>
    <w:p w14:paraId="6E9B5F0A" w14:textId="0BABB9CA" w:rsidR="000770EF" w:rsidRDefault="000770EF" w:rsidP="007D063C">
      <w:pPr>
        <w:rPr>
          <w:szCs w:val="28"/>
        </w:rPr>
      </w:pPr>
      <w:r>
        <w:rPr>
          <w:szCs w:val="28"/>
        </w:rPr>
        <w:t xml:space="preserve">Запишем систему в </w:t>
      </w:r>
      <w:r>
        <w:rPr>
          <w:szCs w:val="28"/>
          <w:lang w:val="en-US"/>
        </w:rPr>
        <w:t>SDC</w:t>
      </w:r>
      <w:r>
        <w:rPr>
          <w:szCs w:val="28"/>
        </w:rPr>
        <w:t xml:space="preserve">-форме с учетом белого шума </w:t>
      </w:r>
      <w:r w:rsidR="009B79B9">
        <w:rPr>
          <w:szCs w:val="28"/>
        </w:rPr>
        <w:t>системы</w:t>
      </w:r>
      <w:r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Pr="000770EF">
        <w:rPr>
          <w:szCs w:val="28"/>
        </w:rPr>
        <w:t xml:space="preserve"> </w:t>
      </w:r>
      <w:r>
        <w:rPr>
          <w:szCs w:val="28"/>
        </w:rPr>
        <w:t xml:space="preserve">и белого шума измерений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 w:rsidRPr="000770EF">
        <w:rPr>
          <w:szCs w:val="28"/>
        </w:rPr>
        <w:t>:</w:t>
      </w:r>
    </w:p>
    <w:p w14:paraId="560331E7" w14:textId="77777777" w:rsidR="00911D71" w:rsidRDefault="00911D71" w:rsidP="007D063C">
      <w:pPr>
        <w:rPr>
          <w:szCs w:val="28"/>
        </w:rPr>
      </w:pPr>
    </w:p>
    <w:p w14:paraId="04B03CBA" w14:textId="78165381" w:rsidR="00911D71" w:rsidRPr="00911D71" w:rsidRDefault="00210489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G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  <m:r>
                      <w:rPr>
                        <w:rFonts w:ascii="Cambria Math" w:hAnsi="Cambria Math"/>
                        <w:szCs w:val="28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o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y=C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x+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+H</m:t>
                    </m:r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w+v,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40701F2" w14:textId="47F839E6" w:rsidR="000770EF" w:rsidRPr="00911D71" w:rsidRDefault="000770EF" w:rsidP="00911D71">
      <w:pPr>
        <w:ind w:firstLine="0"/>
        <w:rPr>
          <w:szCs w:val="28"/>
          <w:lang w:val="en-US"/>
        </w:rPr>
      </w:pPr>
    </w:p>
    <w:p w14:paraId="33D8CE82" w14:textId="3212B98F" w:rsidR="002F20B0" w:rsidRDefault="002F20B0" w:rsidP="007D063C">
      <w:pPr>
        <w:rPr>
          <w:szCs w:val="28"/>
        </w:rPr>
      </w:pPr>
      <w:r>
        <w:rPr>
          <w:szCs w:val="28"/>
        </w:rPr>
        <w:t>Оценка вектора состояния для фильтра Калмана определяется как</w:t>
      </w:r>
    </w:p>
    <w:p w14:paraId="13656CE8" w14:textId="77777777" w:rsidR="00911D71" w:rsidRDefault="00911D71" w:rsidP="007D063C">
      <w:pPr>
        <w:rPr>
          <w:szCs w:val="28"/>
        </w:rPr>
      </w:pPr>
    </w:p>
    <w:p w14:paraId="1F7FB852" w14:textId="01CEE395" w:rsidR="001E3B12" w:rsidRPr="001E3B12" w:rsidRDefault="00210489" w:rsidP="00911D71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acc>
                      <m:accPr>
                        <m:chr m:val="̄"/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u</m:t>
                        </m:r>
                      </m:e>
                    </m:acc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y-C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 xml:space="preserve">,    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GB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K</m:t>
                        </m: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KF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,  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Cs w:val="28"/>
                      </w:rPr>
                    </m:ctrlP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hAnsi="Cambria Math"/>
                                <w:szCs w:val="28"/>
                                <w:lang w:val="en-GB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+GQ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5FC298B9" w14:textId="77777777" w:rsidR="00AA45DC" w:rsidRDefault="00AA45DC" w:rsidP="007205B0">
      <w:pPr>
        <w:ind w:firstLine="0"/>
        <w:rPr>
          <w:szCs w:val="28"/>
        </w:rPr>
      </w:pPr>
    </w:p>
    <w:p w14:paraId="4C50A8C1" w14:textId="5705BA6E" w:rsidR="002F20B0" w:rsidRPr="007205B0" w:rsidRDefault="007205B0" w:rsidP="007205B0">
      <w:pPr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szCs w:val="28"/>
        </w:rPr>
        <w:t xml:space="preserve"> – это</w:t>
      </w:r>
      <w:r w:rsidRPr="007205B0">
        <w:rPr>
          <w:szCs w:val="28"/>
        </w:rPr>
        <w:t xml:space="preserve"> оценка ковариации состояния</w:t>
      </w:r>
      <w:r w:rsidR="00AF0B5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AF0B5C">
        <w:rPr>
          <w:szCs w:val="28"/>
        </w:rPr>
        <w:t xml:space="preserve"> – начальное значение </w:t>
      </w:r>
      <w:r w:rsidR="00AF0B5C" w:rsidRPr="007205B0">
        <w:rPr>
          <w:szCs w:val="28"/>
        </w:rPr>
        <w:t>оценк</w:t>
      </w:r>
      <w:r w:rsidR="00AF0B5C">
        <w:rPr>
          <w:szCs w:val="28"/>
        </w:rPr>
        <w:t>и</w:t>
      </w:r>
      <w:r w:rsidR="00AF0B5C" w:rsidRPr="007205B0">
        <w:rPr>
          <w:szCs w:val="28"/>
        </w:rPr>
        <w:t xml:space="preserve"> ковариации состояния</w:t>
      </w:r>
      <w:r w:rsidR="00AA45DC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K</m:t>
            </m: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e>
          <m:sub>
            <m:r>
              <w:rPr>
                <w:rFonts w:ascii="Cambria Math" w:hAnsi="Cambria Math"/>
                <w:szCs w:val="28"/>
              </w:rPr>
              <m:t>KF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 w:rsidR="00AA45DC">
        <w:rPr>
          <w:szCs w:val="28"/>
        </w:rPr>
        <w:t xml:space="preserve"> – это матрица усиления фильтра Калмана</w:t>
      </w:r>
      <w:r w:rsidR="0017400A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Q</m:t>
        </m:r>
      </m:oMath>
      <w:r w:rsidR="0017400A"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R</m:t>
        </m:r>
      </m:oMath>
      <w:r w:rsidR="0017400A" w:rsidRPr="0017400A">
        <w:rPr>
          <w:szCs w:val="28"/>
        </w:rPr>
        <w:t xml:space="preserve"> </w:t>
      </w:r>
      <w:r w:rsidR="0017400A">
        <w:rPr>
          <w:szCs w:val="28"/>
        </w:rPr>
        <w:t xml:space="preserve">представляют собой матрицы штрафов уравнения </w:t>
      </w:r>
      <w:proofErr w:type="spellStart"/>
      <w:r w:rsidR="0017400A">
        <w:rPr>
          <w:szCs w:val="28"/>
        </w:rPr>
        <w:t>Риккати</w:t>
      </w:r>
      <w:proofErr w:type="spellEnd"/>
      <w:r w:rsidR="00AF0B5C">
        <w:rPr>
          <w:szCs w:val="28"/>
        </w:rPr>
        <w:t xml:space="preserve">. </w:t>
      </w:r>
    </w:p>
    <w:p w14:paraId="38C71D08" w14:textId="77777777" w:rsidR="007204E2" w:rsidRDefault="007204E2" w:rsidP="00F3083E">
      <w:pPr>
        <w:ind w:firstLine="0"/>
        <w:rPr>
          <w:szCs w:val="28"/>
        </w:rPr>
      </w:pPr>
    </w:p>
    <w:p w14:paraId="535982AF" w14:textId="76BFD7CF" w:rsidR="000770EF" w:rsidRDefault="006B6A49" w:rsidP="007D063C">
      <w:pPr>
        <w:rPr>
          <w:szCs w:val="28"/>
        </w:rPr>
      </w:pPr>
      <w:r>
        <w:rPr>
          <w:szCs w:val="28"/>
        </w:rPr>
        <w:t>Шумы</w:t>
      </w:r>
      <w:r w:rsidR="009B4650" w:rsidRPr="009B4650">
        <w:rPr>
          <w:szCs w:val="28"/>
        </w:rPr>
        <w:t xml:space="preserve">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w</m:t>
        </m:r>
      </m:oMath>
      <w:r w:rsidR="009B4650" w:rsidRPr="009B4650">
        <w:rPr>
          <w:szCs w:val="28"/>
        </w:rPr>
        <w:t xml:space="preserve"> </w:t>
      </w:r>
      <w:r w:rsidR="009B4650">
        <w:rPr>
          <w:szCs w:val="28"/>
        </w:rPr>
        <w:t xml:space="preserve">и </w:t>
      </w:r>
      <m:oMath>
        <m:r>
          <m:rPr>
            <m:scr m:val="script"/>
          </m:rPr>
          <w:rPr>
            <w:rFonts w:ascii="Cambria Math" w:hAnsi="Cambria Math"/>
            <w:szCs w:val="28"/>
            <w:lang w:val="en-GB"/>
          </w:rPr>
          <m:t>v</m:t>
        </m:r>
      </m:oMath>
      <w:r>
        <w:rPr>
          <w:szCs w:val="28"/>
        </w:rPr>
        <w:t xml:space="preserve"> при этом должны удовлетворять условиям</w:t>
      </w:r>
      <w:r w:rsidRPr="006B6A49">
        <w:rPr>
          <w:szCs w:val="28"/>
        </w:rPr>
        <w:t>:</w:t>
      </w:r>
    </w:p>
    <w:p w14:paraId="7B400D46" w14:textId="77777777" w:rsidR="006B6A49" w:rsidRDefault="006B6A49" w:rsidP="007D063C">
      <w:pPr>
        <w:rPr>
          <w:szCs w:val="28"/>
        </w:rPr>
      </w:pPr>
    </w:p>
    <w:p w14:paraId="32530328" w14:textId="7A88CCBF" w:rsidR="002D12AF" w:rsidRPr="007D063C" w:rsidRDefault="006B6A49" w:rsidP="00136069">
      <w:pPr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GB"/>
            </w:rPr>
            <m:t>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</m:e>
          </m:d>
          <m:r>
            <w:rPr>
              <w:rFonts w:ascii="Cambria Math" w:hAnsi="Cambria Math"/>
              <w:szCs w:val="28"/>
              <w:lang w:val="en-GB"/>
            </w:rPr>
            <m:t>=0,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w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=Q,  E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GB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szCs w:val="28"/>
                  <w:lang w:val="en-GB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Cs w:val="28"/>
                      <w:lang w:val="en-GB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GB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/>
              <w:szCs w:val="28"/>
              <w:lang w:val="en-GB"/>
            </w:rPr>
            <m:t>=R.</m:t>
          </m:r>
        </m:oMath>
      </m:oMathPara>
    </w:p>
    <w:p w14:paraId="42A20CA3" w14:textId="5DCBA633" w:rsidR="002D12AF" w:rsidRPr="007D063C" w:rsidRDefault="002D12AF" w:rsidP="002D12AF">
      <w:pPr>
        <w:rPr>
          <w:szCs w:val="28"/>
        </w:rPr>
      </w:pPr>
    </w:p>
    <w:p w14:paraId="68B3DC53" w14:textId="57184846" w:rsidR="002D12AF" w:rsidRPr="007D063C" w:rsidRDefault="002D12AF" w:rsidP="002D12AF">
      <w:pPr>
        <w:rPr>
          <w:szCs w:val="28"/>
        </w:rPr>
      </w:pPr>
    </w:p>
    <w:p w14:paraId="5235E065" w14:textId="77777777" w:rsidR="00845E4E" w:rsidRPr="000D2085" w:rsidRDefault="00845E4E" w:rsidP="00845E4E">
      <w:pPr>
        <w:tabs>
          <w:tab w:val="left" w:pos="8356"/>
        </w:tabs>
        <w:ind w:firstLine="0"/>
        <w:rPr>
          <w:b/>
          <w:bCs/>
          <w:szCs w:val="28"/>
        </w:rPr>
      </w:pPr>
    </w:p>
    <w:p w14:paraId="0BD84486" w14:textId="77777777" w:rsidR="00136069" w:rsidRDefault="00136069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E35ACC9" w14:textId="2C2FF5F6" w:rsidR="00AD08AA" w:rsidRPr="00AD08AA" w:rsidRDefault="00AD08AA" w:rsidP="00845E4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КОМПОНЕНТЫ НАВИГАЦИОННОЙ СИСТЕМЫ</w:t>
      </w:r>
    </w:p>
    <w:p w14:paraId="2A8B273D" w14:textId="7EF8E9FE" w:rsidR="00A3344E" w:rsidRDefault="004F0FCE" w:rsidP="00845E4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t>ОПИСАНИЕ ОБЪЕКТА УПРАВЛЕНИЯ</w:t>
      </w:r>
      <w:r w:rsidRPr="00F33AA2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>ММТ</w:t>
      </w:r>
      <w:r w:rsidRPr="00F33AA2">
        <w:rPr>
          <w:b/>
          <w:bCs/>
          <w:szCs w:val="28"/>
        </w:rPr>
        <w:t>-</w:t>
      </w:r>
      <w:r>
        <w:rPr>
          <w:b/>
          <w:bCs/>
          <w:szCs w:val="28"/>
        </w:rPr>
        <w:t>300</w:t>
      </w:r>
    </w:p>
    <w:p w14:paraId="0CEE4E4D" w14:textId="44BA7DEC" w:rsidR="00A3344E" w:rsidRDefault="00A3344E" w:rsidP="00A3344E">
      <w:pPr>
        <w:tabs>
          <w:tab w:val="left" w:pos="8356"/>
        </w:tabs>
        <w:ind w:firstLine="709"/>
      </w:pPr>
      <w:r>
        <w:t>Комплекс поисково-обследовательского АНПА ММТ-300 предназначен для выполнения обследований дна и водной среды на глубинах до 300 м. Поисковые программы-задания (миссии) можно описать как движение АНПА галсами по обследуемому району с включением бортовых поисковых устройств (одного или нескольких) в заданные моменты времени и затем возвращение аппарата на обеспечивающее судно.</w:t>
      </w:r>
    </w:p>
    <w:p w14:paraId="772B9617" w14:textId="6D03A58F" w:rsidR="00AD08AA" w:rsidRPr="00637276" w:rsidRDefault="00BD0CA0" w:rsidP="00637276">
      <w:pPr>
        <w:tabs>
          <w:tab w:val="left" w:pos="8356"/>
        </w:tabs>
        <w:ind w:firstLine="709"/>
      </w:pPr>
      <w:r>
        <w:t xml:space="preserve">Расположение основных элементов АНПА показано на рисунке </w:t>
      </w:r>
      <w:r w:rsidR="00637276" w:rsidRPr="00637276">
        <w:t>4</w:t>
      </w:r>
      <w:r w:rsidR="00AD08AA" w:rsidRPr="00AD08AA">
        <w:t>:</w:t>
      </w:r>
      <w:r w:rsidR="00637276" w:rsidRPr="00637276">
        <w:t xml:space="preserve"> </w:t>
      </w:r>
      <w:r w:rsidR="00AD08AA">
        <w:t>1 – маршевые движители, 2 –</w:t>
      </w:r>
      <w:r w:rsidR="00AD08AA" w:rsidRPr="00AD08AA">
        <w:t xml:space="preserve"> </w:t>
      </w:r>
      <w:r w:rsidR="00AD08AA">
        <w:t xml:space="preserve">стабилизаторы, 3 – кормовой отсек, 4 – </w:t>
      </w:r>
      <w:proofErr w:type="spellStart"/>
      <w:r w:rsidR="00AD08AA">
        <w:t>герморазъем</w:t>
      </w:r>
      <w:proofErr w:type="spellEnd"/>
      <w:r w:rsidR="00AD08AA">
        <w:t xml:space="preserve"> заряда, 5 – крышка кормовая, 6 – отсек навигации и связи, 7 – антенна ГБО, 8 – отсек полезной нагрузки герметичный, 9 – крышка носовая, 10 – отсек полезной нагрузки забортный, 11 – подруливающее устройство горизонтальное, 12 – крышка отсека, 13 – </w:t>
      </w:r>
      <w:proofErr w:type="spellStart"/>
      <w:r w:rsidR="00AD08AA">
        <w:t>радиомодуль</w:t>
      </w:r>
      <w:proofErr w:type="spellEnd"/>
      <w:r w:rsidR="00AD08AA">
        <w:t xml:space="preserve">, 14, 16 – рым грузовой, 15 – отсек автопилота, 17 – подруливающее устройство вертикальное, 18, 22 – крышка отсека полезной нагрузки, 19 – рым буксировочный, 20 – механизм аварийного балласта, 21 – доплеровский лаг, 23 – антенны ЭЛС, 24 – </w:t>
      </w:r>
      <w:proofErr w:type="spellStart"/>
      <w:r w:rsidR="00AD08AA">
        <w:t>герморазъем</w:t>
      </w:r>
      <w:proofErr w:type="spellEnd"/>
      <w:r w:rsidR="00AD08AA">
        <w:t xml:space="preserve"> связи</w:t>
      </w:r>
      <w:r w:rsidR="00637276" w:rsidRPr="00637276">
        <w:t>.</w:t>
      </w:r>
    </w:p>
    <w:p w14:paraId="702BF673" w14:textId="77777777" w:rsidR="004F0FCE" w:rsidRDefault="004F0FCE" w:rsidP="00A3344E">
      <w:pPr>
        <w:tabs>
          <w:tab w:val="left" w:pos="8356"/>
        </w:tabs>
        <w:ind w:firstLine="709"/>
      </w:pPr>
    </w:p>
    <w:p w14:paraId="62AE813C" w14:textId="6CEA6557" w:rsidR="00BD0CA0" w:rsidRDefault="00BD0CA0" w:rsidP="00BD0CA0">
      <w:pPr>
        <w:tabs>
          <w:tab w:val="left" w:pos="8356"/>
        </w:tabs>
        <w:ind w:firstLine="0"/>
        <w:jc w:val="center"/>
      </w:pPr>
      <w:commentRangeStart w:id="4"/>
      <w:r>
        <w:rPr>
          <w:noProof/>
        </w:rPr>
        <w:drawing>
          <wp:inline distT="0" distB="0" distL="0" distR="0" wp14:anchorId="67DDAD51" wp14:editId="7C32BA0D">
            <wp:extent cx="5864469" cy="5099089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860" cy="51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00411F">
        <w:rPr>
          <w:rStyle w:val="a9"/>
        </w:rPr>
        <w:commentReference w:id="4"/>
      </w:r>
    </w:p>
    <w:p w14:paraId="3ACB4590" w14:textId="680FD801" w:rsidR="00BD0CA0" w:rsidRDefault="00BD0CA0" w:rsidP="00BD0CA0">
      <w:pPr>
        <w:tabs>
          <w:tab w:val="left" w:pos="8356"/>
        </w:tabs>
        <w:ind w:firstLine="0"/>
        <w:jc w:val="center"/>
      </w:pPr>
      <w:r>
        <w:t xml:space="preserve">Рисунок </w:t>
      </w:r>
      <w:r w:rsidR="00637276" w:rsidRPr="00637276">
        <w:t>4</w:t>
      </w:r>
      <w:r>
        <w:t xml:space="preserve"> – Расположение основных элементов АНПА </w:t>
      </w:r>
    </w:p>
    <w:p w14:paraId="7FCAA9B1" w14:textId="77777777" w:rsidR="004F0FCE" w:rsidRDefault="004F0FCE" w:rsidP="00F51040">
      <w:pPr>
        <w:tabs>
          <w:tab w:val="left" w:pos="8356"/>
        </w:tabs>
        <w:ind w:firstLine="0"/>
        <w:rPr>
          <w:b/>
          <w:bCs/>
          <w:szCs w:val="28"/>
        </w:rPr>
      </w:pPr>
    </w:p>
    <w:p w14:paraId="3915328C" w14:textId="4D65EDC0" w:rsidR="004F0FCE" w:rsidRPr="004F0FCE" w:rsidRDefault="004F0FCE" w:rsidP="00A3344E">
      <w:pPr>
        <w:tabs>
          <w:tab w:val="left" w:pos="8356"/>
        </w:tabs>
        <w:ind w:firstLine="709"/>
        <w:rPr>
          <w:b/>
          <w:bCs/>
        </w:rPr>
      </w:pPr>
      <w:r w:rsidRPr="004F0FCE">
        <w:rPr>
          <w:b/>
          <w:bCs/>
        </w:rPr>
        <w:lastRenderedPageBreak/>
        <w:t>Система программного управления и бортовой навигации</w:t>
      </w:r>
    </w:p>
    <w:p w14:paraId="034DC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(СБУН) предназначена для управления всеми системами аппарата во всех режимах работы АНПА. </w:t>
      </w:r>
    </w:p>
    <w:p w14:paraId="6AC9DB29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СБУН обеспечивает: </w:t>
      </w:r>
    </w:p>
    <w:p w14:paraId="0B16C73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выполнение заранее заложенной оператором программы-задания (миссии) АНПА с учетом имеющейся внешней обстановки; </w:t>
      </w:r>
    </w:p>
    <w:p w14:paraId="71FE352F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детектирование возникающих аварийных ситуаций и их адекватную их отработку; </w:t>
      </w:r>
    </w:p>
    <w:p w14:paraId="21DFC6F5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управление траекторным перемещением различных типов (движение заданным курсом/в точку в режимах стабилизации глубины/высоты над грунтом и т.п.); </w:t>
      </w:r>
    </w:p>
    <w:p w14:paraId="5A1F534F" w14:textId="77777777" w:rsidR="004F0FCE" w:rsidRDefault="004F0FCE" w:rsidP="00A3344E">
      <w:pPr>
        <w:tabs>
          <w:tab w:val="left" w:pos="8356"/>
        </w:tabs>
        <w:ind w:firstLine="709"/>
      </w:pPr>
      <w:r>
        <w:t>− управление поисковыми средствами и иным оборудованием полезной нагрузки (</w:t>
      </w:r>
      <w:proofErr w:type="spellStart"/>
      <w:r>
        <w:t>вкл</w:t>
      </w:r>
      <w:proofErr w:type="spellEnd"/>
      <w:r>
        <w:t>/</w:t>
      </w:r>
      <w:proofErr w:type="spellStart"/>
      <w:r>
        <w:t>выкл</w:t>
      </w:r>
      <w:proofErr w:type="spellEnd"/>
      <w:r>
        <w:t xml:space="preserve"> фотосистемы или гидролокатора бокового обзора, перевод их в различные режимы функционирования); </w:t>
      </w:r>
    </w:p>
    <w:p w14:paraId="71B045E8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комплексирование информации от магнитного компаса, датчиков ориентации, доплеровского лага, датчика глубины, а также GPS (на поверхности); </w:t>
      </w:r>
    </w:p>
    <w:p w14:paraId="7439442B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определение результирующего местоположения АНПА в географических координатах. </w:t>
      </w:r>
    </w:p>
    <w:p w14:paraId="191B76BE" w14:textId="77777777" w:rsidR="004F0FCE" w:rsidRDefault="004F0FCE" w:rsidP="00A3344E">
      <w:pPr>
        <w:tabs>
          <w:tab w:val="left" w:pos="8356"/>
        </w:tabs>
        <w:ind w:firstLine="709"/>
      </w:pPr>
      <w:r>
        <w:t xml:space="preserve">Система бортового управления и навигации включает в свой состав: </w:t>
      </w:r>
    </w:p>
    <w:p w14:paraId="56E1933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аварийные датчики и исполнительные устройства; </w:t>
      </w:r>
    </w:p>
    <w:p w14:paraId="5FC06D9A" w14:textId="024C8BDF" w:rsidR="004F0FCE" w:rsidRDefault="004F0FCE" w:rsidP="00A3344E">
      <w:pPr>
        <w:tabs>
          <w:tab w:val="left" w:pos="8356"/>
        </w:tabs>
        <w:ind w:firstLine="709"/>
      </w:pPr>
      <w:r>
        <w:t xml:space="preserve">− магнитный компас и датчики ориентации (датчик крена, датчик дифферента, датчики угловых скоростей курса и дифферента, магнитный компас); </w:t>
      </w:r>
    </w:p>
    <w:p w14:paraId="5DE63F5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</w:t>
      </w:r>
      <w:proofErr w:type="spellStart"/>
      <w:r>
        <w:t>радиомодуль</w:t>
      </w:r>
      <w:proofErr w:type="spellEnd"/>
      <w:r>
        <w:t xml:space="preserve"> (бортовые элементы системы радиосвязи, приемник спутниковой навигации (GPS/ГJIOHACC) и проблесковый </w:t>
      </w:r>
      <w:proofErr w:type="spellStart"/>
      <w:r>
        <w:t>светомаяк</w:t>
      </w:r>
      <w:proofErr w:type="spellEnd"/>
      <w:r>
        <w:t xml:space="preserve">); </w:t>
      </w:r>
    </w:p>
    <w:p w14:paraId="7FCA3461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датчик глубины; </w:t>
      </w:r>
    </w:p>
    <w:p w14:paraId="7E8CE1F6" w14:textId="77777777" w:rsidR="004F0FCE" w:rsidRDefault="004F0FCE" w:rsidP="00A3344E">
      <w:pPr>
        <w:tabs>
          <w:tab w:val="left" w:pos="8356"/>
        </w:tabs>
        <w:ind w:firstLine="709"/>
      </w:pPr>
      <w:r>
        <w:t xml:space="preserve">− доплеровский лаг, имеющий следующие характеристики: </w:t>
      </w:r>
    </w:p>
    <w:p w14:paraId="269A8052" w14:textId="77777777" w:rsidR="003E6E67" w:rsidRDefault="004F0FCE" w:rsidP="00A3344E">
      <w:pPr>
        <w:tabs>
          <w:tab w:val="left" w:pos="8356"/>
        </w:tabs>
        <w:ind w:firstLine="709"/>
      </w:pPr>
      <w:r>
        <w:t xml:space="preserve">− частота – 700 кГц; </w:t>
      </w:r>
    </w:p>
    <w:p w14:paraId="1FFE6DD7" w14:textId="29AB2AED" w:rsidR="004F0FCE" w:rsidRDefault="004F0FCE" w:rsidP="00A3344E">
      <w:pPr>
        <w:tabs>
          <w:tab w:val="left" w:pos="8356"/>
        </w:tabs>
        <w:ind w:firstLine="709"/>
      </w:pPr>
      <w:r>
        <w:t xml:space="preserve">− максимальное </w:t>
      </w:r>
      <w:proofErr w:type="spellStart"/>
      <w:r>
        <w:t>отстояние</w:t>
      </w:r>
      <w:proofErr w:type="spellEnd"/>
      <w:r>
        <w:t xml:space="preserve"> от грунта – 60 м; </w:t>
      </w:r>
    </w:p>
    <w:p w14:paraId="718CAC04" w14:textId="77777777" w:rsidR="004F0FCE" w:rsidRDefault="004F0FCE" w:rsidP="00A3344E">
      <w:pPr>
        <w:tabs>
          <w:tab w:val="left" w:pos="8356"/>
        </w:tabs>
        <w:ind w:firstLine="709"/>
      </w:pPr>
      <w:r w:rsidRPr="00E8171F">
        <w:t>− диапазон измеряемых скоростей – 0 …2 м/с;</w:t>
      </w:r>
      <w:r>
        <w:t xml:space="preserve"> </w:t>
      </w:r>
    </w:p>
    <w:p w14:paraId="5A5EC134" w14:textId="4EED2FD6" w:rsidR="004F0FCE" w:rsidRDefault="004F0FCE" w:rsidP="00A3344E">
      <w:pPr>
        <w:tabs>
          <w:tab w:val="left" w:pos="8356"/>
        </w:tabs>
        <w:ind w:firstLine="709"/>
      </w:pPr>
      <w:r>
        <w:t>Магнитный компас и датчики ориентации предназначены для определения магнитного курса, крена и дифферента АНПА и используются для обеспечения траекторного движения АНПА.</w:t>
      </w:r>
    </w:p>
    <w:p w14:paraId="0DAEC822" w14:textId="77777777" w:rsidR="004F0FCE" w:rsidRDefault="004F0FCE" w:rsidP="00A3344E">
      <w:pPr>
        <w:tabs>
          <w:tab w:val="left" w:pos="8356"/>
        </w:tabs>
        <w:ind w:firstLine="709"/>
      </w:pPr>
      <w:r>
        <w:t xml:space="preserve">Доплеровский лаг предназначен для определения вектора абсолютной скорости АНПА. </w:t>
      </w:r>
    </w:p>
    <w:p w14:paraId="580A4AD5" w14:textId="1DE5A319" w:rsidR="004F0FCE" w:rsidRDefault="004F0FCE" w:rsidP="00A3344E">
      <w:pPr>
        <w:tabs>
          <w:tab w:val="left" w:pos="8356"/>
        </w:tabs>
        <w:ind w:firstLine="709"/>
      </w:pPr>
      <w:r>
        <w:t xml:space="preserve">Система радиосвязи предназначена для обеспечения связи АНПА-судно со скоростью не менее 10 </w:t>
      </w:r>
      <w:proofErr w:type="spellStart"/>
      <w:r>
        <w:t>МБит</w:t>
      </w:r>
      <w:proofErr w:type="spellEnd"/>
      <w:r>
        <w:t xml:space="preserve"> на дистанции до 400 м (при нахождении АНПА на поверхности). </w:t>
      </w:r>
    </w:p>
    <w:p w14:paraId="7C510DB7" w14:textId="3D2F3B7F" w:rsidR="004F0FCE" w:rsidRDefault="004F0FCE" w:rsidP="00A3344E">
      <w:pPr>
        <w:tabs>
          <w:tab w:val="left" w:pos="8356"/>
        </w:tabs>
        <w:ind w:firstLine="709"/>
      </w:pPr>
      <w:r>
        <w:t>Приемник спутниковой навигации (GPS/TJIOHACC) предназначен для определения географических координат АНПА при нахождении его на поверхности.</w:t>
      </w:r>
    </w:p>
    <w:p w14:paraId="74B430D8" w14:textId="2D8BEB8D" w:rsidR="004F0FCE" w:rsidRDefault="004F0FCE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6BD84621" w14:textId="63074BE2" w:rsidR="005A6822" w:rsidRDefault="005A6822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29F70C86" w14:textId="77777777" w:rsidR="005A6822" w:rsidRDefault="005A6822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39864EDB" w14:textId="77777777" w:rsidR="00AF14F1" w:rsidRDefault="00AF14F1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A38FE35" w14:textId="62A9B006" w:rsidR="00626001" w:rsidRPr="00626001" w:rsidRDefault="00626001" w:rsidP="00626001">
      <w:pPr>
        <w:spacing w:after="160" w:line="259" w:lineRule="auto"/>
        <w:ind w:firstLine="709"/>
        <w:jc w:val="left"/>
        <w:rPr>
          <w:b/>
          <w:bCs/>
        </w:rPr>
      </w:pPr>
      <w:r w:rsidRPr="00626001">
        <w:rPr>
          <w:b/>
          <w:bCs/>
        </w:rPr>
        <w:lastRenderedPageBreak/>
        <w:t>Движительно-рулевой комплекс</w:t>
      </w:r>
    </w:p>
    <w:p w14:paraId="22D2CE24" w14:textId="27B06A3E" w:rsidR="00626001" w:rsidRDefault="00626001" w:rsidP="00626001">
      <w:pPr>
        <w:spacing w:after="160" w:line="259" w:lineRule="auto"/>
        <w:ind w:firstLine="709"/>
      </w:pPr>
      <w:r>
        <w:t>Движительно-рулевой комплекс (ДРК) является программно-управляемым исполнительным устройством.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каналов. Кормовые движители расположены попарно в горизонтальной и вертикальной плоскостях под углом 22,5</w:t>
      </w:r>
      <w:r>
        <w:sym w:font="Symbol" w:char="F0B0"/>
      </w:r>
      <w:r>
        <w:t xml:space="preserve"> к продольной оси аппарата. Такая движительная схема позволяет создать произвольные упоры и моменты для управления АНПА, а также реализовывать различные режимы движения.</w:t>
      </w:r>
    </w:p>
    <w:p w14:paraId="5C42E3AD" w14:textId="77777777" w:rsidR="00626001" w:rsidRDefault="00626001" w:rsidP="00626001">
      <w:pPr>
        <w:spacing w:after="160" w:line="259" w:lineRule="auto"/>
        <w:ind w:firstLine="709"/>
      </w:pPr>
      <w:r>
        <w:t xml:space="preserve">Управление движением АНПА осуществляется по пяти степеням свободы. Диапазон допустимых значений для заданных продольной скорости составляет 0─2,0 м/с. </w:t>
      </w:r>
    </w:p>
    <w:p w14:paraId="35E89FFF" w14:textId="6926B5D2" w:rsidR="00626001" w:rsidRDefault="00626001" w:rsidP="00626001">
      <w:pPr>
        <w:spacing w:after="160" w:line="259" w:lineRule="auto"/>
        <w:ind w:firstLine="709"/>
      </w:pPr>
      <w:r>
        <w:t>Заглубление с поверхности воды АНПА осуществляется с использованием вертикального подруливающего устройства (ВПУ). Далее погружение АНПА выполняется под управлением маршевых движителей.</w:t>
      </w:r>
    </w:p>
    <w:p w14:paraId="7589FBA9" w14:textId="77777777" w:rsidR="00333AE8" w:rsidRDefault="00333AE8" w:rsidP="00F51040">
      <w:pPr>
        <w:spacing w:line="259" w:lineRule="auto"/>
        <w:ind w:firstLine="0"/>
      </w:pPr>
    </w:p>
    <w:p w14:paraId="422197B7" w14:textId="77777777" w:rsidR="00333AE8" w:rsidRPr="00A3344E" w:rsidRDefault="00333AE8" w:rsidP="00333AE8">
      <w:pPr>
        <w:ind w:firstLine="709"/>
        <w:rPr>
          <w:b/>
          <w:bCs/>
        </w:rPr>
      </w:pPr>
      <w:r w:rsidRPr="00A3344E">
        <w:rPr>
          <w:b/>
          <w:bCs/>
        </w:rPr>
        <w:t>Гидроакустическая система навигации и связи (опция)</w:t>
      </w:r>
    </w:p>
    <w:p w14:paraId="1DC62691" w14:textId="77777777" w:rsidR="00333AE8" w:rsidRDefault="00333AE8" w:rsidP="00333AE8">
      <w:pPr>
        <w:ind w:firstLine="709"/>
      </w:pPr>
      <w:r>
        <w:t>ГАНС обеспечивает слежение за аппаратом, а также периодическую коррекцию в определении бортовых координат АНПА. Погрешность определения дистанции значительно зависит от гидрологических условий района работ, а также от погрешности заданной скорости звука. При отсутствии ГАНС АНПА использует счисление (с использованием показаний магнитного компаса (МК), датчика глубины (ДГ) и доплеровского лага (ДЛ)) и GNSS (на поверхности) для определения собственных координат.</w:t>
      </w:r>
    </w:p>
    <w:p w14:paraId="55C24F68" w14:textId="20EE6772" w:rsidR="00333AE8" w:rsidRPr="00637276" w:rsidRDefault="00333AE8" w:rsidP="00333AE8">
      <w:pPr>
        <w:ind w:firstLine="709"/>
      </w:pPr>
      <w:r>
        <w:t>Характеристики ГАНС сведены в таблицу</w:t>
      </w:r>
      <w:r w:rsidR="00637276" w:rsidRPr="00637276">
        <w:t xml:space="preserve"> 1.</w:t>
      </w:r>
    </w:p>
    <w:p w14:paraId="1A6D349B" w14:textId="77777777" w:rsidR="00333AE8" w:rsidRDefault="00333AE8" w:rsidP="00333AE8">
      <w:pPr>
        <w:ind w:firstLine="0"/>
      </w:pPr>
    </w:p>
    <w:p w14:paraId="79B86478" w14:textId="7CB676CF" w:rsidR="00333AE8" w:rsidRPr="00AD08AA" w:rsidRDefault="00333AE8" w:rsidP="00AD08AA">
      <w:pPr>
        <w:tabs>
          <w:tab w:val="left" w:pos="8356"/>
        </w:tabs>
        <w:ind w:firstLine="0"/>
        <w:rPr>
          <w:szCs w:val="28"/>
        </w:rPr>
      </w:pPr>
      <w:r>
        <w:t>Таблица</w:t>
      </w:r>
      <w:r w:rsidRPr="00333AE8">
        <w:t xml:space="preserve"> </w:t>
      </w:r>
      <w:r>
        <w:t>1</w:t>
      </w:r>
      <w:r w:rsidRPr="00333AE8">
        <w:rPr>
          <w:szCs w:val="28"/>
        </w:rPr>
        <w:t xml:space="preserve"> – </w:t>
      </w:r>
      <w:r>
        <w:t>Характеристики ГАНС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74"/>
        <w:gridCol w:w="3822"/>
      </w:tblGrid>
      <w:tr w:rsidR="008244E0" w14:paraId="6EA3C6FC" w14:textId="77777777" w:rsidTr="00AD08AA">
        <w:tc>
          <w:tcPr>
            <w:tcW w:w="6374" w:type="dxa"/>
          </w:tcPr>
          <w:p w14:paraId="5ACC400B" w14:textId="263481A1" w:rsidR="008244E0" w:rsidRPr="008244E0" w:rsidRDefault="008244E0" w:rsidP="00F51040">
            <w:pPr>
              <w:ind w:firstLine="0"/>
              <w:jc w:val="center"/>
            </w:pPr>
            <w:r>
              <w:t>Наименование параметров</w:t>
            </w:r>
          </w:p>
        </w:tc>
        <w:tc>
          <w:tcPr>
            <w:tcW w:w="3822" w:type="dxa"/>
          </w:tcPr>
          <w:p w14:paraId="68C1D20A" w14:textId="722871CB" w:rsidR="008244E0" w:rsidRDefault="00AD08AA" w:rsidP="00F51040">
            <w:pPr>
              <w:ind w:firstLine="0"/>
              <w:jc w:val="center"/>
            </w:pPr>
            <w:r>
              <w:t>Значение параметров</w:t>
            </w:r>
          </w:p>
        </w:tc>
      </w:tr>
      <w:tr w:rsidR="008244E0" w14:paraId="5B1D7513" w14:textId="77777777" w:rsidTr="00AD08AA">
        <w:tc>
          <w:tcPr>
            <w:tcW w:w="6374" w:type="dxa"/>
          </w:tcPr>
          <w:p w14:paraId="1C15AD55" w14:textId="0B503DE4" w:rsidR="008244E0" w:rsidRDefault="008244E0" w:rsidP="00333AE8">
            <w:pPr>
              <w:ind w:firstLine="0"/>
            </w:pPr>
            <w:r>
              <w:t>Рабочая глубина, м</w:t>
            </w:r>
          </w:p>
        </w:tc>
        <w:tc>
          <w:tcPr>
            <w:tcW w:w="3822" w:type="dxa"/>
          </w:tcPr>
          <w:p w14:paraId="06A74C0E" w14:textId="7B4E1354" w:rsidR="008244E0" w:rsidRDefault="00AD08AA" w:rsidP="00333AE8">
            <w:pPr>
              <w:ind w:firstLine="0"/>
            </w:pPr>
            <w:r>
              <w:t>до 300</w:t>
            </w:r>
          </w:p>
        </w:tc>
      </w:tr>
      <w:tr w:rsidR="008244E0" w14:paraId="2CE91847" w14:textId="77777777" w:rsidTr="00AD08AA">
        <w:tc>
          <w:tcPr>
            <w:tcW w:w="6374" w:type="dxa"/>
          </w:tcPr>
          <w:p w14:paraId="14213864" w14:textId="084604CB" w:rsidR="008244E0" w:rsidRDefault="008244E0" w:rsidP="00333AE8">
            <w:pPr>
              <w:ind w:firstLine="0"/>
            </w:pPr>
            <w:r>
              <w:t>Дальность действия (наклонная), км</w:t>
            </w:r>
          </w:p>
        </w:tc>
        <w:tc>
          <w:tcPr>
            <w:tcW w:w="3822" w:type="dxa"/>
          </w:tcPr>
          <w:p w14:paraId="597D09AD" w14:textId="628CFC42" w:rsidR="008244E0" w:rsidRDefault="00AD08AA" w:rsidP="00333AE8">
            <w:pPr>
              <w:ind w:firstLine="0"/>
            </w:pPr>
            <w:r>
              <w:t>до 3,5</w:t>
            </w:r>
          </w:p>
        </w:tc>
      </w:tr>
      <w:tr w:rsidR="008244E0" w14:paraId="5400981A" w14:textId="77777777" w:rsidTr="00AD08AA">
        <w:tc>
          <w:tcPr>
            <w:tcW w:w="6374" w:type="dxa"/>
          </w:tcPr>
          <w:p w14:paraId="05551AE3" w14:textId="453C4370" w:rsidR="008244E0" w:rsidRDefault="008244E0" w:rsidP="00333AE8">
            <w:pPr>
              <w:ind w:firstLine="0"/>
            </w:pPr>
            <w:r>
              <w:t>Погрешность измерения наклонной дальности, м</w:t>
            </w:r>
          </w:p>
        </w:tc>
        <w:tc>
          <w:tcPr>
            <w:tcW w:w="3822" w:type="dxa"/>
          </w:tcPr>
          <w:p w14:paraId="2CF527B2" w14:textId="51B2B520" w:rsidR="008244E0" w:rsidRDefault="00AD08AA" w:rsidP="00333AE8">
            <w:pPr>
              <w:ind w:firstLine="0"/>
            </w:pPr>
            <w:r>
              <w:t>не более 0,01</w:t>
            </w:r>
          </w:p>
        </w:tc>
      </w:tr>
      <w:tr w:rsidR="008244E0" w14:paraId="00224663" w14:textId="77777777" w:rsidTr="00AD08AA">
        <w:tc>
          <w:tcPr>
            <w:tcW w:w="6374" w:type="dxa"/>
          </w:tcPr>
          <w:p w14:paraId="35D7FF61" w14:textId="4A791F68" w:rsidR="008244E0" w:rsidRDefault="008244E0" w:rsidP="00333AE8">
            <w:pPr>
              <w:ind w:firstLine="0"/>
            </w:pPr>
            <w:r>
              <w:t>Рабочая частота, кГц</w:t>
            </w:r>
          </w:p>
        </w:tc>
        <w:tc>
          <w:tcPr>
            <w:tcW w:w="3822" w:type="dxa"/>
          </w:tcPr>
          <w:p w14:paraId="3A6CEF3A" w14:textId="396AD21D" w:rsidR="008244E0" w:rsidRDefault="00AD08AA" w:rsidP="00333AE8">
            <w:pPr>
              <w:ind w:firstLine="0"/>
            </w:pPr>
            <w:r>
              <w:t>18 … 34</w:t>
            </w:r>
          </w:p>
        </w:tc>
      </w:tr>
      <w:tr w:rsidR="008244E0" w14:paraId="77A7C7DE" w14:textId="77777777" w:rsidTr="00AD08AA">
        <w:tc>
          <w:tcPr>
            <w:tcW w:w="6374" w:type="dxa"/>
          </w:tcPr>
          <w:p w14:paraId="3DF2EDED" w14:textId="6CD4898A" w:rsidR="008244E0" w:rsidRDefault="008244E0" w:rsidP="00333AE8">
            <w:pPr>
              <w:ind w:firstLine="0"/>
            </w:pPr>
            <w:r>
              <w:t>Погрешность измерения пеленга, град</w:t>
            </w:r>
          </w:p>
        </w:tc>
        <w:tc>
          <w:tcPr>
            <w:tcW w:w="3822" w:type="dxa"/>
          </w:tcPr>
          <w:p w14:paraId="2B9E6C26" w14:textId="14FC636E" w:rsidR="008244E0" w:rsidRDefault="00AD08AA" w:rsidP="00333AE8">
            <w:pPr>
              <w:ind w:firstLine="0"/>
            </w:pPr>
            <w:r>
              <w:t>0,1</w:t>
            </w:r>
          </w:p>
        </w:tc>
      </w:tr>
      <w:tr w:rsidR="008244E0" w14:paraId="1353DA61" w14:textId="77777777" w:rsidTr="00AD08AA">
        <w:tc>
          <w:tcPr>
            <w:tcW w:w="6374" w:type="dxa"/>
          </w:tcPr>
          <w:p w14:paraId="7AAB7639" w14:textId="44BB75CE" w:rsidR="008244E0" w:rsidRDefault="00AD08AA" w:rsidP="00333AE8">
            <w:pPr>
              <w:ind w:firstLine="0"/>
            </w:pPr>
            <w:r>
              <w:t>Скорость передачи данных, кбит/с</w:t>
            </w:r>
          </w:p>
        </w:tc>
        <w:tc>
          <w:tcPr>
            <w:tcW w:w="3822" w:type="dxa"/>
          </w:tcPr>
          <w:p w14:paraId="1EE35C2D" w14:textId="304FA562" w:rsidR="008244E0" w:rsidRDefault="00AD08AA" w:rsidP="00333AE8">
            <w:pPr>
              <w:ind w:firstLine="0"/>
            </w:pPr>
            <w:r>
              <w:t>до 13,9</w:t>
            </w:r>
          </w:p>
        </w:tc>
      </w:tr>
    </w:tbl>
    <w:p w14:paraId="22E56EFC" w14:textId="77777777" w:rsidR="00F51040" w:rsidRDefault="00F51040" w:rsidP="004F0FCE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3FBFF2FB" w14:textId="77777777" w:rsidR="00B34874" w:rsidRDefault="00B3487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9D0D3EA" w14:textId="46FBAA45" w:rsidR="004F0FCE" w:rsidRPr="00F33AA2" w:rsidRDefault="004F0FCE" w:rsidP="004F0FC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МАТЕМАТИЧЕСКАЯ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МОДЕЛЬ</w:t>
      </w:r>
      <w:r w:rsidRPr="00F33AA2"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  <w:lang w:val="en-US"/>
        </w:rPr>
        <w:t>MMT</w:t>
      </w:r>
      <w:r w:rsidRPr="00F33AA2">
        <w:rPr>
          <w:b/>
          <w:bCs/>
          <w:szCs w:val="28"/>
          <w:lang w:val="en-US"/>
        </w:rPr>
        <w:t>-300</w:t>
      </w:r>
    </w:p>
    <w:p w14:paraId="0ED8C62B" w14:textId="2384A38F" w:rsidR="00E061E6" w:rsidRPr="009C1F19" w:rsidRDefault="009C1F19" w:rsidP="00E061E6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  <w:t xml:space="preserve">Основные параметры подводного аппарата </w:t>
      </w:r>
      <w:r>
        <w:rPr>
          <w:szCs w:val="28"/>
          <w:lang w:val="en-US"/>
        </w:rPr>
        <w:t>MMT</w:t>
      </w:r>
      <w:r w:rsidRPr="009C1F19">
        <w:rPr>
          <w:szCs w:val="28"/>
        </w:rPr>
        <w:t xml:space="preserve">-300 </w:t>
      </w:r>
      <w:r>
        <w:rPr>
          <w:szCs w:val="28"/>
        </w:rPr>
        <w:t>сведены в таблицу 2.</w:t>
      </w:r>
    </w:p>
    <w:p w14:paraId="758785C8" w14:textId="10BF2C5A" w:rsidR="00E061E6" w:rsidRPr="00E061E6" w:rsidRDefault="00E061E6" w:rsidP="00E061E6">
      <w:pPr>
        <w:spacing w:after="160" w:line="259" w:lineRule="auto"/>
        <w:ind w:firstLine="0"/>
        <w:rPr>
          <w:szCs w:val="28"/>
          <w:lang w:val="en-US"/>
        </w:rPr>
      </w:pPr>
      <w:r>
        <w:rPr>
          <w:szCs w:val="28"/>
        </w:rPr>
        <w:t>Таблица</w:t>
      </w:r>
      <w:r w:rsidR="00F51040">
        <w:rPr>
          <w:szCs w:val="28"/>
          <w:lang w:val="en-US"/>
        </w:rPr>
        <w:t xml:space="preserve"> 2</w:t>
      </w:r>
      <w:r>
        <w:rPr>
          <w:szCs w:val="28"/>
        </w:rPr>
        <w:t xml:space="preserve"> – Параметры </w:t>
      </w:r>
      <w:r>
        <w:rPr>
          <w:szCs w:val="28"/>
          <w:lang w:val="en-US"/>
        </w:rPr>
        <w:t>AUV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417"/>
        <w:gridCol w:w="1985"/>
        <w:gridCol w:w="2126"/>
        <w:gridCol w:w="1979"/>
      </w:tblGrid>
      <w:tr w:rsidR="00F51040" w14:paraId="1C618CF6" w14:textId="77777777" w:rsidTr="00F51040">
        <w:tc>
          <w:tcPr>
            <w:tcW w:w="1413" w:type="dxa"/>
            <w:vAlign w:val="center"/>
          </w:tcPr>
          <w:p w14:paraId="6B244403" w14:textId="3D2C4E51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695218C1" w14:textId="032325E2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0D8C9316" w14:textId="2E149FF5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64F366D7" w14:textId="6D6506A7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масс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68BD3A9E" w14:textId="1C9CD0D8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Вектор центра плавучести</w:t>
            </w:r>
            <w:r w:rsidR="00F51040">
              <w:rPr>
                <w:szCs w:val="28"/>
              </w:rPr>
              <w:t xml:space="preserve">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E7EAA8C" w14:textId="7681478B" w:rsidR="00E061E6" w:rsidRPr="00F51040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Плавучесть</w:t>
            </w:r>
            <w:r w:rsidR="00F51040">
              <w:rPr>
                <w:szCs w:val="28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F51040" w14:paraId="31FCF729" w14:textId="77777777" w:rsidTr="00F51040">
        <w:tc>
          <w:tcPr>
            <w:tcW w:w="1413" w:type="dxa"/>
            <w:vAlign w:val="center"/>
          </w:tcPr>
          <w:p w14:paraId="65697382" w14:textId="4C229176" w:rsidR="00E061E6" w:rsidRP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150 </w:t>
            </w:r>
            <w:r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198140A2" w14:textId="464017BD" w:rsidR="00E061E6" w:rsidRDefault="00E061E6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3.081 м</w:t>
            </w:r>
          </w:p>
        </w:tc>
        <w:tc>
          <w:tcPr>
            <w:tcW w:w="1417" w:type="dxa"/>
            <w:vAlign w:val="center"/>
          </w:tcPr>
          <w:p w14:paraId="0E994ABD" w14:textId="35A964F2" w:rsidR="00E061E6" w:rsidRDefault="00F51040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0,147 м</w:t>
            </w:r>
          </w:p>
        </w:tc>
        <w:tc>
          <w:tcPr>
            <w:tcW w:w="1985" w:type="dxa"/>
            <w:vAlign w:val="center"/>
          </w:tcPr>
          <w:p w14:paraId="29D4FDDE" w14:textId="05743D08" w:rsidR="00E061E6" w:rsidRDefault="00210489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6B1BF2E1" w14:textId="7373B628" w:rsidR="00E061E6" w:rsidRDefault="00210489" w:rsidP="00F51040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.07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2A419BA6" w14:textId="5C953DE3" w:rsidR="00E061E6" w:rsidRPr="00F51040" w:rsidRDefault="00F51040" w:rsidP="00F51040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m:oMath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g</m:t>
              </m:r>
            </m:oMath>
            <w:r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Н</w:t>
            </w:r>
          </w:p>
        </w:tc>
      </w:tr>
    </w:tbl>
    <w:p w14:paraId="518C41E6" w14:textId="77777777" w:rsidR="00E061E6" w:rsidRPr="00E061E6" w:rsidRDefault="00E061E6" w:rsidP="00845E4E">
      <w:pPr>
        <w:tabs>
          <w:tab w:val="left" w:pos="8356"/>
        </w:tabs>
        <w:ind w:firstLine="709"/>
        <w:jc w:val="left"/>
      </w:pPr>
    </w:p>
    <w:p w14:paraId="79E24FF2" w14:textId="292CF548" w:rsidR="00125CE4" w:rsidRPr="00B34874" w:rsidRDefault="00B34874" w:rsidP="00845E4E">
      <w:pPr>
        <w:tabs>
          <w:tab w:val="left" w:pos="8356"/>
        </w:tabs>
        <w:ind w:firstLine="709"/>
        <w:jc w:val="left"/>
        <w:rPr>
          <w:b/>
          <w:bCs/>
          <w:szCs w:val="28"/>
          <w:lang w:val="en-US"/>
        </w:rPr>
      </w:pPr>
      <w:r w:rsidRPr="00B34874">
        <w:rPr>
          <w:b/>
          <w:bCs/>
          <w:szCs w:val="28"/>
        </w:rPr>
        <w:t>Матрица распределения движителей</w:t>
      </w:r>
    </w:p>
    <w:p w14:paraId="19B01137" w14:textId="7E65CD78" w:rsidR="00845E4E" w:rsidRDefault="00DA6678" w:rsidP="00DA6678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Зная геометрические и физические параметры движителей, возможно определить </w:t>
      </w:r>
      <w:r w:rsidR="00B34874">
        <w:rPr>
          <w:szCs w:val="28"/>
        </w:rPr>
        <w:t>м</w:t>
      </w:r>
      <w:r w:rsidR="00B34874" w:rsidRPr="00B34874">
        <w:rPr>
          <w:szCs w:val="28"/>
        </w:rPr>
        <w:t>атриц</w:t>
      </w:r>
      <w:r w:rsidR="00B34874">
        <w:rPr>
          <w:szCs w:val="28"/>
        </w:rPr>
        <w:t>у</w:t>
      </w:r>
      <w:r w:rsidR="00B34874" w:rsidRPr="00B34874">
        <w:rPr>
          <w:szCs w:val="28"/>
        </w:rPr>
        <w:t xml:space="preserve"> распределения движителей</w:t>
      </w:r>
      <w:r w:rsidR="00B34874" w:rsidRPr="000A7AAA">
        <w:rPr>
          <w:szCs w:val="28"/>
        </w:rPr>
        <w:t xml:space="preserve"> </w:t>
      </w:r>
      <w:r w:rsidR="00125CE4" w:rsidRPr="00125CE4">
        <w:rPr>
          <w:szCs w:val="28"/>
        </w:rPr>
        <w:t>(4)</w:t>
      </w:r>
      <w:r w:rsidRPr="00DA6678">
        <w:rPr>
          <w:szCs w:val="28"/>
        </w:rPr>
        <w:t xml:space="preserve"> </w:t>
      </w:r>
      <w:r>
        <w:rPr>
          <w:szCs w:val="28"/>
        </w:rPr>
        <w:t>по следующему выражению</w:t>
      </w:r>
    </w:p>
    <w:p w14:paraId="674D1DE3" w14:textId="77777777" w:rsidR="00DA6678" w:rsidRDefault="00DA6678" w:rsidP="00845E4E">
      <w:pPr>
        <w:tabs>
          <w:tab w:val="left" w:pos="8356"/>
        </w:tabs>
        <w:ind w:firstLine="709"/>
        <w:jc w:val="left"/>
        <w:rPr>
          <w:szCs w:val="28"/>
        </w:rPr>
      </w:pPr>
    </w:p>
    <w:p w14:paraId="431756F8" w14:textId="717034E4" w:rsidR="00C4209D" w:rsidRPr="00C4209D" w:rsidRDefault="00210489" w:rsidP="00DA6678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9</m:t>
                  </m:r>
                </m:e>
              </m:d>
            </m:e>
          </m:eqArr>
        </m:oMath>
      </m:oMathPara>
    </w:p>
    <w:p w14:paraId="6DDF2874" w14:textId="77777777" w:rsidR="00DA6678" w:rsidRDefault="00DA6678" w:rsidP="00DA6678">
      <w:pPr>
        <w:tabs>
          <w:tab w:val="left" w:pos="8356"/>
        </w:tabs>
        <w:ind w:firstLine="0"/>
        <w:jc w:val="left"/>
        <w:rPr>
          <w:szCs w:val="28"/>
        </w:rPr>
      </w:pPr>
    </w:p>
    <w:p w14:paraId="6752274B" w14:textId="1AB4B559" w:rsidR="00DA6678" w:rsidRDefault="00DA6678" w:rsidP="00711497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DA6678">
        <w:rPr>
          <w:szCs w:val="28"/>
        </w:rPr>
        <w:t xml:space="preserve"> – </w:t>
      </w:r>
      <w:r>
        <w:rPr>
          <w:szCs w:val="28"/>
        </w:rPr>
        <w:t xml:space="preserve">это сила, создаваемая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Pr="00DA6678">
        <w:rPr>
          <w:szCs w:val="28"/>
        </w:rPr>
        <w:t>-</w:t>
      </w:r>
      <w:r>
        <w:rPr>
          <w:szCs w:val="28"/>
        </w:rPr>
        <w:t>м движителем,</w:t>
      </w:r>
    </w:p>
    <w:p w14:paraId="219DE33D" w14:textId="2B7492A6" w:rsidR="00DA6678" w:rsidRDefault="00210489" w:rsidP="00711497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="00DA6678" w:rsidRPr="00DA6678">
        <w:rPr>
          <w:szCs w:val="28"/>
        </w:rPr>
        <w:t xml:space="preserve"> – </w:t>
      </w:r>
      <w:r w:rsidR="00DA6678">
        <w:rPr>
          <w:szCs w:val="28"/>
        </w:rPr>
        <w:t xml:space="preserve">это геометрическое положение точки создаваемой силы </w:t>
      </w:r>
      <m:oMath>
        <m:r>
          <w:rPr>
            <w:rFonts w:ascii="Cambria Math" w:hAnsi="Cambria Math"/>
            <w:szCs w:val="28"/>
            <w:lang w:val="en-US"/>
          </w:rPr>
          <m:t>i</m:t>
        </m:r>
      </m:oMath>
      <w:r w:rsidR="00DA6678" w:rsidRPr="00DA6678">
        <w:rPr>
          <w:szCs w:val="28"/>
        </w:rPr>
        <w:t>-</w:t>
      </w:r>
      <w:proofErr w:type="spellStart"/>
      <w:r w:rsidR="00DA6678">
        <w:rPr>
          <w:szCs w:val="28"/>
        </w:rPr>
        <w:t>го</w:t>
      </w:r>
      <w:proofErr w:type="spellEnd"/>
      <w:r w:rsidR="00DA6678">
        <w:rPr>
          <w:szCs w:val="28"/>
        </w:rPr>
        <w:t xml:space="preserve"> движителя</w:t>
      </w:r>
      <w:r w:rsidR="00711497">
        <w:rPr>
          <w:szCs w:val="28"/>
        </w:rPr>
        <w:t xml:space="preserve"> относительно центра масс подводного аппарата.</w:t>
      </w:r>
    </w:p>
    <w:p w14:paraId="322AA4FA" w14:textId="2907C6EA" w:rsidR="00911D71" w:rsidRDefault="00911D71" w:rsidP="00711497">
      <w:pPr>
        <w:tabs>
          <w:tab w:val="left" w:pos="8356"/>
        </w:tabs>
        <w:ind w:firstLine="0"/>
        <w:rPr>
          <w:szCs w:val="28"/>
        </w:rPr>
      </w:pPr>
    </w:p>
    <w:p w14:paraId="2A66CC69" w14:textId="6FCE0321" w:rsidR="00911D71" w:rsidRDefault="00911D71" w:rsidP="00911D71">
      <w:pPr>
        <w:ind w:firstLine="709"/>
        <w:rPr>
          <w:szCs w:val="28"/>
        </w:rPr>
      </w:pPr>
      <w:r>
        <w:rPr>
          <w:szCs w:val="28"/>
        </w:rPr>
        <w:t>Стоит отметить, что силы, создаваемые движителями ММТ-300, зависят от программного управления, что</w:t>
      </w:r>
      <w:r w:rsidR="00C4209D" w:rsidRPr="00C4209D">
        <w:rPr>
          <w:szCs w:val="28"/>
        </w:rPr>
        <w:t xml:space="preserve"> </w:t>
      </w:r>
      <w:r w:rsidR="00C4209D">
        <w:rPr>
          <w:szCs w:val="28"/>
        </w:rPr>
        <w:t xml:space="preserve">приводит </w:t>
      </w:r>
      <w:r w:rsidR="00D71757">
        <w:rPr>
          <w:szCs w:val="28"/>
        </w:rPr>
        <w:t>выражение (9)</w:t>
      </w:r>
      <w:r w:rsidR="00D71757" w:rsidRPr="00D71757">
        <w:rPr>
          <w:szCs w:val="28"/>
        </w:rPr>
        <w:t xml:space="preserve"> </w:t>
      </w:r>
      <w:r w:rsidR="00C4209D">
        <w:rPr>
          <w:szCs w:val="28"/>
        </w:rPr>
        <w:t>к параметрической форме</w:t>
      </w:r>
    </w:p>
    <w:p w14:paraId="07BB06CB" w14:textId="2D00413C" w:rsidR="00C4209D" w:rsidRDefault="00C4209D" w:rsidP="00C4209D">
      <w:pPr>
        <w:ind w:firstLine="0"/>
        <w:rPr>
          <w:szCs w:val="28"/>
        </w:rPr>
      </w:pPr>
    </w:p>
    <w:p w14:paraId="4F5FD00E" w14:textId="08A9534C" w:rsidR="00C4209D" w:rsidRPr="00C4209D" w:rsidRDefault="00210489" w:rsidP="00C4209D">
      <w:pPr>
        <w:ind w:firstLine="0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×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,  T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GB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GB"/>
                    </w:rPr>
                    <m:t>code</m:t>
                  </m:r>
                </m:e>
              </m:d>
              <m:r>
                <w:rPr>
                  <w:rFonts w:ascii="Cambria Math" w:hAnsi="Cambria Math"/>
                  <w:szCs w:val="28"/>
                  <w:lang w:val="en-GB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Cs w:val="28"/>
                            <w:lang w:val="en-US"/>
                          </w:rPr>
                          <m:t>⋯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Cs w:val="28"/>
                            <w:lang w:val="en-US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Cs w:val="28"/>
                                <w:lang w:val="en-US"/>
                              </w:rPr>
                              <m:t>code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10</m:t>
                  </m:r>
                </m:e>
              </m:d>
            </m:e>
          </m:eqArr>
        </m:oMath>
      </m:oMathPara>
    </w:p>
    <w:p w14:paraId="42CCBFA8" w14:textId="43E15CC2" w:rsidR="00C4209D" w:rsidRDefault="00C4209D" w:rsidP="00C4209D">
      <w:pPr>
        <w:tabs>
          <w:tab w:val="left" w:pos="8356"/>
        </w:tabs>
        <w:ind w:firstLine="0"/>
        <w:rPr>
          <w:szCs w:val="28"/>
          <w:lang w:val="en-US"/>
        </w:rPr>
      </w:pPr>
    </w:p>
    <w:p w14:paraId="37B05851" w14:textId="48F0603F" w:rsidR="00C4209D" w:rsidRDefault="00C4209D" w:rsidP="00C4209D">
      <w:pPr>
        <w:tabs>
          <w:tab w:val="left" w:pos="8356"/>
        </w:tabs>
        <w:ind w:firstLine="0"/>
        <w:rPr>
          <w:szCs w:val="28"/>
        </w:rPr>
      </w:pPr>
      <w:r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code</m:t>
        </m:r>
        <m:r>
          <w:rPr>
            <w:rFonts w:ascii="Cambria Math" w:hAnsi="Cambria Math"/>
            <w:sz w:val="26"/>
            <w:szCs w:val="26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-128;128</m:t>
            </m:r>
          </m:e>
        </m:d>
      </m:oMath>
      <w:r>
        <w:rPr>
          <w:szCs w:val="28"/>
        </w:rPr>
        <w:t xml:space="preserve"> – это программный код управления. </w:t>
      </w:r>
    </w:p>
    <w:p w14:paraId="48A91EA9" w14:textId="1B0A2811" w:rsidR="00520AAA" w:rsidRDefault="00520AAA" w:rsidP="00C4209D">
      <w:pPr>
        <w:tabs>
          <w:tab w:val="left" w:pos="8356"/>
        </w:tabs>
        <w:ind w:firstLine="0"/>
        <w:rPr>
          <w:szCs w:val="28"/>
        </w:rPr>
      </w:pPr>
    </w:p>
    <w:p w14:paraId="6FAFD283" w14:textId="306CCA44" w:rsidR="00520AAA" w:rsidRPr="00520AAA" w:rsidRDefault="00520AAA" w:rsidP="00501827">
      <w:pPr>
        <w:spacing w:after="240"/>
        <w:ind w:firstLine="0"/>
        <w:rPr>
          <w:szCs w:val="28"/>
        </w:rPr>
      </w:pPr>
      <w:r>
        <w:rPr>
          <w:szCs w:val="28"/>
        </w:rPr>
        <w:tab/>
        <w:t xml:space="preserve">По рис.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возможно определить значения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>
        <w:rPr>
          <w:szCs w:val="28"/>
        </w:rPr>
        <w:t xml:space="preserve">, которые представлены в таблице </w:t>
      </w:r>
      <w:r w:rsidR="00D763B5" w:rsidRPr="006C74F8">
        <w:rPr>
          <w:szCs w:val="28"/>
        </w:rPr>
        <w:t>3</w:t>
      </w:r>
      <w:r>
        <w:rPr>
          <w:szCs w:val="28"/>
        </w:rPr>
        <w:t>.</w:t>
      </w:r>
    </w:p>
    <w:p w14:paraId="65B6FE70" w14:textId="5D489582" w:rsidR="002D12AF" w:rsidRDefault="0059008D" w:rsidP="002D12AF">
      <w:pPr>
        <w:tabs>
          <w:tab w:val="left" w:pos="8356"/>
        </w:tabs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49C8F64" wp14:editId="761D15AE">
            <wp:extent cx="6215974" cy="2357027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003" cy="23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8D0" w14:textId="33607A0C" w:rsidR="0055434D" w:rsidRPr="0055434D" w:rsidRDefault="0055434D" w:rsidP="0055434D">
      <w:pPr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5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="00520AAA">
        <w:rPr>
          <w:szCs w:val="28"/>
        </w:rPr>
        <w:t>Геометрические параметры</w:t>
      </w:r>
      <w:r>
        <w:rPr>
          <w:szCs w:val="28"/>
        </w:rPr>
        <w:t xml:space="preserve"> центра масс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2F4C81F0" w14:textId="77777777" w:rsidR="0055434D" w:rsidRPr="0055434D" w:rsidRDefault="0055434D" w:rsidP="002D12AF">
      <w:pPr>
        <w:tabs>
          <w:tab w:val="left" w:pos="8356"/>
        </w:tabs>
        <w:ind w:firstLine="0"/>
        <w:jc w:val="center"/>
        <w:rPr>
          <w:szCs w:val="28"/>
        </w:rPr>
      </w:pPr>
    </w:p>
    <w:p w14:paraId="0D7047F8" w14:textId="77777777" w:rsidR="00A05F14" w:rsidRDefault="00A05F14" w:rsidP="0022469C">
      <w:pPr>
        <w:tabs>
          <w:tab w:val="left" w:pos="8356"/>
        </w:tabs>
        <w:ind w:firstLine="0"/>
      </w:pPr>
    </w:p>
    <w:p w14:paraId="17190ED7" w14:textId="42F38AF0" w:rsidR="0022469C" w:rsidRPr="00B34874" w:rsidRDefault="00F23994" w:rsidP="0022469C">
      <w:pPr>
        <w:tabs>
          <w:tab w:val="left" w:pos="8356"/>
        </w:tabs>
        <w:ind w:firstLine="0"/>
        <w:rPr>
          <w:szCs w:val="28"/>
        </w:rPr>
      </w:pPr>
      <w:r>
        <w:lastRenderedPageBreak/>
        <w:t>Таблица</w:t>
      </w:r>
      <w:r w:rsidRPr="00B34874">
        <w:t xml:space="preserve"> </w:t>
      </w:r>
      <w:r w:rsidR="00D763B5" w:rsidRPr="00B34874">
        <w:t>3</w:t>
      </w:r>
      <w:r w:rsidR="007A3F25" w:rsidRPr="00B34874">
        <w:rPr>
          <w:szCs w:val="28"/>
        </w:rPr>
        <w:t xml:space="preserve"> – </w:t>
      </w:r>
      <w:r w:rsidR="00B34874" w:rsidRPr="00B34874">
        <w:rPr>
          <w:szCs w:val="28"/>
        </w:rPr>
        <w:t>Моменты рычагов 6 движителей ММТ-300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265"/>
        <w:gridCol w:w="1274"/>
        <w:gridCol w:w="1253"/>
      </w:tblGrid>
      <w:tr w:rsidR="00CC15DA" w14:paraId="7843BDE9" w14:textId="77777777" w:rsidTr="006C6883">
        <w:tc>
          <w:tcPr>
            <w:tcW w:w="0" w:type="auto"/>
            <w:vMerge w:val="restart"/>
            <w:vAlign w:val="center"/>
          </w:tcPr>
          <w:p w14:paraId="0AE44D4E" w14:textId="070A57C1" w:rsidR="00CC15DA" w:rsidRPr="00CC15DA" w:rsidRDefault="00336CF7" w:rsidP="00CC15DA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Thruster </w:t>
            </w:r>
            <w:r w:rsidR="00CC15DA">
              <w:rPr>
                <w:szCs w:val="28"/>
              </w:rPr>
              <w:t>№</w:t>
            </w:r>
          </w:p>
        </w:tc>
        <w:tc>
          <w:tcPr>
            <w:tcW w:w="0" w:type="auto"/>
            <w:gridSpan w:val="3"/>
          </w:tcPr>
          <w:p w14:paraId="743A3658" w14:textId="0BE819E0" w:rsidR="00CC15DA" w:rsidRPr="00CC15DA" w:rsidRDefault="0021048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</m:oMath>
            <w:r w:rsidR="00CC15DA">
              <w:rPr>
                <w:szCs w:val="28"/>
                <w:lang w:val="en-US"/>
              </w:rPr>
              <w:t>,</w:t>
            </w:r>
            <w:r w:rsidR="00CC15DA">
              <w:rPr>
                <w:szCs w:val="28"/>
              </w:rPr>
              <w:t xml:space="preserve"> </w:t>
            </w:r>
            <w:r w:rsidR="00CC15DA">
              <w:rPr>
                <w:szCs w:val="28"/>
                <w:lang w:val="en-US"/>
              </w:rPr>
              <w:t>(mm)</w:t>
            </w:r>
          </w:p>
        </w:tc>
      </w:tr>
      <w:tr w:rsidR="00CC15DA" w14:paraId="41868F86" w14:textId="77777777" w:rsidTr="007A3F25">
        <w:tc>
          <w:tcPr>
            <w:tcW w:w="0" w:type="auto"/>
            <w:vMerge/>
          </w:tcPr>
          <w:p w14:paraId="1C1BB05D" w14:textId="77777777" w:rsidR="00CC15DA" w:rsidRDefault="00CC15DA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6D49A94A" w14:textId="66E9DD18" w:rsidR="00CC15DA" w:rsidRPr="007A3F25" w:rsidRDefault="0021048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3DF05CFE" w14:textId="5BFE28F0" w:rsidR="00CC15DA" w:rsidRDefault="0021048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  <w:tc>
          <w:tcPr>
            <w:tcW w:w="0" w:type="auto"/>
          </w:tcPr>
          <w:p w14:paraId="492C3F56" w14:textId="407557C1" w:rsidR="00CC15DA" w:rsidRDefault="00210489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</m:sSub>
            </m:oMath>
            <w:r w:rsidR="00CC15DA">
              <w:rPr>
                <w:szCs w:val="28"/>
                <w:lang w:val="en-US"/>
              </w:rPr>
              <w:t>, (mm)</w:t>
            </w:r>
          </w:p>
        </w:tc>
      </w:tr>
      <w:tr w:rsidR="007A3F25" w14:paraId="078BD220" w14:textId="77777777" w:rsidTr="007A3F25">
        <w:tc>
          <w:tcPr>
            <w:tcW w:w="0" w:type="auto"/>
          </w:tcPr>
          <w:p w14:paraId="623CD3E1" w14:textId="57865C2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52995486" w14:textId="1A3E40E3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F4C8733" w14:textId="614BFFF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15EB864C" w14:textId="608A992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189</w:t>
            </w:r>
          </w:p>
        </w:tc>
      </w:tr>
      <w:tr w:rsidR="007A3F25" w14:paraId="3EF30C18" w14:textId="77777777" w:rsidTr="007A3F25">
        <w:tc>
          <w:tcPr>
            <w:tcW w:w="0" w:type="auto"/>
          </w:tcPr>
          <w:p w14:paraId="1A08D82A" w14:textId="588A21D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6059821F" w14:textId="117CB6F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64E1C84F" w14:textId="47FB0FDF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159</w:t>
            </w:r>
          </w:p>
        </w:tc>
        <w:tc>
          <w:tcPr>
            <w:tcW w:w="0" w:type="auto"/>
          </w:tcPr>
          <w:p w14:paraId="44CE71DD" w14:textId="30A2493B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50181EF" w14:textId="77777777" w:rsidTr="007A3F25">
        <w:tc>
          <w:tcPr>
            <w:tcW w:w="0" w:type="auto"/>
          </w:tcPr>
          <w:p w14:paraId="0D23C246" w14:textId="46409DC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0" w:type="auto"/>
          </w:tcPr>
          <w:p w14:paraId="2FE0AAD5" w14:textId="37AC48F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59067815" w14:textId="059CAE7D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68399B23" w14:textId="47CC2B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-129</w:t>
            </w:r>
          </w:p>
        </w:tc>
      </w:tr>
      <w:tr w:rsidR="007A3F25" w14:paraId="04D51A89" w14:textId="77777777" w:rsidTr="007A3F25">
        <w:tc>
          <w:tcPr>
            <w:tcW w:w="0" w:type="auto"/>
          </w:tcPr>
          <w:p w14:paraId="25E256BD" w14:textId="37F2AED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0" w:type="auto"/>
          </w:tcPr>
          <w:p w14:paraId="77264AE0" w14:textId="6776E6F7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-1330</w:t>
            </w:r>
          </w:p>
        </w:tc>
        <w:tc>
          <w:tcPr>
            <w:tcW w:w="0" w:type="auto"/>
          </w:tcPr>
          <w:p w14:paraId="131378C0" w14:textId="5EF5F48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-159</w:t>
            </w:r>
          </w:p>
        </w:tc>
        <w:tc>
          <w:tcPr>
            <w:tcW w:w="0" w:type="auto"/>
          </w:tcPr>
          <w:p w14:paraId="6D0C1D83" w14:textId="4DC7287C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0E3E52A2" w14:textId="77777777" w:rsidTr="007A3F25">
        <w:tc>
          <w:tcPr>
            <w:tcW w:w="0" w:type="auto"/>
          </w:tcPr>
          <w:p w14:paraId="7E67BBA1" w14:textId="742B5BFA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5</w:t>
            </w:r>
          </w:p>
        </w:tc>
        <w:tc>
          <w:tcPr>
            <w:tcW w:w="0" w:type="auto"/>
          </w:tcPr>
          <w:p w14:paraId="6C9602BA" w14:textId="1CE91B4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1330</w:t>
            </w:r>
          </w:p>
        </w:tc>
        <w:tc>
          <w:tcPr>
            <w:tcW w:w="0" w:type="auto"/>
          </w:tcPr>
          <w:p w14:paraId="51F3817F" w14:textId="6EDC37CE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05BBBC95" w14:textId="12193109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  <w:tr w:rsidR="007A3F25" w14:paraId="539DC9B7" w14:textId="77777777" w:rsidTr="007A3F25">
        <w:tc>
          <w:tcPr>
            <w:tcW w:w="0" w:type="auto"/>
          </w:tcPr>
          <w:p w14:paraId="07F4D4AA" w14:textId="3E748426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6</w:t>
            </w:r>
          </w:p>
        </w:tc>
        <w:tc>
          <w:tcPr>
            <w:tcW w:w="0" w:type="auto"/>
          </w:tcPr>
          <w:p w14:paraId="568F3FFE" w14:textId="0AC053A8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882</w:t>
            </w:r>
          </w:p>
        </w:tc>
        <w:tc>
          <w:tcPr>
            <w:tcW w:w="0" w:type="auto"/>
          </w:tcPr>
          <w:p w14:paraId="5096E2FE" w14:textId="1155DF10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0" w:type="auto"/>
          </w:tcPr>
          <w:p w14:paraId="478EFD72" w14:textId="6561AAA4" w:rsidR="007A3F25" w:rsidRDefault="007A3F25" w:rsidP="00F43638">
            <w:pPr>
              <w:tabs>
                <w:tab w:val="left" w:pos="8356"/>
              </w:tabs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</w:tr>
    </w:tbl>
    <w:p w14:paraId="6680F098" w14:textId="77777777" w:rsidR="006C74F8" w:rsidRDefault="00B50957" w:rsidP="00B50957">
      <w:pPr>
        <w:ind w:firstLine="0"/>
        <w:rPr>
          <w:szCs w:val="28"/>
        </w:rPr>
      </w:pPr>
      <w:r w:rsidRPr="000D2085">
        <w:rPr>
          <w:szCs w:val="28"/>
        </w:rPr>
        <w:tab/>
      </w:r>
    </w:p>
    <w:p w14:paraId="1F14F16F" w14:textId="589851A4" w:rsidR="007A3F25" w:rsidRPr="00B50957" w:rsidRDefault="00B50957" w:rsidP="006C74F8">
      <w:pPr>
        <w:ind w:firstLine="709"/>
        <w:rPr>
          <w:i/>
          <w:szCs w:val="28"/>
        </w:rPr>
      </w:pPr>
      <w:r>
        <w:rPr>
          <w:szCs w:val="28"/>
        </w:rPr>
        <w:t xml:space="preserve">Так как все движители одинаковы по строению, то они создают единую силу, зависящую от программного кода управления </w:t>
      </w:r>
      <m:oMath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</m:oMath>
      <w:r w:rsidRPr="00B50957">
        <w:rPr>
          <w:szCs w:val="28"/>
        </w:rPr>
        <w:t xml:space="preserve">. </w:t>
      </w:r>
      <w:r>
        <w:rPr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</m:oMath>
      <w:r>
        <w:rPr>
          <w:szCs w:val="28"/>
        </w:rPr>
        <w:t xml:space="preserve"> определяются с учетом геометрии объекта управления как</w:t>
      </w:r>
    </w:p>
    <w:p w14:paraId="79457B87" w14:textId="0F685911" w:rsidR="00A129CA" w:rsidRPr="00B50957" w:rsidRDefault="00A129CA" w:rsidP="007B7E64">
      <w:pPr>
        <w:tabs>
          <w:tab w:val="left" w:pos="8356"/>
        </w:tabs>
        <w:ind w:firstLine="0"/>
        <w:rPr>
          <w:szCs w:val="28"/>
        </w:rPr>
      </w:pPr>
    </w:p>
    <w:p w14:paraId="0B155651" w14:textId="4C9D2696" w:rsidR="009833CB" w:rsidRDefault="00210489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5C8AAA0F" w14:textId="56505791" w:rsidR="007B7E64" w:rsidRPr="009833CB" w:rsidRDefault="00210489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22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8"/>
                                  <w:lang w:val="en-US"/>
                                </w:rPr>
                                <m:t>o</m:t>
                              </m:r>
                            </m:sup>
                          </m:sSup>
                        </m:e>
                      </m:d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>,</w:t>
      </w:r>
    </w:p>
    <w:p w14:paraId="0B05C169" w14:textId="00D7B2AA" w:rsidR="007B7E64" w:rsidRPr="009833CB" w:rsidRDefault="00210489" w:rsidP="009833CB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</m:m>
          </m:e>
        </m:d>
      </m:oMath>
      <w:r w:rsidR="00B0335A" w:rsidRPr="009833CB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code</m:t>
            </m: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code</m:t>
                      </m:r>
                    </m:e>
                  </m:d>
                </m:e>
              </m:mr>
            </m:m>
          </m:e>
        </m:d>
      </m:oMath>
      <w:r w:rsidR="00B0335A" w:rsidRPr="009833CB">
        <w:rPr>
          <w:szCs w:val="28"/>
        </w:rPr>
        <w:t>.</w:t>
      </w:r>
    </w:p>
    <w:p w14:paraId="04CED0A8" w14:textId="77777777" w:rsidR="007B7E64" w:rsidRPr="009833CB" w:rsidRDefault="007B7E64" w:rsidP="007B7E64">
      <w:pPr>
        <w:tabs>
          <w:tab w:val="left" w:pos="8356"/>
        </w:tabs>
        <w:ind w:firstLine="0"/>
        <w:rPr>
          <w:szCs w:val="28"/>
        </w:rPr>
      </w:pPr>
    </w:p>
    <w:p w14:paraId="42F25493" w14:textId="495E4A87" w:rsidR="00243752" w:rsidRDefault="00212677" w:rsidP="006C74F8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По</w:t>
      </w:r>
      <w:r w:rsidRPr="00212677">
        <w:rPr>
          <w:szCs w:val="28"/>
        </w:rPr>
        <w:t xml:space="preserve"> </w:t>
      </w:r>
      <w:r>
        <w:rPr>
          <w:szCs w:val="28"/>
        </w:rPr>
        <w:t xml:space="preserve">статической характеристике движителей (рис. </w:t>
      </w:r>
      <w:r w:rsidR="00287810" w:rsidRPr="00287810">
        <w:rPr>
          <w:szCs w:val="28"/>
        </w:rPr>
        <w:t>6</w:t>
      </w:r>
      <w:r>
        <w:rPr>
          <w:szCs w:val="28"/>
        </w:rPr>
        <w:t>) возможно записать функциональную зависимость между кодом управления и создаваемой силой, например при помощи полинома шестого порядка</w:t>
      </w:r>
    </w:p>
    <w:p w14:paraId="4A0ADAB4" w14:textId="1C410569" w:rsidR="00243752" w:rsidRPr="00243752" w:rsidRDefault="00210489" w:rsidP="006C74F8">
      <w:pPr>
        <w:spacing w:after="160" w:line="259" w:lineRule="auto"/>
        <w:ind w:firstLine="709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code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=7.2937∙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-6.9155∙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-2.2935∙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+ 2.3559∙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+1.9049∙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∙code+0.1332.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7BBB9FDB" w14:textId="6B7D07C9" w:rsidR="00212677" w:rsidRDefault="00F27565" w:rsidP="001101E9">
      <w:pPr>
        <w:spacing w:after="160" w:line="259" w:lineRule="auto"/>
        <w:ind w:firstLine="0"/>
        <w:jc w:val="center"/>
        <w:rPr>
          <w:szCs w:val="28"/>
        </w:rPr>
      </w:pPr>
      <w:r w:rsidRPr="00F27565">
        <w:rPr>
          <w:noProof/>
          <w:szCs w:val="28"/>
        </w:rPr>
        <w:drawing>
          <wp:inline distT="0" distB="0" distL="0" distR="0" wp14:anchorId="42A0AEAD" wp14:editId="7587AE5D">
            <wp:extent cx="5196698" cy="25825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74" cy="26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1DFB" w14:textId="00807987" w:rsidR="005E6941" w:rsidRPr="00212677" w:rsidRDefault="005E6941" w:rsidP="005E6941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 xml:space="preserve">унок </w:t>
      </w:r>
      <w:r w:rsidR="006C74F8" w:rsidRPr="006C74F8">
        <w:rPr>
          <w:szCs w:val="28"/>
        </w:rPr>
        <w:t>6</w:t>
      </w:r>
      <w:r>
        <w:rPr>
          <w:szCs w:val="28"/>
        </w:rPr>
        <w:t xml:space="preserve"> –</w:t>
      </w:r>
      <w:r w:rsidRPr="000928CA">
        <w:rPr>
          <w:szCs w:val="28"/>
        </w:rPr>
        <w:t xml:space="preserve"> </w:t>
      </w:r>
      <w:r w:rsidRPr="005E6941">
        <w:rPr>
          <w:szCs w:val="28"/>
        </w:rPr>
        <w:t>Статическая характеристика движителей</w:t>
      </w:r>
      <w:r>
        <w:rPr>
          <w:szCs w:val="28"/>
        </w:rPr>
        <w:t xml:space="preserve"> </w:t>
      </w:r>
      <w:r>
        <w:rPr>
          <w:szCs w:val="28"/>
          <w:lang w:val="en-US"/>
        </w:rPr>
        <w:t>MMT</w:t>
      </w:r>
      <w:r w:rsidRPr="0055434D">
        <w:rPr>
          <w:szCs w:val="28"/>
        </w:rPr>
        <w:t>-300</w:t>
      </w:r>
    </w:p>
    <w:p w14:paraId="627BC215" w14:textId="002E0049" w:rsidR="001101E9" w:rsidRPr="001101E9" w:rsidRDefault="001101E9" w:rsidP="001101E9">
      <w:pPr>
        <w:spacing w:after="160" w:line="259" w:lineRule="auto"/>
        <w:ind w:firstLine="0"/>
        <w:rPr>
          <w:szCs w:val="28"/>
        </w:rPr>
      </w:pPr>
      <w:r w:rsidRPr="000D2085">
        <w:rPr>
          <w:szCs w:val="28"/>
        </w:rPr>
        <w:lastRenderedPageBreak/>
        <w:tab/>
      </w:r>
      <w:r>
        <w:rPr>
          <w:szCs w:val="28"/>
        </w:rPr>
        <w:t>Имея</w:t>
      </w:r>
      <w:r w:rsidRPr="001101E9">
        <w:rPr>
          <w:szCs w:val="28"/>
        </w:rPr>
        <w:t xml:space="preserve"> </w:t>
      </w:r>
      <w:r>
        <w:rPr>
          <w:szCs w:val="28"/>
        </w:rPr>
        <w:t xml:space="preserve">определенные выше зависимости, возможно определить </w:t>
      </w:r>
      <m:oMath>
        <m:r>
          <w:rPr>
            <w:rFonts w:ascii="Cambria Math" w:hAnsi="Cambria Math"/>
            <w:szCs w:val="28"/>
            <w:lang w:val="en-GB"/>
          </w:rPr>
          <m:t>T</m:t>
        </m:r>
        <m:d>
          <m:d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dPr>
          <m:e>
            <m:r>
              <w:rPr>
                <w:rFonts w:ascii="Cambria Math" w:hAnsi="Cambria Math"/>
                <w:szCs w:val="28"/>
                <w:lang w:val="en-GB"/>
              </w:rPr>
              <m:t>code</m:t>
            </m:r>
          </m:e>
        </m:d>
      </m:oMath>
      <w:r>
        <w:rPr>
          <w:szCs w:val="28"/>
        </w:rPr>
        <w:t xml:space="preserve"> из выражения (10), что позволит определить выражение для сил и моментов (4) уже в параметрической форме </w:t>
      </w:r>
      <m:oMath>
        <m:r>
          <w:rPr>
            <w:rFonts w:ascii="Cambria Math" w:hAnsi="Cambria Math"/>
          </w:rPr>
          <m:t>τ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code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code</m:t>
            </m:r>
          </m:e>
        </m:d>
        <m:r>
          <w:rPr>
            <w:rFonts w:ascii="Cambria Math" w:hAnsi="Cambria Math"/>
          </w:rPr>
          <m:t>∙</m:t>
        </m:r>
        <m:r>
          <w:rPr>
            <w:rFonts w:ascii="Cambria Math" w:hAnsi="Cambria Math"/>
            <w:lang w:val="en-US"/>
          </w:rPr>
          <m:t>u</m:t>
        </m:r>
      </m:oMath>
      <w:r>
        <w:t xml:space="preserve">. Причем </w:t>
      </w:r>
      <m:oMath>
        <m:r>
          <w:rPr>
            <w:rFonts w:ascii="Cambria Math" w:hAnsi="Cambria Math"/>
          </w:rPr>
          <m:t>u</m:t>
        </m:r>
      </m:oMath>
      <w:r>
        <w:t xml:space="preserve"> здесь определяет процентаж нагрузки движителей. При полной работоспособности </w:t>
      </w:r>
      <m:oMath>
        <m:r>
          <w:rPr>
            <w:rFonts w:ascii="Cambria Math" w:hAnsi="Cambria Math"/>
          </w:rPr>
          <m:t>u=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cGpRule m:val="4"/>
                    <m:cGp m:val="1"/>
                    <m:mcs>
                      <m:mc>
                        <m:mcPr>
                          <m:count m:val="6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Pr="000D2085">
        <w:t>.</w:t>
      </w:r>
      <w:r>
        <w:rPr>
          <w:szCs w:val="28"/>
        </w:rPr>
        <w:t xml:space="preserve"> </w:t>
      </w:r>
    </w:p>
    <w:p w14:paraId="2D82787A" w14:textId="77777777" w:rsidR="001101E9" w:rsidRPr="000D2085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3D9604CA" w14:textId="7225BA24" w:rsidR="001101E9" w:rsidRDefault="001101E9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  <w:r>
        <w:rPr>
          <w:b/>
          <w:bCs/>
          <w:szCs w:val="28"/>
        </w:rPr>
        <w:t>Матрица инерции и присоединенных масс</w:t>
      </w:r>
    </w:p>
    <w:p w14:paraId="677C8787" w14:textId="149A32AF" w:rsidR="001D581B" w:rsidRPr="00287810" w:rsidRDefault="001D581B" w:rsidP="001D581B">
      <w:pPr>
        <w:rPr>
          <w:szCs w:val="28"/>
        </w:rPr>
      </w:pPr>
      <w:r w:rsidRPr="000928C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</m:oMath>
      <w:r w:rsidRPr="000928CA">
        <w:rPr>
          <w:szCs w:val="28"/>
        </w:rPr>
        <w:t xml:space="preserve"> в уравнении (</w:t>
      </w:r>
      <w:r>
        <w:rPr>
          <w:szCs w:val="28"/>
        </w:rPr>
        <w:t>6</w:t>
      </w:r>
      <w:r w:rsidRPr="000928CA">
        <w:rPr>
          <w:szCs w:val="28"/>
        </w:rPr>
        <w:t>) константная, симметричная и положительно определенная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&gt;0</m:t>
        </m:r>
      </m:oMath>
      <w:r w:rsidRPr="000928CA">
        <w:rPr>
          <w:szCs w:val="28"/>
        </w:rPr>
        <w:t xml:space="preserve">). </w:t>
      </w:r>
      <w:r>
        <w:rPr>
          <w:szCs w:val="28"/>
        </w:rPr>
        <w:t>Величины, наполняющие ее, во многом зависят от формы рассматриваемого объекта и в</w:t>
      </w:r>
      <w:r w:rsidRPr="000928CA">
        <w:rPr>
          <w:szCs w:val="28"/>
        </w:rPr>
        <w:t xml:space="preserve"> самом общем случае</w:t>
      </w:r>
      <w:r>
        <w:rPr>
          <w:szCs w:val="28"/>
        </w:rPr>
        <w:t xml:space="preserve"> имеет</w:t>
      </w:r>
      <w:r w:rsidRPr="000928CA">
        <w:rPr>
          <w:szCs w:val="28"/>
        </w:rPr>
        <w:t xml:space="preserve"> следующий вид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20,21</w:t>
      </w:r>
      <w:r w:rsidR="00287810" w:rsidRPr="00287810">
        <w:rPr>
          <w:szCs w:val="28"/>
        </w:rPr>
        <w:t>]</w:t>
      </w:r>
    </w:p>
    <w:p w14:paraId="2F683563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BD4EDA8" w14:textId="39797A43" w:rsidR="001D581B" w:rsidRPr="000928CA" w:rsidRDefault="00210489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RB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I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O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b</m:t>
                                </m:r>
                              </m:sub>
                            </m:sSub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12</m:t>
                  </m:r>
                </m:e>
              </m:d>
            </m:e>
          </m:eqArr>
        </m:oMath>
      </m:oMathPara>
    </w:p>
    <w:p w14:paraId="42AE25F1" w14:textId="77777777" w:rsidR="001D581B" w:rsidRPr="000928CA" w:rsidRDefault="001D581B" w:rsidP="001D581B">
      <w:pPr>
        <w:ind w:firstLine="0"/>
        <w:rPr>
          <w:szCs w:val="28"/>
        </w:rPr>
      </w:pPr>
    </w:p>
    <w:p w14:paraId="2DF25536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m</m:t>
        </m:r>
      </m:oMath>
      <w:r w:rsidRPr="000928CA">
        <w:rPr>
          <w:szCs w:val="28"/>
        </w:rPr>
        <w:t xml:space="preserve"> – масса твердого тела, </w:t>
      </w:r>
    </w:p>
    <w:p w14:paraId="44BBB71C" w14:textId="77777777" w:rsidR="001D581B" w:rsidRPr="000928CA" w:rsidRDefault="00210489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3×3</m:t>
            </m:r>
          </m:sub>
        </m:sSub>
      </m:oMath>
      <w:r w:rsidR="001D581B" w:rsidRPr="000928CA">
        <w:rPr>
          <w:szCs w:val="28"/>
        </w:rPr>
        <w:t xml:space="preserve"> – это единичная матрица размерности </w:t>
      </w:r>
      <m:oMath>
        <m:r>
          <w:rPr>
            <w:rFonts w:ascii="Cambria Math" w:hAnsi="Cambria Math"/>
            <w:sz w:val="26"/>
            <w:szCs w:val="26"/>
          </w:rPr>
          <m:t>3×3</m:t>
        </m:r>
      </m:oMath>
      <w:r w:rsidR="001D581B" w:rsidRPr="000928CA">
        <w:rPr>
          <w:szCs w:val="28"/>
        </w:rPr>
        <w:t xml:space="preserve">, </w:t>
      </w:r>
    </w:p>
    <w:p w14:paraId="706C7361" w14:textId="77777777" w:rsidR="001D581B" w:rsidRPr="000928CA" w:rsidRDefault="00210489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b</m:t>
                </m:r>
              </m:sub>
            </m:sSub>
          </m:sub>
        </m:sSub>
      </m:oMath>
      <w:r w:rsidR="001D581B" w:rsidRPr="000928CA">
        <w:rPr>
          <w:szCs w:val="28"/>
        </w:rPr>
        <w:t xml:space="preserve"> – это тензор инерции в системе отсчета данного тела,</w:t>
      </w:r>
    </w:p>
    <w:p w14:paraId="0B9331A6" w14:textId="77777777" w:rsidR="001D581B" w:rsidRPr="000928CA" w:rsidRDefault="00210489" w:rsidP="001D581B">
      <w:pPr>
        <w:ind w:firstLine="0"/>
        <w:rPr>
          <w:szCs w:val="28"/>
        </w:rPr>
      </w:pP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g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– вектор от начала координат до центра тяжести твердого тела,</w:t>
      </w:r>
    </w:p>
    <w:p w14:paraId="28E465E1" w14:textId="77777777" w:rsidR="001D581B" w:rsidRPr="00FB7442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 xml:space="preserve"> ∙ </m:t>
            </m:r>
          </m:e>
        </m:d>
      </m:oMath>
      <w:r w:rsidRPr="000928CA">
        <w:rPr>
          <w:szCs w:val="28"/>
        </w:rPr>
        <w:t xml:space="preserve"> – оператор преобразования вектора в кососимметричную матрицу:</w:t>
      </w:r>
    </w:p>
    <w:p w14:paraId="5D252188" w14:textId="77777777" w:rsidR="001D581B" w:rsidRPr="000928CA" w:rsidRDefault="001D581B" w:rsidP="001D581B">
      <w:pPr>
        <w:ind w:firstLine="0"/>
        <w:rPr>
          <w:szCs w:val="28"/>
        </w:rPr>
      </w:pPr>
    </w:p>
    <w:p w14:paraId="74845278" w14:textId="2701EA24" w:rsidR="001D581B" w:rsidRPr="000928CA" w:rsidRDefault="00210489" w:rsidP="001D581B">
      <w:pPr>
        <w:ind w:firstLine="0"/>
        <w:rPr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x∈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p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/>
                          <w:sz w:val="26"/>
                          <w:szCs w:val="26"/>
                        </w:rPr>
                        <m:t>R</m:t>
                      </m: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3×1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2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13</m:t>
                  </m:r>
                </m:e>
              </m:d>
            </m:e>
          </m:eqArr>
        </m:oMath>
      </m:oMathPara>
    </w:p>
    <w:p w14:paraId="135CAD4C" w14:textId="77777777" w:rsidR="001D581B" w:rsidRPr="000928CA" w:rsidRDefault="001D581B" w:rsidP="001D581B">
      <w:pPr>
        <w:ind w:firstLine="0"/>
        <w:rPr>
          <w:iCs/>
          <w:szCs w:val="28"/>
        </w:rPr>
      </w:pPr>
    </w:p>
    <w:p w14:paraId="4C05AD34" w14:textId="77777777" w:rsidR="00A05F14" w:rsidRDefault="00A05F14" w:rsidP="001D581B">
      <w:pPr>
        <w:rPr>
          <w:iCs/>
          <w:szCs w:val="28"/>
          <w:lang w:val="en-US"/>
        </w:rPr>
      </w:pPr>
    </w:p>
    <w:p w14:paraId="3AE8186A" w14:textId="77777777" w:rsidR="00A05F14" w:rsidRDefault="00A05F14" w:rsidP="006C74F8">
      <w:pPr>
        <w:ind w:firstLine="0"/>
        <w:rPr>
          <w:iCs/>
          <w:szCs w:val="28"/>
          <w:lang w:val="en-US"/>
        </w:rPr>
      </w:pPr>
    </w:p>
    <w:p w14:paraId="6570FF12" w14:textId="3FA51374" w:rsidR="001D581B" w:rsidRPr="000928CA" w:rsidRDefault="00210489" w:rsidP="001D581B">
      <w:p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</m:oMath>
      <w:r w:rsidR="001D581B" w:rsidRPr="000928CA">
        <w:rPr>
          <w:szCs w:val="28"/>
        </w:rPr>
        <w:t xml:space="preserve"> в развернутом виде:</w:t>
      </w:r>
    </w:p>
    <w:p w14:paraId="3AF633CD" w14:textId="77777777" w:rsidR="001D581B" w:rsidRPr="000928CA" w:rsidRDefault="001D581B" w:rsidP="001D581B">
      <w:pPr>
        <w:ind w:firstLine="0"/>
        <w:rPr>
          <w:szCs w:val="28"/>
        </w:rPr>
      </w:pPr>
    </w:p>
    <w:p w14:paraId="122E0648" w14:textId="77777777" w:rsidR="001D581B" w:rsidRPr="000928CA" w:rsidRDefault="00210489" w:rsidP="001D581B">
      <w:pPr>
        <w:ind w:firstLine="0"/>
        <w:jc w:val="center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yy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yz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g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xy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zz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0AB3C496" w14:textId="77777777" w:rsidR="001D581B" w:rsidRPr="000928CA" w:rsidRDefault="001D581B" w:rsidP="001D581B">
      <w:pPr>
        <w:ind w:firstLine="0"/>
        <w:rPr>
          <w:szCs w:val="28"/>
        </w:rPr>
      </w:pPr>
    </w:p>
    <w:p w14:paraId="1132BD53" w14:textId="0B9C2292" w:rsidR="000D2085" w:rsidRDefault="000D2085" w:rsidP="00F65089">
      <w:pPr>
        <w:ind w:firstLine="709"/>
        <w:rPr>
          <w:iCs/>
          <w:szCs w:val="28"/>
        </w:rPr>
      </w:pPr>
      <w:r>
        <w:rPr>
          <w:iCs/>
          <w:szCs w:val="28"/>
        </w:rPr>
        <w:t>Тензор инерции для полнотелого цилиндра определяется как</w:t>
      </w:r>
    </w:p>
    <w:p w14:paraId="7FE6FC39" w14:textId="77777777" w:rsidR="000D2085" w:rsidRDefault="000D2085" w:rsidP="00F65089">
      <w:pPr>
        <w:ind w:firstLine="709"/>
        <w:rPr>
          <w:iCs/>
          <w:szCs w:val="28"/>
        </w:rPr>
      </w:pPr>
    </w:p>
    <w:p w14:paraId="09FEE37C" w14:textId="1269B2A3" w:rsidR="000D2085" w:rsidRPr="000D2085" w:rsidRDefault="00210489" w:rsidP="000D2085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14</m:t>
                  </m:r>
                </m:e>
              </m:d>
            </m:e>
          </m:eqArr>
        </m:oMath>
      </m:oMathPara>
    </w:p>
    <w:p w14:paraId="1D0EF895" w14:textId="77777777" w:rsidR="000D2085" w:rsidRDefault="000D2085" w:rsidP="00F65089">
      <w:pPr>
        <w:ind w:firstLine="709"/>
        <w:rPr>
          <w:iCs/>
          <w:szCs w:val="28"/>
        </w:rPr>
      </w:pPr>
    </w:p>
    <w:p w14:paraId="2131D872" w14:textId="4C1C2C46" w:rsidR="00F65089" w:rsidRPr="00287810" w:rsidRDefault="00F65089" w:rsidP="00F65089">
      <w:pPr>
        <w:ind w:firstLine="709"/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представляет собой производные от элементов внешних сил и моментов, и в компонентном виде записывается как</w:t>
      </w:r>
      <w:r w:rsidR="00287810" w:rsidRPr="00287810">
        <w:rPr>
          <w:iCs/>
          <w:szCs w:val="28"/>
        </w:rPr>
        <w:t xml:space="preserve"> [</w:t>
      </w:r>
      <w:r w:rsidR="00FB7442" w:rsidRPr="00FB7442">
        <w:rPr>
          <w:iCs/>
          <w:szCs w:val="28"/>
        </w:rPr>
        <w:t>21</w:t>
      </w:r>
      <w:r w:rsidR="00287810" w:rsidRPr="00287810">
        <w:rPr>
          <w:iCs/>
          <w:szCs w:val="28"/>
        </w:rPr>
        <w:t>]</w:t>
      </w:r>
    </w:p>
    <w:p w14:paraId="10496203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A41C356" w14:textId="77777777" w:rsidR="00F65089" w:rsidRPr="003A052A" w:rsidRDefault="00210489" w:rsidP="00F65089">
      <w:pPr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sz w:val="26"/>
            <w:szCs w:val="26"/>
          </w:rPr>
          <m:t>=-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iCs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Cs/>
                    <w:sz w:val="26"/>
                    <w:szCs w:val="26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mr>
            </m:m>
          </m:e>
        </m:d>
      </m:oMath>
      <w:r w:rsidR="00F65089" w:rsidRPr="003A052A">
        <w:rPr>
          <w:iCs/>
          <w:szCs w:val="28"/>
        </w:rPr>
        <w:t>,</w:t>
      </w:r>
    </w:p>
    <w:p w14:paraId="77EFA78F" w14:textId="77777777" w:rsidR="00F65089" w:rsidRDefault="00F65089" w:rsidP="00F65089">
      <w:pPr>
        <w:ind w:firstLine="0"/>
        <w:rPr>
          <w:iCs/>
          <w:szCs w:val="28"/>
        </w:rPr>
      </w:pPr>
    </w:p>
    <w:p w14:paraId="3FFC19AD" w14:textId="2E96F7F8" w:rsidR="00F65089" w:rsidRPr="003A052A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∂X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v</m:t>
                </m:r>
              </m:e>
            </m:acc>
          </m:den>
        </m:f>
      </m:oMath>
      <w:r w:rsidRPr="003A052A">
        <w:rPr>
          <w:iCs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∂Y</m:t>
            </m:r>
          </m:num>
          <m:den>
            <m:r>
              <w:rPr>
                <w:rFonts w:ascii="Cambria Math" w:hAnsi="Cambria Math"/>
                <w:szCs w:val="28"/>
              </w:rPr>
              <m:t>∂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den>
        </m:f>
      </m:oMath>
      <w:r w:rsidRPr="003A052A">
        <w:rPr>
          <w:iCs/>
          <w:szCs w:val="28"/>
        </w:rPr>
        <w:t xml:space="preserve"> и т.д.</w:t>
      </w:r>
    </w:p>
    <w:p w14:paraId="4571DE16" w14:textId="77777777" w:rsidR="00F65089" w:rsidRDefault="00F65089" w:rsidP="00F65089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61BC79" w14:textId="77777777" w:rsidR="00F65089" w:rsidRDefault="00F65089" w:rsidP="00F65089">
      <w:pPr>
        <w:rPr>
          <w:iCs/>
          <w:szCs w:val="28"/>
        </w:rPr>
      </w:pPr>
      <w:r w:rsidRPr="003A052A">
        <w:rPr>
          <w:iCs/>
          <w:szCs w:val="28"/>
        </w:rPr>
        <w:t xml:space="preserve">Учитывая аппроксимацию </w:t>
      </w:r>
      <w:r>
        <w:rPr>
          <w:iCs/>
          <w:szCs w:val="28"/>
        </w:rPr>
        <w:t>подводного аппарата симметричной формой</w:t>
      </w:r>
      <w:r w:rsidRPr="003A052A">
        <w:rPr>
          <w:iCs/>
          <w:szCs w:val="28"/>
        </w:rPr>
        <w:t>, запись матрицы сильно упростится и примет диагональный вид:</w:t>
      </w:r>
    </w:p>
    <w:p w14:paraId="0C883691" w14:textId="77777777" w:rsidR="00F65089" w:rsidRPr="003A052A" w:rsidRDefault="00F65089" w:rsidP="00F65089">
      <w:pPr>
        <w:ind w:firstLine="0"/>
        <w:rPr>
          <w:iCs/>
          <w:szCs w:val="28"/>
        </w:rPr>
      </w:pPr>
    </w:p>
    <w:p w14:paraId="60A20C86" w14:textId="4123B1FD" w:rsidR="00F65089" w:rsidRPr="00CB0840" w:rsidRDefault="00210489" w:rsidP="00F65089">
      <w:pPr>
        <w:ind w:firstLine="0"/>
        <w:jc w:val="center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=-</m:t>
              </m:r>
              <m:r>
                <w:rPr>
                  <w:rFonts w:ascii="Cambria Math" w:hAnsi="Cambria Math"/>
                  <w:sz w:val="26"/>
                  <w:szCs w:val="26"/>
                </w:rPr>
                <m:t>diag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u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Y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v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Z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p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q</m:t>
                          </m:r>
                        </m:e>
                      </m:acc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6"/>
                              <w:szCs w:val="26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r</m:t>
                          </m:r>
                        </m:e>
                      </m:acc>
                    </m:sub>
                  </m:sSub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Tr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⋱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Rot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∈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cr m:val="double-struck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15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43C76531" w14:textId="77777777" w:rsidR="00F65089" w:rsidRDefault="00F65089" w:rsidP="00F65089">
      <w:pPr>
        <w:rPr>
          <w:iCs/>
          <w:szCs w:val="28"/>
        </w:rPr>
      </w:pPr>
    </w:p>
    <w:p w14:paraId="5381F3F3" w14:textId="7E5EC7BE" w:rsidR="00F65089" w:rsidRPr="00287810" w:rsidRDefault="00F65089" w:rsidP="00F65089">
      <w:pPr>
        <w:rPr>
          <w:szCs w:val="28"/>
        </w:rPr>
      </w:pPr>
      <w:r w:rsidRPr="006C74F8">
        <w:rPr>
          <w:iCs/>
          <w:szCs w:val="28"/>
        </w:rPr>
        <w:t xml:space="preserve">Единственного верного способа вычисления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6C74F8">
        <w:rPr>
          <w:iCs/>
          <w:szCs w:val="28"/>
        </w:rPr>
        <w:t xml:space="preserve"> нет, поэтому, как правило, используют ряд оценочных методов.</w:t>
      </w:r>
      <w:r w:rsidR="00F46B3F" w:rsidRPr="006C74F8">
        <w:rPr>
          <w:iCs/>
          <w:szCs w:val="28"/>
        </w:rPr>
        <w:t xml:space="preserve"> Для полнотелого цилиндра массой </w:t>
      </w:r>
      <m:oMath>
        <m:r>
          <w:rPr>
            <w:rFonts w:ascii="Cambria Math" w:hAnsi="Cambria Math"/>
            <w:szCs w:val="28"/>
          </w:rPr>
          <m:t>m</m:t>
        </m:r>
      </m:oMath>
      <w:r w:rsidR="00F46B3F" w:rsidRPr="006C74F8">
        <w:rPr>
          <w:szCs w:val="28"/>
        </w:rPr>
        <w:t xml:space="preserve">, длиной </w:t>
      </w:r>
      <m:oMath>
        <m:r>
          <w:rPr>
            <w:rFonts w:ascii="Cambria Math" w:hAnsi="Cambria Math"/>
            <w:szCs w:val="28"/>
          </w:rPr>
          <m:t>L</m:t>
        </m:r>
      </m:oMath>
      <w:r w:rsidR="00F46B3F" w:rsidRPr="006C74F8">
        <w:rPr>
          <w:szCs w:val="28"/>
        </w:rPr>
        <w:t xml:space="preserve">, радиусом </w:t>
      </w:r>
      <m:oMath>
        <m:r>
          <w:rPr>
            <w:rFonts w:ascii="Cambria Math" w:hAnsi="Cambria Math"/>
            <w:szCs w:val="28"/>
          </w:rPr>
          <m:t>r</m:t>
        </m:r>
      </m:oMath>
      <w:r w:rsidR="00F46B3F" w:rsidRPr="006C74F8">
        <w:rPr>
          <w:szCs w:val="28"/>
        </w:rPr>
        <w:t xml:space="preserve"> присоединенные массы (1</w:t>
      </w:r>
      <w:r w:rsidR="000D2085" w:rsidRPr="006C74F8">
        <w:rPr>
          <w:szCs w:val="28"/>
        </w:rPr>
        <w:t>5</w:t>
      </w:r>
      <w:r w:rsidR="00F46B3F" w:rsidRPr="006C74F8">
        <w:rPr>
          <w:szCs w:val="28"/>
        </w:rPr>
        <w:t>) определяются как</w:t>
      </w:r>
      <w:r w:rsidR="00287810" w:rsidRPr="00287810">
        <w:rPr>
          <w:szCs w:val="28"/>
        </w:rPr>
        <w:t xml:space="preserve"> [</w:t>
      </w:r>
      <w:r w:rsidR="00FB7442" w:rsidRPr="00FB7442">
        <w:rPr>
          <w:szCs w:val="28"/>
        </w:rPr>
        <w:t>20</w:t>
      </w:r>
      <w:r w:rsidR="00287810" w:rsidRPr="00287810">
        <w:rPr>
          <w:szCs w:val="28"/>
        </w:rPr>
        <w:t>]</w:t>
      </w:r>
    </w:p>
    <w:p w14:paraId="6B55BD80" w14:textId="77777777" w:rsidR="00F46B3F" w:rsidRPr="006C74F8" w:rsidRDefault="00F46B3F" w:rsidP="00F65089">
      <w:pPr>
        <w:rPr>
          <w:szCs w:val="28"/>
        </w:rPr>
      </w:pPr>
    </w:p>
    <w:p w14:paraId="277510CA" w14:textId="7DBCD1F7" w:rsidR="00F46B3F" w:rsidRPr="003D7B49" w:rsidRDefault="00210489" w:rsidP="00F65089">
      <w:pPr>
        <w:rPr>
          <w:iCs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eqArr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u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=-0.1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m,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Y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v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w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L,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K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p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=0,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q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,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iCs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e>
                      <m:sub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r</m:t>
                            </m:r>
                          </m:e>
                        </m:acc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πρ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.</m:t>
                    </m:r>
                  </m:e>
                </m:mr>
              </m:m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16</m:t>
                  </m:r>
                </m:e>
              </m:d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e>
          </m:eqArr>
        </m:oMath>
      </m:oMathPara>
    </w:p>
    <w:p w14:paraId="0FFDB376" w14:textId="77777777" w:rsidR="003D7B49" w:rsidRPr="003D7B49" w:rsidRDefault="003D7B49" w:rsidP="00F65089">
      <w:pPr>
        <w:rPr>
          <w:iCs/>
          <w:szCs w:val="28"/>
        </w:rPr>
      </w:pPr>
    </w:p>
    <w:p w14:paraId="1859F822" w14:textId="77777777" w:rsidR="004C0735" w:rsidRDefault="004C0735" w:rsidP="004C0735">
      <w:pPr>
        <w:rPr>
          <w:b/>
          <w:bCs/>
          <w:szCs w:val="28"/>
        </w:rPr>
      </w:pPr>
    </w:p>
    <w:p w14:paraId="3748D34C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3D22DBF" w14:textId="6DBE4423" w:rsidR="00F65089" w:rsidRPr="004C0735" w:rsidRDefault="004C0735" w:rsidP="004C0735">
      <w:pPr>
        <w:rPr>
          <w:b/>
          <w:bCs/>
          <w:szCs w:val="28"/>
        </w:rPr>
      </w:pPr>
      <w:r w:rsidRPr="004C0735">
        <w:rPr>
          <w:b/>
          <w:bCs/>
          <w:szCs w:val="28"/>
        </w:rPr>
        <w:lastRenderedPageBreak/>
        <w:t>Матрица Кориолиса</w:t>
      </w:r>
    </w:p>
    <w:p w14:paraId="2D896C76" w14:textId="490A927E" w:rsidR="001D581B" w:rsidRDefault="001D581B" w:rsidP="001D581B">
      <w:pPr>
        <w:rPr>
          <w:rFonts w:eastAsiaTheme="minorEastAsia"/>
          <w:szCs w:val="28"/>
        </w:rPr>
      </w:pPr>
      <w:r w:rsidRPr="000928CA">
        <w:rPr>
          <w:szCs w:val="28"/>
        </w:rPr>
        <w:t xml:space="preserve">По </w:t>
      </w:r>
      <w:proofErr w:type="spellStart"/>
      <w:r w:rsidRPr="000928CA">
        <w:rPr>
          <w:szCs w:val="28"/>
        </w:rPr>
        <w:t>Фоссену</w:t>
      </w:r>
      <w:proofErr w:type="spellEnd"/>
      <w:r w:rsidR="007946DB" w:rsidRPr="007946DB">
        <w:rPr>
          <w:szCs w:val="28"/>
        </w:rPr>
        <w:t xml:space="preserve"> [</w:t>
      </w:r>
      <w:r w:rsidR="00FB7442" w:rsidRPr="00FB7442">
        <w:rPr>
          <w:szCs w:val="28"/>
        </w:rPr>
        <w:t>2</w:t>
      </w:r>
      <w:r w:rsidR="007946DB" w:rsidRPr="007946DB">
        <w:rPr>
          <w:szCs w:val="28"/>
        </w:rPr>
        <w:t>1]</w:t>
      </w:r>
      <w:r w:rsidRPr="000928CA">
        <w:rPr>
          <w:szCs w:val="28"/>
        </w:rPr>
        <w:t xml:space="preserve"> 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eastAsiaTheme="minorEastAsia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0C12A6AA" w14:textId="77777777" w:rsidR="001D581B" w:rsidRPr="003D2F36" w:rsidRDefault="001D581B" w:rsidP="001D581B">
      <w:pPr>
        <w:rPr>
          <w:rFonts w:eastAsiaTheme="minorEastAsia"/>
          <w:szCs w:val="28"/>
        </w:rPr>
      </w:pPr>
    </w:p>
    <w:p w14:paraId="42907949" w14:textId="75B72573" w:rsidR="001D581B" w:rsidRPr="000928CA" w:rsidRDefault="00210489" w:rsidP="001D581B">
      <w:pPr>
        <w:rPr>
          <w:rFonts w:eastAsiaTheme="minorEastAsia"/>
          <w:iCs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17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3B89C1D5" w14:textId="77777777" w:rsidR="001D581B" w:rsidRPr="000928CA" w:rsidRDefault="001D581B" w:rsidP="001D581B">
      <w:pPr>
        <w:rPr>
          <w:rFonts w:eastAsiaTheme="minorEastAsia"/>
          <w:iCs/>
          <w:szCs w:val="28"/>
        </w:rPr>
      </w:pPr>
    </w:p>
    <w:p w14:paraId="2EDDD9D4" w14:textId="77777777" w:rsidR="001D581B" w:rsidRDefault="001D581B" w:rsidP="001D581B">
      <w:pPr>
        <w:rPr>
          <w:szCs w:val="28"/>
        </w:rPr>
      </w:pPr>
      <w:r>
        <w:rPr>
          <w:szCs w:val="28"/>
        </w:rPr>
        <w:t>Помимо</w:t>
      </w:r>
      <w:r w:rsidRPr="000928CA">
        <w:rPr>
          <w:szCs w:val="28"/>
        </w:rPr>
        <w:t xml:space="preserve"> </w:t>
      </w:r>
      <w:r>
        <w:rPr>
          <w:szCs w:val="28"/>
        </w:rPr>
        <w:t>э</w:t>
      </w:r>
      <w:r w:rsidRPr="000928CA">
        <w:rPr>
          <w:szCs w:val="28"/>
        </w:rPr>
        <w:t>того, возможен аналогичный</w:t>
      </w:r>
      <w:r>
        <w:rPr>
          <w:szCs w:val="28"/>
        </w:rPr>
        <w:t>, более комплексный</w:t>
      </w:r>
      <w:r w:rsidRPr="000928CA">
        <w:rPr>
          <w:szCs w:val="28"/>
        </w:rPr>
        <w:t xml:space="preserve"> способ расчета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RB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szCs w:val="28"/>
        </w:rPr>
        <w:t>, без знания матрицы инерции</w:t>
      </w:r>
      <w:r>
        <w:rPr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szCs w:val="28"/>
        </w:rPr>
        <w:t>:</w:t>
      </w:r>
    </w:p>
    <w:p w14:paraId="0FFA5E81" w14:textId="77777777" w:rsidR="001D581B" w:rsidRPr="000928CA" w:rsidRDefault="001D581B" w:rsidP="001D581B">
      <w:pPr>
        <w:spacing w:line="360" w:lineRule="auto"/>
        <w:rPr>
          <w:szCs w:val="28"/>
        </w:rPr>
      </w:pPr>
    </w:p>
    <w:p w14:paraId="13082F17" w14:textId="2F35548E" w:rsidR="001D581B" w:rsidRPr="001D3918" w:rsidRDefault="00210489" w:rsidP="001D581B">
      <w:pPr>
        <w:spacing w:line="360" w:lineRule="auto"/>
        <w:rPr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RB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-mS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ν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I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6"/>
                                        <w:szCs w:val="2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6"/>
                                        <w:szCs w:val="26"/>
                                      </w:rPr>
                                      <m:t>b</m:t>
                                    </m:r>
                                  </m:sub>
                                </m:sSub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18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777B5510" w14:textId="77777777" w:rsidR="00323B14" w:rsidRDefault="00323B14" w:rsidP="00323B14">
      <w:pPr>
        <w:rPr>
          <w:iCs/>
          <w:szCs w:val="28"/>
        </w:rPr>
      </w:pPr>
    </w:p>
    <w:p w14:paraId="37FC091B" w14:textId="719489ED" w:rsidR="00323B14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Матрица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с учетом упрощений записывается следующим образом:</w:t>
      </w:r>
    </w:p>
    <w:p w14:paraId="5AF61178" w14:textId="77777777" w:rsidR="00323B14" w:rsidRPr="003A052A" w:rsidRDefault="00323B14" w:rsidP="00323B14">
      <w:pPr>
        <w:rPr>
          <w:b/>
          <w:bCs/>
          <w:iCs/>
          <w:szCs w:val="28"/>
        </w:rPr>
      </w:pPr>
    </w:p>
    <w:p w14:paraId="2D091F6E" w14:textId="238E354C" w:rsidR="00323B14" w:rsidRPr="00CB0840" w:rsidRDefault="00210489" w:rsidP="00323B14">
      <w:pPr>
        <w:ind w:firstLine="0"/>
        <w:rPr>
          <w:iCs/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iCs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6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Cs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w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w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N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r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Y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v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v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X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u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u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M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q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q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K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6"/>
                                    <w:szCs w:val="26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p</m:t>
                                </m:r>
                              </m:e>
                            </m:acc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p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19</m:t>
                  </m:r>
                </m:e>
              </m:d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e>
          </m:eqArr>
        </m:oMath>
      </m:oMathPara>
    </w:p>
    <w:p w14:paraId="52079BF2" w14:textId="77777777" w:rsidR="00323B14" w:rsidRDefault="00323B14" w:rsidP="00323B14">
      <w:pPr>
        <w:ind w:firstLine="0"/>
        <w:rPr>
          <w:iCs/>
          <w:szCs w:val="28"/>
        </w:rPr>
      </w:pPr>
      <w:r w:rsidRPr="003A052A">
        <w:rPr>
          <w:iCs/>
          <w:szCs w:val="28"/>
        </w:rPr>
        <w:tab/>
      </w:r>
    </w:p>
    <w:p w14:paraId="3C034FFC" w14:textId="12249CB3" w:rsidR="001D581B" w:rsidRDefault="00323B14" w:rsidP="00323B14">
      <w:pPr>
        <w:rPr>
          <w:iCs/>
          <w:szCs w:val="28"/>
        </w:rPr>
      </w:pPr>
      <w:r w:rsidRPr="003A052A">
        <w:rPr>
          <w:iCs/>
          <w:szCs w:val="28"/>
        </w:rPr>
        <w:t xml:space="preserve">Нетрудно заметить, что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3A052A">
        <w:rPr>
          <w:iCs/>
          <w:szCs w:val="28"/>
        </w:rPr>
        <w:t xml:space="preserve"> здесь состоит из диагональных элементов матрицы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</m:oMath>
      <w:r w:rsidRPr="003A052A">
        <w:rPr>
          <w:iCs/>
          <w:szCs w:val="28"/>
        </w:rPr>
        <w:t xml:space="preserve"> и компонентов вектора скоростей</w:t>
      </w:r>
      <w:r>
        <w:rPr>
          <w:iCs/>
          <w:szCs w:val="28"/>
        </w:rPr>
        <w:t>.</w:t>
      </w:r>
    </w:p>
    <w:p w14:paraId="7F479C2C" w14:textId="416CBF3B" w:rsidR="00323B14" w:rsidRDefault="00323B14" w:rsidP="00323B14">
      <w:pPr>
        <w:rPr>
          <w:rFonts w:eastAsiaTheme="minorEastAsia"/>
          <w:szCs w:val="28"/>
        </w:rPr>
      </w:pPr>
      <w:r w:rsidRPr="000928CA">
        <w:rPr>
          <w:szCs w:val="28"/>
        </w:rPr>
        <w:t xml:space="preserve">По </w:t>
      </w:r>
      <w:proofErr w:type="spellStart"/>
      <w:r w:rsidRPr="000928CA">
        <w:rPr>
          <w:szCs w:val="28"/>
        </w:rPr>
        <w:t>Фоссену</w:t>
      </w:r>
      <w:proofErr w:type="spellEnd"/>
      <w:r w:rsidR="007946DB" w:rsidRPr="007946DB">
        <w:rPr>
          <w:szCs w:val="28"/>
        </w:rPr>
        <w:t xml:space="preserve"> [</w:t>
      </w:r>
      <w:r w:rsidR="00FB7442" w:rsidRPr="00BB6C1E">
        <w:rPr>
          <w:szCs w:val="28"/>
        </w:rPr>
        <w:t>2</w:t>
      </w:r>
      <w:r w:rsidR="007946DB" w:rsidRPr="007946DB">
        <w:rPr>
          <w:szCs w:val="28"/>
        </w:rPr>
        <w:t>1]</w:t>
      </w:r>
      <w:r>
        <w:rPr>
          <w:szCs w:val="28"/>
        </w:rPr>
        <w:t xml:space="preserve"> </w:t>
      </w:r>
      <w:r w:rsidRPr="000928CA">
        <w:rPr>
          <w:szCs w:val="28"/>
        </w:rPr>
        <w:t xml:space="preserve">матрица </w:t>
      </w:r>
      <m:oMath>
        <m:r>
          <w:rPr>
            <w:rFonts w:ascii="Cambria Math" w:hAnsi="Cambria Math"/>
            <w:szCs w:val="28"/>
            <w:lang w:val="en-US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  <w:iCs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ν</m:t>
            </m:r>
          </m:e>
        </m:d>
      </m:oMath>
      <w:r w:rsidRPr="000928CA">
        <w:rPr>
          <w:rFonts w:eastAsiaTheme="minorEastAsia"/>
          <w:iCs/>
          <w:szCs w:val="28"/>
        </w:rPr>
        <w:t xml:space="preserve"> в общем случае определяется из блоков ма</w:t>
      </w:r>
      <w:r>
        <w:rPr>
          <w:rFonts w:eastAsiaTheme="minorEastAsia"/>
          <w:iCs/>
          <w:szCs w:val="28"/>
        </w:rPr>
        <w:t>т</w:t>
      </w:r>
      <w:r w:rsidRPr="000928CA">
        <w:rPr>
          <w:rFonts w:eastAsiaTheme="minorEastAsia"/>
          <w:iCs/>
          <w:szCs w:val="28"/>
        </w:rPr>
        <w:t xml:space="preserve">рицы инерции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0928CA">
        <w:rPr>
          <w:rFonts w:eastAsiaTheme="minorEastAsia"/>
          <w:iCs/>
          <w:szCs w:val="28"/>
        </w:rPr>
        <w:t xml:space="preserve">. В данном случае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Pr="000928CA">
        <w:rPr>
          <w:rFonts w:eastAsiaTheme="minorEastAsia"/>
          <w:szCs w:val="28"/>
        </w:rPr>
        <w:t>, тогда</w:t>
      </w:r>
    </w:p>
    <w:p w14:paraId="793F36FF" w14:textId="77777777" w:rsidR="00323B14" w:rsidRPr="003D2F36" w:rsidRDefault="00323B14" w:rsidP="00323B14">
      <w:pPr>
        <w:rPr>
          <w:rFonts w:eastAsiaTheme="minorEastAsia"/>
          <w:szCs w:val="28"/>
        </w:rPr>
      </w:pPr>
    </w:p>
    <w:p w14:paraId="092DCDF3" w14:textId="77777777" w:rsidR="00323B14" w:rsidRPr="009E4CDF" w:rsidRDefault="00210489" w:rsidP="00323B14">
      <w:pPr>
        <w:rPr>
          <w:rFonts w:eastAsiaTheme="minorEastAsia"/>
          <w:iCs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ν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3×3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11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-S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ν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6×6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.</m:t>
              </m:r>
              <m:ctrlPr>
                <w:rPr>
                  <w:rFonts w:ascii="Cambria Math" w:hAnsi="Cambria Math"/>
                  <w:i/>
                  <w:iCs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219C2BC3" w14:textId="77777777" w:rsidR="00323B14" w:rsidRDefault="00323B14" w:rsidP="00323B14">
      <w:pPr>
        <w:rPr>
          <w:szCs w:val="28"/>
        </w:rPr>
      </w:pPr>
    </w:p>
    <w:p w14:paraId="15494C2D" w14:textId="77777777" w:rsidR="00323B14" w:rsidRDefault="00323B14" w:rsidP="001D581B">
      <w:pPr>
        <w:rPr>
          <w:szCs w:val="28"/>
        </w:rPr>
      </w:pPr>
    </w:p>
    <w:p w14:paraId="25B81866" w14:textId="77777777" w:rsidR="00323B14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5466989" w14:textId="7FDEE9B1" w:rsidR="005C74CF" w:rsidRPr="005C74CF" w:rsidRDefault="005C74CF" w:rsidP="001D581B">
      <w:pPr>
        <w:rPr>
          <w:b/>
          <w:bCs/>
          <w:szCs w:val="28"/>
        </w:rPr>
      </w:pPr>
      <w:r w:rsidRPr="005C74CF">
        <w:rPr>
          <w:b/>
          <w:bCs/>
          <w:szCs w:val="28"/>
        </w:rPr>
        <w:lastRenderedPageBreak/>
        <w:t>Вектор гравитации и плавучести</w:t>
      </w:r>
    </w:p>
    <w:p w14:paraId="66204D16" w14:textId="557188CD" w:rsidR="001D581B" w:rsidRPr="000928CA" w:rsidRDefault="001D581B" w:rsidP="001D581B">
      <w:pPr>
        <w:rPr>
          <w:szCs w:val="28"/>
        </w:rPr>
      </w:pPr>
      <w:r w:rsidRPr="000928CA">
        <w:rPr>
          <w:szCs w:val="28"/>
        </w:rPr>
        <w:t>В работе [</w:t>
      </w:r>
      <w:r w:rsidR="00BB6C1E" w:rsidRPr="009C50E1">
        <w:rPr>
          <w:szCs w:val="28"/>
        </w:rPr>
        <w:t>2</w:t>
      </w:r>
      <w:r w:rsidR="007946DB" w:rsidRPr="007946DB">
        <w:rPr>
          <w:szCs w:val="28"/>
        </w:rPr>
        <w:t>1</w:t>
      </w:r>
      <w:r w:rsidRPr="000928CA">
        <w:rPr>
          <w:szCs w:val="28"/>
        </w:rPr>
        <w:t xml:space="preserve">] для расчета </w:t>
      </w:r>
      <m:oMath>
        <m:r>
          <w:rPr>
            <w:rFonts w:ascii="Cambria Math" w:hAnsi="Cambria Math"/>
            <w:szCs w:val="28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η</m:t>
            </m:r>
          </m:e>
        </m:d>
      </m:oMath>
      <w:r w:rsidRPr="000928CA">
        <w:rPr>
          <w:szCs w:val="28"/>
        </w:rPr>
        <w:t xml:space="preserve"> автор использует выражение</w:t>
      </w:r>
    </w:p>
    <w:p w14:paraId="003A3D55" w14:textId="77777777" w:rsidR="001D581B" w:rsidRPr="000928CA" w:rsidRDefault="001D581B" w:rsidP="001D581B">
      <w:pPr>
        <w:ind w:firstLine="0"/>
        <w:rPr>
          <w:szCs w:val="28"/>
        </w:rPr>
      </w:pPr>
    </w:p>
    <w:p w14:paraId="554F8E6A" w14:textId="073C29EB" w:rsidR="001D581B" w:rsidRPr="000928CA" w:rsidRDefault="00210489" w:rsidP="001D581B">
      <w:pPr>
        <w:ind w:firstLine="0"/>
        <w:jc w:val="center"/>
        <w:rPr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ϕ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g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g</m:t>
                            </m:r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B</m:t>
                            </m:r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20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</m:eqArr>
        </m:oMath>
      </m:oMathPara>
    </w:p>
    <w:p w14:paraId="68175C9D" w14:textId="77777777" w:rsidR="001D581B" w:rsidRPr="000928CA" w:rsidRDefault="001D581B" w:rsidP="001D581B">
      <w:pPr>
        <w:ind w:firstLine="0"/>
        <w:rPr>
          <w:szCs w:val="28"/>
        </w:rPr>
      </w:pPr>
    </w:p>
    <w:p w14:paraId="6348CEAC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m</m:t>
        </m:r>
      </m:oMath>
      <w:r w:rsidRPr="000928CA">
        <w:rPr>
          <w:szCs w:val="28"/>
        </w:rPr>
        <w:t xml:space="preserve"> – масса судна включая воду в пространстве,</w:t>
      </w:r>
    </w:p>
    <w:p w14:paraId="7B2D7BF1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</m:oMath>
      <w:r w:rsidRPr="000928CA">
        <w:rPr>
          <w:szCs w:val="28"/>
        </w:rPr>
        <w:t xml:space="preserve"> – ускорение свободного падения,</w:t>
      </w:r>
    </w:p>
    <w:p w14:paraId="1AF8B621" w14:textId="77777777" w:rsidR="001D581B" w:rsidRPr="000928CA" w:rsidRDefault="001D581B" w:rsidP="001D581B">
      <w:pPr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ρ</m:t>
        </m:r>
        <m:r>
          <m:rPr>
            <m:sty m:val="p"/>
          </m:rPr>
          <w:rPr>
            <w:rFonts w:ascii="Cambria Math" w:hAnsi="Cambria Math"/>
            <w:szCs w:val="28"/>
            <w:lang w:val="en-US"/>
          </w:rPr>
          <m:t>g</m:t>
        </m:r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выталкивающая сила,</w:t>
      </w:r>
    </w:p>
    <w:p w14:paraId="526FC0EA" w14:textId="77777777" w:rsidR="001D581B" w:rsidRPr="000928CA" w:rsidRDefault="001D581B" w:rsidP="001D581B">
      <w:pPr>
        <w:ind w:firstLine="0"/>
        <w:rPr>
          <w:szCs w:val="28"/>
        </w:rPr>
      </w:pPr>
      <w:r w:rsidRPr="000928CA">
        <w:rPr>
          <w:szCs w:val="28"/>
        </w:rPr>
        <w:t xml:space="preserve">где </w:t>
      </w: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0928CA">
        <w:rPr>
          <w:szCs w:val="28"/>
        </w:rPr>
        <w:t xml:space="preserve"> – плотность жидкости,</w:t>
      </w:r>
    </w:p>
    <w:p w14:paraId="2448C24D" w14:textId="77777777" w:rsidR="001D581B" w:rsidRPr="000928CA" w:rsidRDefault="001D581B" w:rsidP="001D581B">
      <w:pPr>
        <w:ind w:firstLine="0"/>
        <w:rPr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∇</m:t>
        </m:r>
      </m:oMath>
      <w:r w:rsidRPr="000928CA">
        <w:rPr>
          <w:szCs w:val="28"/>
        </w:rPr>
        <w:t xml:space="preserve"> – объем жидкости, вытесняемой судном,</w:t>
      </w:r>
    </w:p>
    <w:p w14:paraId="1652D007" w14:textId="77777777" w:rsidR="001D581B" w:rsidRPr="000928CA" w:rsidRDefault="00210489" w:rsidP="001D581B">
      <w:pPr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1D581B" w:rsidRPr="000928CA">
        <w:rPr>
          <w:szCs w:val="28"/>
        </w:rPr>
        <w:t xml:space="preserve"> – компоненты вектора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ub>
          <m:sup>
            <m:r>
              <w:rPr>
                <w:rFonts w:ascii="Cambria Math" w:hAnsi="Cambria Math"/>
                <w:szCs w:val="28"/>
              </w:rPr>
              <m:t>b</m:t>
            </m:r>
          </m:sup>
        </m:sSub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b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1D581B" w:rsidRPr="000928CA">
        <w:rPr>
          <w:szCs w:val="28"/>
        </w:rPr>
        <w:t xml:space="preserve"> от начала координат до центра плавучести твердого тела.</w:t>
      </w:r>
    </w:p>
    <w:p w14:paraId="2C62DB1C" w14:textId="77777777" w:rsidR="001D581B" w:rsidRPr="001101E9" w:rsidRDefault="001D581B" w:rsidP="001101E9">
      <w:pPr>
        <w:tabs>
          <w:tab w:val="left" w:pos="8356"/>
        </w:tabs>
        <w:ind w:firstLine="709"/>
        <w:jc w:val="left"/>
        <w:rPr>
          <w:b/>
          <w:bCs/>
          <w:szCs w:val="28"/>
        </w:rPr>
      </w:pPr>
    </w:p>
    <w:p w14:paraId="4A80785B" w14:textId="77777777" w:rsidR="001101E9" w:rsidRPr="001101E9" w:rsidRDefault="001101E9" w:rsidP="0022469C">
      <w:pPr>
        <w:tabs>
          <w:tab w:val="left" w:pos="8356"/>
        </w:tabs>
        <w:ind w:firstLine="0"/>
        <w:rPr>
          <w:szCs w:val="28"/>
        </w:rPr>
      </w:pPr>
    </w:p>
    <w:p w14:paraId="632D986A" w14:textId="77777777" w:rsidR="00323B14" w:rsidRPr="000D2085" w:rsidRDefault="00323B14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0D2085">
        <w:rPr>
          <w:b/>
          <w:bCs/>
          <w:szCs w:val="28"/>
        </w:rPr>
        <w:br w:type="page"/>
      </w:r>
    </w:p>
    <w:p w14:paraId="72CA9848" w14:textId="0E5B2A37" w:rsidR="00616E29" w:rsidRPr="006A257B" w:rsidRDefault="005C7092" w:rsidP="006A257B">
      <w:pPr>
        <w:tabs>
          <w:tab w:val="left" w:pos="8356"/>
        </w:tabs>
        <w:ind w:firstLine="709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Демпфирующие силы</w:t>
      </w:r>
    </w:p>
    <w:p w14:paraId="60927218" w14:textId="64C4D6BA" w:rsidR="00E061E6" w:rsidRDefault="00E061E6" w:rsidP="002E298A">
      <w:pPr>
        <w:tabs>
          <w:tab w:val="left" w:pos="8356"/>
        </w:tabs>
        <w:ind w:firstLine="0"/>
        <w:jc w:val="center"/>
        <w:rPr>
          <w:szCs w:val="28"/>
        </w:rPr>
      </w:pPr>
      <w:r>
        <w:rPr>
          <w:noProof/>
          <w:szCs w:val="28"/>
        </w:rPr>
        <mc:AlternateContent>
          <mc:Choice Requires="wpc">
            <w:drawing>
              <wp:inline distT="0" distB="0" distL="0" distR="0" wp14:anchorId="6E6E7981" wp14:editId="634ADA25">
                <wp:extent cx="3229583" cy="1400175"/>
                <wp:effectExtent l="0" t="0" r="9525" b="9525"/>
                <wp:docPr id="5" name="Полотно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Стрелка: пятиугольник 9"/>
                        <wps:cNvSpPr/>
                        <wps:spPr>
                          <a:xfrm>
                            <a:off x="165372" y="680938"/>
                            <a:ext cx="2918298" cy="583659"/>
                          </a:xfrm>
                          <a:prstGeom prst="homePlate">
                            <a:avLst>
                              <a:gd name="adj" fmla="val 91667"/>
                            </a:avLst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Прямая со стрелкой 29"/>
                        <wps:cNvCnPr/>
                        <wps:spPr>
                          <a:xfrm flipV="1">
                            <a:off x="1361873" y="204283"/>
                            <a:ext cx="0" cy="75875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Прямая со стрелкой 36"/>
                        <wps:cNvCnPr/>
                        <wps:spPr>
                          <a:xfrm>
                            <a:off x="1352145" y="972768"/>
                            <a:ext cx="943583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Надпись 55"/>
                        <wps:cNvSpPr txBox="1"/>
                        <wps:spPr>
                          <a:xfrm>
                            <a:off x="1381329" y="145916"/>
                            <a:ext cx="826851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4AC81B" w14:textId="43ABDC61" w:rsidR="0020158D" w:rsidRDefault="0020158D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(lift)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Надпись 56"/>
                        <wps:cNvSpPr txBox="1"/>
                        <wps:spPr>
                          <a:xfrm>
                            <a:off x="1721797" y="651755"/>
                            <a:ext cx="953310" cy="3112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2514DC" w14:textId="3D71D9FD" w:rsidR="0020158D" w:rsidRDefault="0020158D" w:rsidP="00E061E6">
                              <w:pPr>
                                <w:ind w:firstLine="0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(drag)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6E7981" id="Полотно 5" o:spid="_x0000_s1057" editas="canvas" style="width:254.3pt;height:110.25pt;mso-position-horizontal-relative:char;mso-position-vertical-relative:line" coordsize="32289,14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">
                <v:shape id="_x0000_s1058" type="#_x0000_t75" style="position:absolute;width:32289;height:14001;visibility:visible;mso-wrap-style:square" filled="t">
                  <v:fill o:detectmouseclick="t"/>
                  <v:path o:connecttype="none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Стрелка: пятиугольник 9" o:spid="_x0000_s1059" type="#_x0000_t15" style="position:absolute;left:1653;top:6809;width:29183;height:5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" adj="17640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</v:shape>
                <v:shape id="Прямая со стрелкой 29" o:spid="_x0000_s1060" type="#_x0000_t32" style="position:absolute;left:13618;top:2042;width:0;height:758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" strokecolor="red" strokeweight="2.25pt">
                  <v:stroke endarrow="block" joinstyle="miter"/>
                </v:shape>
                <v:shape id="Прямая со стрелкой 36" o:spid="_x0000_s1061" type="#_x0000_t32" style="position:absolute;left:13521;top:9727;width:943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" strokecolor="red" strokeweight="2.25pt">
                  <v:stroke endarrow="block" joinstyle="miter"/>
                </v:shape>
                <v:shape id="Надпись 55" o:spid="_x0000_s1062" type="#_x0000_t202" style="position:absolute;left:13813;top:1459;width:8268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154AC81B" w14:textId="43ABDC61" w:rsidR="0020158D" w:rsidRDefault="0020158D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(lift)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56" o:spid="_x0000_s1063" type="#_x0000_t202" style="position:absolute;left:17217;top:6517;width:9534;height:3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5E2514DC" w14:textId="3D71D9FD" w:rsidR="0020158D" w:rsidRDefault="0020158D" w:rsidP="00E061E6">
                        <w:pPr>
                          <w:ind w:firstLine="0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 (drag)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E06B55" w14:textId="20BFC09D" w:rsidR="005C7092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="00FE448F" w:rsidRPr="00FE448F">
        <w:rPr>
          <w:szCs w:val="28"/>
        </w:rPr>
        <w:t>7</w:t>
      </w:r>
      <w:r w:rsidRPr="00A3344E">
        <w:rPr>
          <w:szCs w:val="28"/>
        </w:rPr>
        <w:t xml:space="preserve"> – </w:t>
      </w:r>
      <w:r>
        <w:rPr>
          <w:szCs w:val="28"/>
        </w:rPr>
        <w:t>Схема</w:t>
      </w:r>
      <w:r w:rsidRPr="00A3344E">
        <w:rPr>
          <w:szCs w:val="28"/>
        </w:rPr>
        <w:t xml:space="preserve"> </w:t>
      </w:r>
      <w:r>
        <w:rPr>
          <w:szCs w:val="28"/>
        </w:rPr>
        <w:t>распределения</w:t>
      </w:r>
      <w:r w:rsidRPr="00A3344E">
        <w:rPr>
          <w:szCs w:val="28"/>
        </w:rPr>
        <w:t xml:space="preserve"> </w:t>
      </w:r>
      <w:r>
        <w:rPr>
          <w:szCs w:val="28"/>
        </w:rPr>
        <w:t>демпфирующих сил</w:t>
      </w:r>
    </w:p>
    <w:p w14:paraId="121A95C9" w14:textId="77777777" w:rsidR="005C7092" w:rsidRPr="00A3344E" w:rsidRDefault="005C7092" w:rsidP="002E298A">
      <w:pPr>
        <w:tabs>
          <w:tab w:val="left" w:pos="8356"/>
        </w:tabs>
        <w:ind w:firstLine="0"/>
        <w:jc w:val="center"/>
        <w:rPr>
          <w:szCs w:val="28"/>
        </w:rPr>
      </w:pPr>
    </w:p>
    <w:p w14:paraId="5A5E69DF" w14:textId="453EC1B4" w:rsidR="002E298A" w:rsidRPr="007823AD" w:rsidRDefault="007823AD" w:rsidP="00835511">
      <w:pPr>
        <w:tabs>
          <w:tab w:val="left" w:pos="8356"/>
        </w:tabs>
        <w:ind w:firstLine="851"/>
        <w:rPr>
          <w:szCs w:val="28"/>
        </w:rPr>
      </w:pPr>
      <w:r w:rsidRPr="007823AD">
        <w:rPr>
          <w:szCs w:val="28"/>
        </w:rPr>
        <w:t>Сила сопротивления/подъемная сила рассчитывается с помощью</w:t>
      </w:r>
    </w:p>
    <w:p w14:paraId="3B3D57A8" w14:textId="77777777" w:rsidR="005C7092" w:rsidRPr="007823AD" w:rsidRDefault="005C7092" w:rsidP="0022469C">
      <w:pPr>
        <w:tabs>
          <w:tab w:val="left" w:pos="8356"/>
        </w:tabs>
        <w:ind w:firstLine="0"/>
        <w:rPr>
          <w:szCs w:val="28"/>
        </w:rPr>
      </w:pPr>
    </w:p>
    <w:p w14:paraId="64E74CA2" w14:textId="0AA8AFEB" w:rsidR="002E298A" w:rsidRPr="002E298A" w:rsidRDefault="00210489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5132C619" w14:textId="77777777" w:rsidR="005C7092" w:rsidRDefault="005C7092" w:rsidP="0022469C">
      <w:pPr>
        <w:tabs>
          <w:tab w:val="left" w:pos="8356"/>
        </w:tabs>
        <w:ind w:firstLine="0"/>
        <w:rPr>
          <w:szCs w:val="28"/>
          <w:lang w:val="en-US"/>
        </w:rPr>
      </w:pPr>
    </w:p>
    <w:p w14:paraId="46482AC8" w14:textId="7DA64EA1" w:rsidR="002E298A" w:rsidRPr="00486893" w:rsidRDefault="00210489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="002E298A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сопротивления</w:t>
      </w:r>
      <w:r w:rsidR="005C7092" w:rsidRPr="00486893">
        <w:rPr>
          <w:szCs w:val="28"/>
        </w:rPr>
        <w:t>,</w:t>
      </w:r>
    </w:p>
    <w:p w14:paraId="38B826FA" w14:textId="2AE822C8" w:rsidR="005C7092" w:rsidRPr="00486893" w:rsidRDefault="00210489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5C7092" w:rsidRPr="00486893">
        <w:rPr>
          <w:szCs w:val="28"/>
        </w:rPr>
        <w:t xml:space="preserve"> – </w:t>
      </w:r>
      <w:r w:rsidR="007823AD" w:rsidRPr="00486893">
        <w:rPr>
          <w:szCs w:val="28"/>
        </w:rPr>
        <w:t>коэффициент подъемной силы</w:t>
      </w:r>
      <w:r w:rsidR="005C7092" w:rsidRPr="00486893">
        <w:rPr>
          <w:szCs w:val="28"/>
        </w:rPr>
        <w:t>,</w:t>
      </w:r>
    </w:p>
    <w:p w14:paraId="29237D5F" w14:textId="5B4F237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ρ</m:t>
        </m:r>
      </m:oMath>
      <w:r w:rsidRPr="00F9621F">
        <w:rPr>
          <w:szCs w:val="28"/>
        </w:rPr>
        <w:t xml:space="preserve"> – </w:t>
      </w:r>
      <w:r>
        <w:rPr>
          <w:szCs w:val="28"/>
        </w:rPr>
        <w:t xml:space="preserve">плотность </w:t>
      </w:r>
      <w:r w:rsidR="00FD2E9E">
        <w:rPr>
          <w:szCs w:val="28"/>
        </w:rPr>
        <w:t>среды</w:t>
      </w:r>
      <w:r>
        <w:rPr>
          <w:szCs w:val="28"/>
        </w:rPr>
        <w:t>,</w:t>
      </w:r>
    </w:p>
    <w:p w14:paraId="1942F32E" w14:textId="31BE9767" w:rsidR="002E298A" w:rsidRDefault="002E298A" w:rsidP="0022469C">
      <w:pPr>
        <w:tabs>
          <w:tab w:val="left" w:pos="8356"/>
        </w:tabs>
        <w:ind w:firstLine="0"/>
        <w:rPr>
          <w:szCs w:val="28"/>
        </w:rPr>
      </w:pPr>
      <m:oMath>
        <m:r>
          <w:rPr>
            <w:rFonts w:ascii="Cambria Math" w:hAnsi="Cambria Math"/>
            <w:szCs w:val="28"/>
            <w:lang w:val="en-US"/>
          </w:rPr>
          <m:t>v</m:t>
        </m:r>
      </m:oMath>
      <w:r w:rsidRPr="002E298A">
        <w:rPr>
          <w:szCs w:val="28"/>
        </w:rPr>
        <w:t xml:space="preserve"> – </w:t>
      </w:r>
      <w:r>
        <w:rPr>
          <w:szCs w:val="28"/>
        </w:rPr>
        <w:t>скорость тела в жидкости,</w:t>
      </w:r>
    </w:p>
    <w:p w14:paraId="77C318B7" w14:textId="7C406008" w:rsidR="002E298A" w:rsidRDefault="00210489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D</m:t>
            </m:r>
          </m:sub>
        </m:sSub>
      </m:oMath>
      <w:r w:rsidR="002E298A">
        <w:rPr>
          <w:szCs w:val="28"/>
        </w:rPr>
        <w:t xml:space="preserve"> – площадь поверхности, относительно течения</w:t>
      </w:r>
      <w:r w:rsidR="00FD2E9E">
        <w:rPr>
          <w:szCs w:val="28"/>
        </w:rPr>
        <w:t>,</w:t>
      </w:r>
    </w:p>
    <w:p w14:paraId="4CB10F23" w14:textId="2B912DBD" w:rsidR="00EF31FB" w:rsidRPr="002E298A" w:rsidRDefault="00210489" w:rsidP="0022469C">
      <w:pPr>
        <w:tabs>
          <w:tab w:val="left" w:pos="8356"/>
        </w:tabs>
        <w:ind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</m:oMath>
      <w:r w:rsidR="00EF31FB">
        <w:rPr>
          <w:szCs w:val="28"/>
        </w:rPr>
        <w:t xml:space="preserve"> – площадь поверхности, перпендикулярной течению,</w:t>
      </w:r>
    </w:p>
    <w:p w14:paraId="2E5617A0" w14:textId="43DC60C3" w:rsidR="002E298A" w:rsidRDefault="002E298A" w:rsidP="0022469C">
      <w:pPr>
        <w:tabs>
          <w:tab w:val="left" w:pos="8356"/>
        </w:tabs>
        <w:ind w:firstLine="0"/>
        <w:rPr>
          <w:szCs w:val="28"/>
        </w:rPr>
      </w:pPr>
    </w:p>
    <w:p w14:paraId="7878F0A7" w14:textId="02A8E01C" w:rsidR="00424BDF" w:rsidRPr="00F76FB6" w:rsidRDefault="00424BDF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</m:oMath>
      <w:r w:rsidR="0047342C" w:rsidRPr="0047342C">
        <w:rPr>
          <w:szCs w:val="28"/>
        </w:rPr>
        <w:t xml:space="preserve"> </w:t>
      </w:r>
      <w:r w:rsidR="0047342C">
        <w:rPr>
          <w:szCs w:val="28"/>
        </w:rPr>
        <w:t xml:space="preserve">для цилиндрической </w:t>
      </w:r>
      <w:proofErr w:type="spellStart"/>
      <w:r w:rsidR="0047342C">
        <w:rPr>
          <w:szCs w:val="28"/>
        </w:rPr>
        <w:t>аппроксимационной</w:t>
      </w:r>
      <w:proofErr w:type="spellEnd"/>
      <w:r w:rsidR="0047342C">
        <w:rPr>
          <w:szCs w:val="28"/>
        </w:rPr>
        <w:t xml:space="preserve"> формы </w:t>
      </w:r>
      <w:r w:rsidR="0047342C">
        <w:rPr>
          <w:szCs w:val="28"/>
          <w:lang w:val="en-US"/>
        </w:rPr>
        <w:t>AUV</w:t>
      </w:r>
      <w:r w:rsidR="0047342C">
        <w:rPr>
          <w:szCs w:val="28"/>
        </w:rPr>
        <w:t xml:space="preserve"> приведены в работе </w:t>
      </w:r>
      <w:r w:rsidR="0047342C" w:rsidRPr="0047342C">
        <w:rPr>
          <w:szCs w:val="28"/>
        </w:rPr>
        <w:t>[</w:t>
      </w:r>
      <w:r w:rsidR="00223E0B" w:rsidRPr="00223E0B">
        <w:rPr>
          <w:szCs w:val="28"/>
        </w:rPr>
        <w:t>2</w:t>
      </w:r>
      <w:r w:rsidR="009C50E1" w:rsidRPr="009C50E1">
        <w:rPr>
          <w:szCs w:val="28"/>
        </w:rPr>
        <w:t>2</w:t>
      </w:r>
      <w:r w:rsidR="0047342C" w:rsidRPr="0047342C">
        <w:rPr>
          <w:szCs w:val="28"/>
        </w:rPr>
        <w:t>].</w:t>
      </w:r>
      <w:r w:rsidR="00F76FB6" w:rsidRPr="00F76FB6">
        <w:rPr>
          <w:szCs w:val="28"/>
        </w:rPr>
        <w:t xml:space="preserve"> </w:t>
      </w:r>
      <w:r w:rsidR="00F76FB6">
        <w:rPr>
          <w:szCs w:val="28"/>
        </w:rPr>
        <w:t xml:space="preserve">Для заданной пропорции длины и радиуса, соответствующий коэффициент равен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=0.64</m:t>
        </m:r>
      </m:oMath>
      <w:r w:rsidR="00F76FB6">
        <w:rPr>
          <w:szCs w:val="28"/>
        </w:rPr>
        <w:t>.</w:t>
      </w:r>
    </w:p>
    <w:p w14:paraId="658B12C4" w14:textId="01B84DB0" w:rsidR="002E298A" w:rsidRDefault="002E298A" w:rsidP="0022469C">
      <w:pPr>
        <w:tabs>
          <w:tab w:val="left" w:pos="8356"/>
        </w:tabs>
        <w:ind w:firstLine="0"/>
        <w:rPr>
          <w:noProof/>
        </w:rPr>
      </w:pPr>
    </w:p>
    <w:p w14:paraId="1689193B" w14:textId="542F4AB6" w:rsidR="00F76FB6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noProof/>
        </w:rPr>
        <w:t xml:space="preserve">Коэффициент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</m:oMath>
      <w:r w:rsidRPr="00F76FB6">
        <w:rPr>
          <w:noProof/>
          <w:szCs w:val="28"/>
        </w:rPr>
        <w:t xml:space="preserve"> </w:t>
      </w:r>
      <w:r>
        <w:rPr>
          <w:noProof/>
          <w:szCs w:val="28"/>
        </w:rPr>
        <w:t xml:space="preserve">определяется относительно геометрии носовой части </w:t>
      </w:r>
      <w:r>
        <w:rPr>
          <w:noProof/>
          <w:szCs w:val="28"/>
          <w:lang w:val="en-US"/>
        </w:rPr>
        <w:t>AUV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данном случае наиболее близка форма </w:t>
      </w:r>
      <w:r w:rsidR="00486893" w:rsidRPr="009C50E1">
        <w:rPr>
          <w:noProof/>
          <w:szCs w:val="28"/>
        </w:rPr>
        <w:t>полусферическ</w:t>
      </w:r>
      <w:r w:rsidR="00486893">
        <w:rPr>
          <w:noProof/>
          <w:szCs w:val="28"/>
        </w:rPr>
        <w:t>ой</w:t>
      </w:r>
      <w:r w:rsidR="00486893" w:rsidRPr="009C50E1">
        <w:rPr>
          <w:noProof/>
          <w:szCs w:val="28"/>
        </w:rPr>
        <w:t xml:space="preserve"> чаш</w:t>
      </w:r>
      <w:r w:rsidR="00486893">
        <w:rPr>
          <w:noProof/>
          <w:szCs w:val="28"/>
        </w:rPr>
        <w:t>и</w:t>
      </w:r>
      <w:r w:rsidRPr="00F76FB6">
        <w:rPr>
          <w:noProof/>
          <w:szCs w:val="28"/>
        </w:rPr>
        <w:t xml:space="preserve">. </w:t>
      </w:r>
      <w:r>
        <w:rPr>
          <w:noProof/>
          <w:szCs w:val="28"/>
        </w:rPr>
        <w:t xml:space="preserve">В работе </w:t>
      </w:r>
      <w:r w:rsidRPr="00F76FB6">
        <w:rPr>
          <w:noProof/>
          <w:szCs w:val="28"/>
        </w:rPr>
        <w:t>[</w:t>
      </w:r>
      <w:r w:rsidR="00223E0B" w:rsidRPr="00835511">
        <w:rPr>
          <w:noProof/>
          <w:szCs w:val="28"/>
        </w:rPr>
        <w:t>2</w:t>
      </w:r>
      <w:r w:rsidR="009C50E1" w:rsidRPr="00EE084A">
        <w:rPr>
          <w:noProof/>
          <w:szCs w:val="28"/>
        </w:rPr>
        <w:t>3</w:t>
      </w:r>
      <w:r w:rsidRPr="00F76FB6">
        <w:rPr>
          <w:noProof/>
          <w:szCs w:val="28"/>
        </w:rPr>
        <w:t xml:space="preserve">] </w:t>
      </w:r>
      <w:r>
        <w:rPr>
          <w:noProof/>
          <w:szCs w:val="28"/>
        </w:rPr>
        <w:t xml:space="preserve">приведено соответсвующее значение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=0.4</m:t>
        </m:r>
      </m:oMath>
      <w:r>
        <w:rPr>
          <w:noProof/>
          <w:szCs w:val="28"/>
        </w:rPr>
        <w:t>.</w:t>
      </w:r>
    </w:p>
    <w:p w14:paraId="647A02BB" w14:textId="37C79D12" w:rsidR="00424BDF" w:rsidRDefault="00424BDF" w:rsidP="0022469C">
      <w:pPr>
        <w:tabs>
          <w:tab w:val="left" w:pos="8356"/>
        </w:tabs>
        <w:ind w:firstLine="0"/>
        <w:rPr>
          <w:szCs w:val="28"/>
        </w:rPr>
      </w:pPr>
    </w:p>
    <w:p w14:paraId="6FC88E3E" w14:textId="3655D907" w:rsidR="00A32D38" w:rsidRPr="00F76FB6" w:rsidRDefault="00F76FB6" w:rsidP="00835511">
      <w:pPr>
        <w:tabs>
          <w:tab w:val="left" w:pos="8356"/>
        </w:tabs>
        <w:ind w:firstLine="709"/>
        <w:rPr>
          <w:szCs w:val="28"/>
        </w:rPr>
      </w:pPr>
      <w:r>
        <w:rPr>
          <w:szCs w:val="28"/>
        </w:rPr>
        <w:t>Фронтальная и боковые площади определяются исключительно по базовым геометрическим параметрам подводного аппарата по следующим выражениям</w:t>
      </w:r>
      <w:r w:rsidRPr="00F76FB6">
        <w:rPr>
          <w:szCs w:val="28"/>
        </w:rPr>
        <w:t>:</w:t>
      </w:r>
    </w:p>
    <w:p w14:paraId="6411A784" w14:textId="77777777" w:rsidR="00C503C7" w:rsidRDefault="00C503C7" w:rsidP="0022469C">
      <w:pPr>
        <w:tabs>
          <w:tab w:val="left" w:pos="8356"/>
        </w:tabs>
        <w:ind w:firstLine="0"/>
        <w:rPr>
          <w:szCs w:val="28"/>
        </w:rPr>
      </w:pPr>
    </w:p>
    <w:p w14:paraId="06A9D212" w14:textId="53905B76" w:rsidR="00E66679" w:rsidRPr="00FD2E9E" w:rsidRDefault="00210489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Cs w:val="28"/>
                  </w:rPr>
                  <m:t>0,147</m:t>
                </m:r>
              </m:e>
            </m:d>
          </m:e>
          <m:sup>
            <m:r>
              <w:rPr>
                <w:rFonts w:ascii="Cambria Math" w:hAnsi="Cambria Math"/>
                <w:szCs w:val="28"/>
              </w:rPr>
              <m:t>2</m:t>
            </m:r>
          </m:sup>
        </m:sSup>
        <m:r>
          <w:rPr>
            <w:rFonts w:ascii="Cambria Math" w:hAnsi="Cambria Math"/>
            <w:szCs w:val="28"/>
          </w:rPr>
          <m:t>=0.06789</m:t>
        </m:r>
      </m:oMath>
      <w:r w:rsidR="00FD2E9E" w:rsidRPr="00FD2E9E">
        <w:rPr>
          <w:szCs w:val="28"/>
        </w:rPr>
        <w:t xml:space="preserve"> (</w:t>
      </w:r>
      <w:r w:rsidR="00FD2E9E">
        <w:rPr>
          <w:szCs w:val="28"/>
        </w:rPr>
        <w:t>м</w:t>
      </w:r>
      <w:r w:rsidR="00AE4E02" w:rsidRPr="00AE4E02">
        <w:rPr>
          <w:szCs w:val="28"/>
          <w:vertAlign w:val="superscript"/>
        </w:rPr>
        <w:t>2</w:t>
      </w:r>
      <w:r w:rsidR="00FD2E9E" w:rsidRPr="00FD2E9E">
        <w:rPr>
          <w:szCs w:val="28"/>
        </w:rPr>
        <w:t>)</w:t>
      </w:r>
      <w:r w:rsidR="00FD2E9E">
        <w:rPr>
          <w:szCs w:val="28"/>
        </w:rPr>
        <w:t>.</w:t>
      </w:r>
    </w:p>
    <w:p w14:paraId="2A638EF4" w14:textId="14545124" w:rsidR="00E66679" w:rsidRDefault="00210489" w:rsidP="00C503C7">
      <w:pPr>
        <w:tabs>
          <w:tab w:val="left" w:pos="8356"/>
        </w:tabs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Cs w:val="28"/>
          </w:rPr>
          <m:t>=2</m:t>
        </m:r>
        <m:r>
          <w:rPr>
            <w:rFonts w:ascii="Cambria Math" w:hAnsi="Cambria Math"/>
            <w:szCs w:val="28"/>
            <w:lang w:val="en-US"/>
          </w:rPr>
          <m:t>π</m:t>
        </m:r>
        <m:r>
          <w:rPr>
            <w:rFonts w:ascii="Cambria Math" w:hAnsi="Cambria Math"/>
            <w:szCs w:val="28"/>
          </w:rPr>
          <m:t>∙0,147∙3,081=2.8457</m:t>
        </m:r>
      </m:oMath>
      <w:r w:rsidR="00FD2E9E">
        <w:rPr>
          <w:szCs w:val="28"/>
        </w:rPr>
        <w:t xml:space="preserve"> (м</w:t>
      </w:r>
      <w:r w:rsidR="00AE4E02" w:rsidRPr="00AE4E02">
        <w:rPr>
          <w:szCs w:val="28"/>
          <w:vertAlign w:val="superscript"/>
        </w:rPr>
        <w:t>2</w:t>
      </w:r>
      <w:r w:rsidR="00FD2E9E">
        <w:rPr>
          <w:szCs w:val="28"/>
        </w:rPr>
        <w:t>).</w:t>
      </w:r>
    </w:p>
    <w:p w14:paraId="21E17A65" w14:textId="3A5D3E5A" w:rsidR="00E66679" w:rsidRDefault="00E66679" w:rsidP="00C503C7">
      <w:pPr>
        <w:tabs>
          <w:tab w:val="left" w:pos="8356"/>
        </w:tabs>
        <w:ind w:firstLine="0"/>
        <w:jc w:val="center"/>
        <w:rPr>
          <w:szCs w:val="28"/>
        </w:rPr>
      </w:pPr>
    </w:p>
    <w:p w14:paraId="47E28BE8" w14:textId="487BE3A7" w:rsidR="005410E3" w:rsidRDefault="005410E3" w:rsidP="005410E3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Силы, создаваемые при движении </w:t>
      </w:r>
      <w:r w:rsidR="00573D20">
        <w:rPr>
          <w:iCs/>
          <w:szCs w:val="28"/>
        </w:rPr>
        <w:t>цилиндрического тела</w:t>
      </w:r>
      <w:r w:rsidR="00A32D38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DAMP</m:t>
            </m:r>
          </m:sub>
        </m:sSub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OX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OY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OZ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приблизительно определяются как</w:t>
      </w:r>
    </w:p>
    <w:p w14:paraId="262DD8CA" w14:textId="77777777" w:rsidR="005410E3" w:rsidRPr="00E66679" w:rsidRDefault="005410E3" w:rsidP="00E66679">
      <w:pPr>
        <w:tabs>
          <w:tab w:val="left" w:pos="8356"/>
        </w:tabs>
        <w:ind w:firstLine="0"/>
        <w:rPr>
          <w:szCs w:val="28"/>
        </w:rPr>
      </w:pPr>
    </w:p>
    <w:p w14:paraId="1338E891" w14:textId="450A1169" w:rsidR="0036496A" w:rsidRPr="0036496A" w:rsidRDefault="00210489" w:rsidP="0022469C">
      <w:pPr>
        <w:tabs>
          <w:tab w:val="left" w:pos="8356"/>
        </w:tabs>
        <w:ind w:firstLine="0"/>
        <w:rPr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OX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0.06789=13.578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u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753C6E62" w14:textId="59907726" w:rsidR="00E66679" w:rsidRPr="002847B6" w:rsidRDefault="00210489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OY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v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2CE2A37A" w14:textId="5B5E4283" w:rsidR="00E66679" w:rsidRPr="00E66679" w:rsidRDefault="00210489" w:rsidP="0022469C">
      <w:pPr>
        <w:tabs>
          <w:tab w:val="left" w:pos="8356"/>
        </w:tabs>
        <w:ind w:firstLine="0"/>
        <w:rPr>
          <w:i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OZ</m:t>
              </m:r>
            </m:sup>
          </m:sSubSup>
          <m:r>
            <w:rPr>
              <w:rFonts w:ascii="Cambria Math" w:hAnsi="Cambria Math"/>
              <w:szCs w:val="28"/>
              <w:lang w:val="en-US"/>
            </w:rPr>
            <m:t>=0.64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1000∙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>2.8457=910.624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1D511AF3" w14:textId="77777777" w:rsidR="003E2974" w:rsidRDefault="003E2974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4D12B998" w14:textId="3CA62CE4" w:rsidR="00E66679" w:rsidRDefault="003E2974" w:rsidP="003E2974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 xml:space="preserve">Моменты, создаваемые при движении </w:t>
      </w:r>
      <w:r w:rsidR="005410E3">
        <w:rPr>
          <w:iCs/>
          <w:szCs w:val="28"/>
        </w:rPr>
        <w:t>цилиндрического тела</w:t>
      </w:r>
      <w:r w:rsidR="00573D20">
        <w:rPr>
          <w:iCs/>
          <w:szCs w:val="28"/>
        </w:rPr>
        <w:t>,</w:t>
      </w:r>
      <w:r>
        <w:rPr>
          <w:iCs/>
          <w:szCs w:val="28"/>
        </w:rPr>
        <w:t xml:space="preserve"> </w:t>
      </w:r>
      <w:r w:rsidR="005410E3">
        <w:rPr>
          <w:iCs/>
          <w:szCs w:val="28"/>
        </w:rPr>
        <w:t xml:space="preserve">приблизительно </w:t>
      </w:r>
      <w:r>
        <w:rPr>
          <w:iCs/>
          <w:szCs w:val="28"/>
        </w:rPr>
        <w:t>определяются как</w:t>
      </w:r>
    </w:p>
    <w:p w14:paraId="32328FD8" w14:textId="58C5179A" w:rsidR="005410E3" w:rsidRDefault="005410E3" w:rsidP="003E2974">
      <w:pPr>
        <w:tabs>
          <w:tab w:val="left" w:pos="8356"/>
        </w:tabs>
        <w:ind w:firstLine="709"/>
        <w:rPr>
          <w:iCs/>
          <w:szCs w:val="28"/>
        </w:rPr>
      </w:pPr>
    </w:p>
    <w:p w14:paraId="1C274963" w14:textId="1118823C" w:rsidR="005410E3" w:rsidRDefault="00210489" w:rsidP="003E2974">
      <w:pPr>
        <w:tabs>
          <w:tab w:val="left" w:pos="8356"/>
        </w:tabs>
        <w:ind w:firstLine="709"/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DAMP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×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Tr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3F10DADA" w14:textId="77777777" w:rsidR="005410E3" w:rsidRPr="003E2974" w:rsidRDefault="005410E3" w:rsidP="005410E3">
      <w:pPr>
        <w:tabs>
          <w:tab w:val="left" w:pos="8356"/>
        </w:tabs>
        <w:ind w:firstLine="0"/>
        <w:rPr>
          <w:iCs/>
          <w:szCs w:val="28"/>
        </w:rPr>
      </w:pPr>
    </w:p>
    <w:p w14:paraId="1D4039DC" w14:textId="1C7C1673" w:rsidR="00E66679" w:rsidRDefault="00A32D38" w:rsidP="00A32D38">
      <w:pPr>
        <w:tabs>
          <w:tab w:val="left" w:pos="8356"/>
        </w:tabs>
        <w:ind w:firstLine="709"/>
        <w:rPr>
          <w:iCs/>
          <w:szCs w:val="28"/>
        </w:rPr>
      </w:pPr>
      <w:r>
        <w:rPr>
          <w:iCs/>
          <w:szCs w:val="28"/>
        </w:rPr>
        <w:t>Силы демпфирования, с учетом рассчитанных параметров определяются как</w:t>
      </w:r>
    </w:p>
    <w:p w14:paraId="5F75FD96" w14:textId="77777777" w:rsidR="00A32D38" w:rsidRPr="00A32D38" w:rsidRDefault="00A32D38" w:rsidP="00A32D38">
      <w:pPr>
        <w:tabs>
          <w:tab w:val="left" w:pos="8356"/>
        </w:tabs>
        <w:ind w:firstLine="709"/>
        <w:rPr>
          <w:iCs/>
          <w:szCs w:val="28"/>
        </w:rPr>
      </w:pPr>
    </w:p>
    <w:p w14:paraId="568BA9BA" w14:textId="07ACF3FA" w:rsidR="00422174" w:rsidRPr="00422174" w:rsidRDefault="00422174" w:rsidP="0022469C">
      <w:pPr>
        <w:tabs>
          <w:tab w:val="left" w:pos="8356"/>
        </w:tabs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ν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ν</m:t>
          </m:r>
          <m:r>
            <w:rPr>
              <w:rFonts w:ascii="Cambria Math" w:hAnsi="Cambria Math"/>
            </w:rPr>
            <m:t>=diag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DAMP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DAMP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C150E61" w14:textId="77777777" w:rsidR="00422174" w:rsidRDefault="00422174" w:rsidP="0022469C">
      <w:pPr>
        <w:tabs>
          <w:tab w:val="left" w:pos="8356"/>
        </w:tabs>
        <w:ind w:firstLine="0"/>
        <w:rPr>
          <w:i/>
          <w:szCs w:val="28"/>
        </w:rPr>
      </w:pPr>
    </w:p>
    <w:p w14:paraId="75B66A9F" w14:textId="77777777" w:rsidR="00E061E6" w:rsidRPr="00424BDF" w:rsidRDefault="00E061E6" w:rsidP="0022469C">
      <w:pPr>
        <w:tabs>
          <w:tab w:val="left" w:pos="8356"/>
        </w:tabs>
        <w:ind w:firstLine="0"/>
        <w:rPr>
          <w:iCs/>
          <w:szCs w:val="28"/>
        </w:rPr>
      </w:pPr>
    </w:p>
    <w:p w14:paraId="45C0F0F5" w14:textId="77777777" w:rsidR="00EB2B79" w:rsidRDefault="00EB2B79" w:rsidP="00333AE8">
      <w:pPr>
        <w:spacing w:after="160" w:line="259" w:lineRule="auto"/>
        <w:ind w:firstLine="0"/>
        <w:rPr>
          <w:b/>
          <w:bCs/>
          <w:szCs w:val="28"/>
        </w:rPr>
      </w:pPr>
    </w:p>
    <w:p w14:paraId="334ACB85" w14:textId="77777777" w:rsidR="000E671D" w:rsidRDefault="000E671D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2DF9C16A" w14:textId="35C9E54C" w:rsidR="00EB2B79" w:rsidRDefault="00EB2B79" w:rsidP="00EB2B79">
      <w:pPr>
        <w:spacing w:after="160" w:line="259" w:lineRule="auto"/>
        <w:ind w:left="709" w:firstLine="0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МАТЕМАТИЧЕСКАЯ МОДЕЛЬ БУЯ</w:t>
      </w:r>
    </w:p>
    <w:p w14:paraId="1D6E587F" w14:textId="4EA62EA5" w:rsidR="00C7047F" w:rsidRPr="00C7047F" w:rsidRDefault="00C7047F" w:rsidP="00C7047F">
      <w:pPr>
        <w:spacing w:after="160" w:line="259" w:lineRule="auto"/>
        <w:rPr>
          <w:szCs w:val="28"/>
        </w:rPr>
      </w:pPr>
      <w:r>
        <w:rPr>
          <w:szCs w:val="28"/>
        </w:rPr>
        <w:t>Схема, задействованных в работе буев приведена на рис. 8. Их параметры сведены в таблицу 4.</w:t>
      </w:r>
    </w:p>
    <w:p w14:paraId="5DC92937" w14:textId="756EDF86" w:rsidR="00F96EAE" w:rsidRDefault="00F96EAE" w:rsidP="008A17AD">
      <w:pPr>
        <w:spacing w:after="160" w:line="259" w:lineRule="auto"/>
        <w:ind w:firstLine="709"/>
        <w:jc w:val="center"/>
        <w:rPr>
          <w:szCs w:val="28"/>
        </w:rPr>
      </w:pPr>
      <w:r>
        <w:rPr>
          <w:noProof/>
        </w:rPr>
        <w:drawing>
          <wp:inline distT="0" distB="0" distL="0" distR="0" wp14:anchorId="2D04C375" wp14:editId="55BF6D75">
            <wp:extent cx="2782111" cy="39759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565" cy="398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AF94" w14:textId="1BCE954F" w:rsidR="00C7047F" w:rsidRDefault="000E671D" w:rsidP="00C7047F">
      <w:pPr>
        <w:spacing w:after="160" w:line="259" w:lineRule="auto"/>
        <w:ind w:firstLine="0"/>
        <w:jc w:val="center"/>
        <w:rPr>
          <w:szCs w:val="28"/>
        </w:rPr>
      </w:pPr>
      <w:r w:rsidRPr="000928CA">
        <w:rPr>
          <w:szCs w:val="28"/>
        </w:rPr>
        <w:t>Рис</w:t>
      </w:r>
      <w:r>
        <w:rPr>
          <w:szCs w:val="28"/>
        </w:rPr>
        <w:t>унок</w:t>
      </w:r>
      <w:r w:rsidRPr="00A3344E">
        <w:rPr>
          <w:szCs w:val="28"/>
        </w:rPr>
        <w:t xml:space="preserve"> </w:t>
      </w:r>
      <w:r w:rsidRPr="000E671D">
        <w:rPr>
          <w:szCs w:val="28"/>
        </w:rPr>
        <w:t>8</w:t>
      </w:r>
      <w:r w:rsidRPr="00A3344E">
        <w:rPr>
          <w:szCs w:val="28"/>
        </w:rPr>
        <w:t xml:space="preserve"> – </w:t>
      </w:r>
      <w:r>
        <w:rPr>
          <w:szCs w:val="28"/>
        </w:rPr>
        <w:t>Схематичное изображение буя в своей системе координат</w:t>
      </w:r>
    </w:p>
    <w:p w14:paraId="674356C0" w14:textId="20DD3D91" w:rsidR="00F96EAE" w:rsidRDefault="00DF6043" w:rsidP="00DF2DD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>Таблица</w:t>
      </w:r>
      <w:r w:rsidR="00C7047F">
        <w:rPr>
          <w:szCs w:val="28"/>
        </w:rPr>
        <w:t xml:space="preserve"> 4</w:t>
      </w:r>
      <w:r>
        <w:rPr>
          <w:szCs w:val="28"/>
        </w:rPr>
        <w:t xml:space="preserve"> – Параметры буев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65"/>
        <w:gridCol w:w="1247"/>
        <w:gridCol w:w="1380"/>
        <w:gridCol w:w="2155"/>
        <w:gridCol w:w="2109"/>
        <w:gridCol w:w="1940"/>
      </w:tblGrid>
      <w:tr w:rsidR="00C7047F" w:rsidRPr="00F51040" w14:paraId="2BB81F70" w14:textId="77777777" w:rsidTr="008B4692">
        <w:tc>
          <w:tcPr>
            <w:tcW w:w="1413" w:type="dxa"/>
            <w:vAlign w:val="center"/>
          </w:tcPr>
          <w:p w14:paraId="77CED2BF" w14:textId="77777777" w:rsidR="00C7047F" w:rsidRPr="00E061E6" w:rsidRDefault="00C7047F" w:rsidP="008B4692">
            <w:pPr>
              <w:spacing w:after="160" w:line="259" w:lineRule="auto"/>
              <w:ind w:firstLine="0"/>
              <w:jc w:val="center"/>
              <w:rPr>
                <w:i/>
                <w:szCs w:val="28"/>
                <w:lang w:val="en-US"/>
              </w:rPr>
            </w:pPr>
            <w:r>
              <w:rPr>
                <w:szCs w:val="28"/>
              </w:rPr>
              <w:t>Масса</w:t>
            </w:r>
            <w:r>
              <w:rPr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szCs w:val="28"/>
                </w:rPr>
                <m:t>m</m:t>
              </m:r>
            </m:oMath>
          </w:p>
        </w:tc>
        <w:tc>
          <w:tcPr>
            <w:tcW w:w="1276" w:type="dxa"/>
            <w:vAlign w:val="center"/>
          </w:tcPr>
          <w:p w14:paraId="5477F161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Длина,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L</m:t>
              </m:r>
            </m:oMath>
          </w:p>
        </w:tc>
        <w:tc>
          <w:tcPr>
            <w:tcW w:w="1417" w:type="dxa"/>
            <w:vAlign w:val="center"/>
          </w:tcPr>
          <w:p w14:paraId="18740A2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Радиус,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oMath>
          </w:p>
        </w:tc>
        <w:tc>
          <w:tcPr>
            <w:tcW w:w="1985" w:type="dxa"/>
            <w:vAlign w:val="center"/>
          </w:tcPr>
          <w:p w14:paraId="36B653EF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масс,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2126" w:type="dxa"/>
            <w:vAlign w:val="center"/>
          </w:tcPr>
          <w:p w14:paraId="0BBEC288" w14:textId="77777777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Вектор центра плавучести,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b</m:t>
                  </m:r>
                </m:sup>
              </m:sSubSup>
            </m:oMath>
          </w:p>
        </w:tc>
        <w:tc>
          <w:tcPr>
            <w:tcW w:w="1979" w:type="dxa"/>
            <w:vAlign w:val="center"/>
          </w:tcPr>
          <w:p w14:paraId="3039928E" w14:textId="77777777" w:rsidR="00C7047F" w:rsidRPr="00F51040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Плавучесть, </w:t>
            </w:r>
            <m:oMath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oMath>
          </w:p>
        </w:tc>
      </w:tr>
      <w:tr w:rsidR="00C7047F" w:rsidRPr="00F51040" w14:paraId="07264CA8" w14:textId="77777777" w:rsidTr="008B4692">
        <w:tc>
          <w:tcPr>
            <w:tcW w:w="1413" w:type="dxa"/>
            <w:vAlign w:val="center"/>
          </w:tcPr>
          <w:p w14:paraId="519ADAF6" w14:textId="3D508514" w:rsidR="00C7047F" w:rsidRPr="00E061E6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12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кг</w:t>
            </w:r>
          </w:p>
        </w:tc>
        <w:tc>
          <w:tcPr>
            <w:tcW w:w="1276" w:type="dxa"/>
            <w:vAlign w:val="center"/>
          </w:tcPr>
          <w:p w14:paraId="3CCEEFF3" w14:textId="409E0B7F" w:rsidR="00C7047F" w:rsidRDefault="00E53CA7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</w:t>
            </w:r>
            <w:r w:rsidR="00C7047F">
              <w:rPr>
                <w:szCs w:val="28"/>
              </w:rPr>
              <w:t>.</w:t>
            </w:r>
            <w:r>
              <w:rPr>
                <w:szCs w:val="28"/>
              </w:rPr>
              <w:t>36</w:t>
            </w:r>
            <w:r w:rsidR="00C7047F">
              <w:rPr>
                <w:szCs w:val="28"/>
              </w:rPr>
              <w:t xml:space="preserve"> м</w:t>
            </w:r>
          </w:p>
        </w:tc>
        <w:tc>
          <w:tcPr>
            <w:tcW w:w="1417" w:type="dxa"/>
            <w:vAlign w:val="center"/>
          </w:tcPr>
          <w:p w14:paraId="69D81C49" w14:textId="6CB0812A" w:rsidR="00C7047F" w:rsidRDefault="00C7047F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0,</w:t>
            </w:r>
            <w:r w:rsidR="00E53CA7">
              <w:rPr>
                <w:szCs w:val="28"/>
              </w:rPr>
              <w:t>08</w:t>
            </w:r>
            <w:r>
              <w:rPr>
                <w:szCs w:val="28"/>
              </w:rPr>
              <w:t xml:space="preserve"> м</w:t>
            </w:r>
          </w:p>
        </w:tc>
        <w:tc>
          <w:tcPr>
            <w:tcW w:w="1985" w:type="dxa"/>
            <w:vAlign w:val="center"/>
          </w:tcPr>
          <w:p w14:paraId="22C202A6" w14:textId="09F68B3F" w:rsidR="00C7047F" w:rsidRDefault="00210489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-0.16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126" w:type="dxa"/>
            <w:vAlign w:val="center"/>
          </w:tcPr>
          <w:p w14:paraId="07EC63E3" w14:textId="110BBD4D" w:rsidR="00C7047F" w:rsidRDefault="00210489" w:rsidP="008B4692">
            <w:pPr>
              <w:spacing w:after="160" w:line="259" w:lineRule="auto"/>
              <w:ind w:firstLine="0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hAnsi="Cambria Math"/>
                            <w:szCs w:val="28"/>
                          </w:rPr>
                          <m:t>.21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1979" w:type="dxa"/>
            <w:vAlign w:val="center"/>
          </w:tcPr>
          <w:p w14:paraId="12C0BD2E" w14:textId="06E9A633" w:rsidR="00C7047F" w:rsidRPr="00F51040" w:rsidRDefault="00E53CA7" w:rsidP="008B4692">
            <w:pPr>
              <w:spacing w:after="160" w:line="259" w:lineRule="auto"/>
              <w:ind w:firstLine="0"/>
              <w:jc w:val="center"/>
              <w:rPr>
                <w:rFonts w:ascii="Cambria Math" w:hAnsi="Cambria Math"/>
                <w:iCs/>
                <w:szCs w:val="28"/>
              </w:rPr>
            </w:pPr>
            <w:r>
              <w:rPr>
                <w:szCs w:val="28"/>
              </w:rPr>
              <w:t>17</w:t>
            </w:r>
            <w:r w:rsidR="00C7047F">
              <w:rPr>
                <w:szCs w:val="28"/>
              </w:rPr>
              <w:t>,</w:t>
            </w:r>
            <w:r w:rsidR="00C7047F">
              <w:rPr>
                <w:szCs w:val="28"/>
                <w:lang w:val="en-US"/>
              </w:rPr>
              <w:t xml:space="preserve"> </w:t>
            </w:r>
            <w:r w:rsidR="00C7047F">
              <w:rPr>
                <w:szCs w:val="28"/>
              </w:rPr>
              <w:t>Н</w:t>
            </w:r>
          </w:p>
        </w:tc>
      </w:tr>
    </w:tbl>
    <w:p w14:paraId="6DB3720E" w14:textId="77777777" w:rsidR="00DF6043" w:rsidRPr="00DF6043" w:rsidRDefault="00DF6043" w:rsidP="00DF2DDC">
      <w:pPr>
        <w:spacing w:after="160" w:line="259" w:lineRule="auto"/>
        <w:ind w:firstLine="0"/>
        <w:rPr>
          <w:szCs w:val="28"/>
        </w:rPr>
      </w:pPr>
    </w:p>
    <w:p w14:paraId="6CA000EF" w14:textId="4D94F9E3" w:rsidR="00EB2B79" w:rsidRPr="00EB2B79" w:rsidRDefault="00EB2B79" w:rsidP="00EB2B79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Учитывая, что буй имеет цилиндрическую форму, возможно описать его динамику аналогично </w:t>
      </w:r>
      <w:r>
        <w:rPr>
          <w:szCs w:val="28"/>
          <w:lang w:val="en-US"/>
        </w:rPr>
        <w:t>MMT</w:t>
      </w:r>
      <w:r w:rsidRPr="00EB2B79">
        <w:rPr>
          <w:szCs w:val="28"/>
        </w:rPr>
        <w:t xml:space="preserve">-300, </w:t>
      </w:r>
      <w:r>
        <w:rPr>
          <w:szCs w:val="28"/>
        </w:rPr>
        <w:t>за исключением того, что т</w:t>
      </w:r>
      <w:r>
        <w:rPr>
          <w:iCs/>
          <w:szCs w:val="28"/>
        </w:rPr>
        <w:t>ензор инерции повернут и определяется как</w:t>
      </w:r>
    </w:p>
    <w:p w14:paraId="5150C869" w14:textId="77777777" w:rsidR="00EB2B79" w:rsidRDefault="00EB2B79" w:rsidP="00EB2B79">
      <w:pPr>
        <w:ind w:firstLine="709"/>
        <w:rPr>
          <w:iCs/>
          <w:szCs w:val="28"/>
        </w:rPr>
      </w:pPr>
    </w:p>
    <w:p w14:paraId="23253A17" w14:textId="06F79A88" w:rsidR="00EB2B79" w:rsidRPr="000D2085" w:rsidRDefault="00210489" w:rsidP="00EB2B79">
      <w:pPr>
        <w:ind w:firstLine="709"/>
        <w:rPr>
          <w:sz w:val="26"/>
          <w:szCs w:val="26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I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rSpRule m:val="4"/>
                      <m:rSp m:val="2"/>
                      <m:cGpRule m:val="4"/>
                      <m:cGp m:val="1"/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m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6"/>
                                    <w:szCs w:val="2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m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mr>
                  </m:m>
                </m:e>
              </m:d>
              <m:r>
                <w:rPr>
                  <w:rFonts w:ascii="Cambria Math" w:hAnsi="Cambria Math"/>
                  <w:sz w:val="26"/>
                  <w:szCs w:val="26"/>
                </w:rPr>
                <m:t>.</m:t>
              </m:r>
            </m:e>
          </m:eqArr>
        </m:oMath>
      </m:oMathPara>
    </w:p>
    <w:p w14:paraId="725A7A7F" w14:textId="71191961" w:rsidR="00AF057C" w:rsidRDefault="00EB2B79" w:rsidP="00E53CA7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02919A6B" w14:textId="6959B555" w:rsidR="00B5349D" w:rsidRDefault="00B5349D" w:rsidP="00E76519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ОПИСАНИЕ БОРТОВЫХ ИЗМЕРИТЕЛЬНЫХ ДАТЧИКОВ</w:t>
      </w:r>
    </w:p>
    <w:p w14:paraId="4BE42C6C" w14:textId="20D9CF7E" w:rsidR="00753636" w:rsidRPr="00753636" w:rsidRDefault="00E76519" w:rsidP="00753636">
      <w:pPr>
        <w:spacing w:after="160" w:line="259" w:lineRule="auto"/>
        <w:ind w:firstLine="0"/>
      </w:pPr>
      <w:r>
        <w:rPr>
          <w:b/>
          <w:bCs/>
          <w:szCs w:val="28"/>
        </w:rPr>
        <w:tab/>
      </w:r>
      <w:r>
        <w:t xml:space="preserve">Ни один прибор не может производить измерение идеально, то есть без погрешностей. Погрешность – разница между истинным значением величины и фактическим, измеряемым прибором. Погрешности приборов делятся на случайные и систематические составляющие. Случайные составляющие также называются случайными ошибками измерений. Их конкретную реализацию к тому или иному моменту времени нельзя предсказать, можно лишь описать общий вид их поведения. Математическая модель случайных составляющих определяется как последовательность суммы отсчетов белого шума с отсчетами процесса Маркова или </w:t>
      </w:r>
      <w:proofErr w:type="spellStart"/>
      <w:r>
        <w:t>фликкер</w:t>
      </w:r>
      <w:proofErr w:type="spellEnd"/>
      <w:r>
        <w:t xml:space="preserve">-шума </w:t>
      </w:r>
      <w:r w:rsidRPr="00E76519">
        <w:t>[</w:t>
      </w:r>
      <w:r w:rsidR="00B0703D">
        <w:t>2</w:t>
      </w:r>
      <w:r w:rsidR="00FB7442" w:rsidRPr="00FB7442">
        <w:t>4</w:t>
      </w:r>
      <w:r w:rsidRPr="00E76519">
        <w:t>].</w:t>
      </w:r>
      <w:r w:rsidR="00753636">
        <w:t xml:space="preserve"> </w:t>
      </w:r>
      <w:r>
        <w:t>Определение характеристик случайных процессов позволяет верно описать их динамику при интеграции ИНС с другими датчиками, повысив качество фильтрации.</w:t>
      </w:r>
    </w:p>
    <w:p w14:paraId="7AB7ECFA" w14:textId="0080942E" w:rsidR="00B5349D" w:rsidRPr="00141209" w:rsidRDefault="00B5349D" w:rsidP="00E269E2">
      <w:pPr>
        <w:spacing w:after="160" w:line="259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ab/>
      </w:r>
      <w:r w:rsidR="00141209">
        <w:rPr>
          <w:b/>
          <w:bCs/>
          <w:szCs w:val="28"/>
        </w:rPr>
        <w:t>Инерциальные датчики</w:t>
      </w:r>
    </w:p>
    <w:p w14:paraId="315D152F" w14:textId="516BACD3" w:rsidR="00753636" w:rsidRDefault="00141209" w:rsidP="00753636">
      <w:pPr>
        <w:spacing w:after="160" w:line="259" w:lineRule="auto"/>
        <w:ind w:firstLine="709"/>
      </w:pPr>
      <w:r>
        <w:t xml:space="preserve">Исследуем потенциальную величину ошибки навигации, вносимую случайными погрешностями датчиков при работе в автономном режиме. </w:t>
      </w:r>
    </w:p>
    <w:p w14:paraId="7105BFBA" w14:textId="5CB75F50" w:rsidR="005C360B" w:rsidRDefault="005C360B" w:rsidP="00EE5FF5">
      <w:pPr>
        <w:spacing w:after="160" w:line="259" w:lineRule="auto"/>
        <w:ind w:firstLine="709"/>
      </w:pPr>
      <w:r>
        <w:t xml:space="preserve">При комплексировании ИНС с другими датчиками смещения нулей акселерометров и гироскопов включаются в вектор оцениваемых параметров: это позволяет учесть их случайную составляющую, которая является основным источником ошибок позиционирования после компенсации других систематических погрешностей. Наибольший эффект на смещение нулей МЭМС-датчиков оказывает температура, в то же время её влияние на </w:t>
      </w:r>
      <w:proofErr w:type="spellStart"/>
      <w:r>
        <w:t>неортогональности</w:t>
      </w:r>
      <w:proofErr w:type="spellEnd"/>
      <w:r>
        <w:t xml:space="preserve"> осей и погрешности масштабных коэффициентов ограничено.</w:t>
      </w:r>
    </w:p>
    <w:p w14:paraId="01D06ED0" w14:textId="318FFE5F" w:rsidR="00753636" w:rsidRDefault="00753636" w:rsidP="00753636">
      <w:pPr>
        <w:spacing w:after="160" w:line="259" w:lineRule="auto"/>
        <w:ind w:firstLine="709"/>
        <w:rPr>
          <w:iCs/>
        </w:rPr>
      </w:pPr>
      <w:r w:rsidRPr="00753636">
        <w:rPr>
          <w:iCs/>
        </w:rPr>
        <w:t xml:space="preserve">Выходной вектор измерений </w:t>
      </w:r>
      <w:r w:rsidR="00D20C3B">
        <w:rPr>
          <w:iCs/>
        </w:rPr>
        <w:t xml:space="preserve">скорости от блока трех-осевого </w:t>
      </w:r>
      <w:r w:rsidRPr="00753636">
        <w:rPr>
          <w:iCs/>
        </w:rPr>
        <w:t>акселерометра моделируется как</w:t>
      </w:r>
    </w:p>
    <w:p w14:paraId="473DB502" w14:textId="54B8F84C" w:rsidR="00753636" w:rsidRDefault="00D0128F" w:rsidP="00D20C3B">
      <w:pPr>
        <w:spacing w:after="160" w:line="259" w:lineRule="auto"/>
        <w:ind w:firstLine="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ν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lang w:val="en-US"/>
          </w:rPr>
          <m:t>ν</m:t>
        </m:r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D20C3B" w:rsidRPr="00D20C3B">
        <w:rPr>
          <w:szCs w:val="28"/>
        </w:rPr>
        <w:t>,</w:t>
      </w:r>
    </w:p>
    <w:p w14:paraId="571A6DB9" w14:textId="4BE584F2" w:rsidR="00D20C3B" w:rsidRPr="00D20C3B" w:rsidRDefault="00D20C3B" w:rsidP="00753636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IMU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IMU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акселерометра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</w:t>
      </w:r>
      <w:r>
        <w:rPr>
          <w:szCs w:val="28"/>
        </w:rPr>
        <w:t>акселерометра</w:t>
      </w:r>
      <w:r w:rsidRPr="00D0128F">
        <w:rPr>
          <w:szCs w:val="28"/>
        </w:rPr>
        <w:t>, которое моделируется как марковский процесс 1-го порядка.</w:t>
      </w:r>
    </w:p>
    <w:p w14:paraId="2F656440" w14:textId="605472A4" w:rsidR="00D0128F" w:rsidRPr="00D0128F" w:rsidRDefault="00062819" w:rsidP="00D0128F">
      <w:pPr>
        <w:spacing w:after="160" w:line="259" w:lineRule="auto"/>
        <w:ind w:firstLine="709"/>
        <w:rPr>
          <w:iCs/>
        </w:rPr>
      </w:pPr>
      <w:r>
        <w:rPr>
          <w:iCs/>
        </w:rPr>
        <w:t>Аналогично, ф</w:t>
      </w:r>
      <w:r w:rsidR="00D0128F">
        <w:rPr>
          <w:iCs/>
        </w:rPr>
        <w:t>актический выход гироскопа определяется как</w:t>
      </w:r>
    </w:p>
    <w:p w14:paraId="5523DCD9" w14:textId="0A9A2FAA" w:rsidR="00D0128F" w:rsidRDefault="00D0128F" w:rsidP="00D0128F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η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</m:e>
          <m:sub>
            <m:r>
              <w:rPr>
                <w:rFonts w:ascii="Cambria Math" w:hAnsi="Cambria Math"/>
                <w:szCs w:val="28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>
        <w:rPr>
          <w:iCs/>
          <w:szCs w:val="28"/>
        </w:rPr>
        <w:t>,</w:t>
      </w:r>
    </w:p>
    <w:p w14:paraId="58233D3C" w14:textId="4E5E232B" w:rsidR="00D0128F" w:rsidRPr="00D0128F" w:rsidRDefault="00D0128F" w:rsidP="00D0128F">
      <w:pPr>
        <w:spacing w:after="160" w:line="259" w:lineRule="auto"/>
        <w:ind w:firstLine="0"/>
        <w:rPr>
          <w:iCs/>
        </w:rPr>
      </w:pPr>
      <w:r>
        <w:rPr>
          <w:iCs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GYRO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GYRO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гироскопа</w:t>
      </w:r>
      <w:r w:rsidRPr="00D0128F"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w:rPr>
                <w:rFonts w:ascii="Cambria Math" w:hAnsi="Cambria Math"/>
                <w:szCs w:val="28"/>
                <w:lang w:val="en-GB"/>
              </w:rPr>
              <m:t>b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Pr="00D0128F">
        <w:rPr>
          <w:szCs w:val="28"/>
        </w:rPr>
        <w:t xml:space="preserve"> </w:t>
      </w:r>
      <w:r>
        <w:rPr>
          <w:szCs w:val="28"/>
        </w:rPr>
        <w:t>–</w:t>
      </w:r>
      <w:r w:rsidRPr="00D0128F">
        <w:rPr>
          <w:szCs w:val="28"/>
        </w:rPr>
        <w:t xml:space="preserve"> смещение гироскопа, которое моделируется как марковский процесс 1-го порядка.</w:t>
      </w:r>
    </w:p>
    <w:p w14:paraId="5894EE7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B011998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6827726D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3FA2FA8A" w14:textId="77777777" w:rsidR="00657D9C" w:rsidRDefault="00657D9C" w:rsidP="00B5349D">
      <w:pPr>
        <w:spacing w:after="160" w:line="259" w:lineRule="auto"/>
        <w:ind w:firstLine="709"/>
        <w:rPr>
          <w:b/>
          <w:bCs/>
        </w:rPr>
      </w:pPr>
    </w:p>
    <w:p w14:paraId="1840B434" w14:textId="4C5DA580" w:rsidR="00B5349D" w:rsidRPr="00B5349D" w:rsidRDefault="00B5349D" w:rsidP="00B5349D">
      <w:pPr>
        <w:spacing w:after="160" w:line="259" w:lineRule="auto"/>
        <w:ind w:firstLine="709"/>
        <w:rPr>
          <w:b/>
          <w:bCs/>
        </w:rPr>
      </w:pPr>
      <w:proofErr w:type="spellStart"/>
      <w:r w:rsidRPr="00B5349D">
        <w:rPr>
          <w:b/>
          <w:bCs/>
        </w:rPr>
        <w:lastRenderedPageBreak/>
        <w:t>Глубинометр</w:t>
      </w:r>
      <w:proofErr w:type="spellEnd"/>
    </w:p>
    <w:p w14:paraId="4EA46E45" w14:textId="38CF206E" w:rsidR="00B5349D" w:rsidRDefault="00702034" w:rsidP="00B5349D">
      <w:pPr>
        <w:spacing w:after="160" w:line="259" w:lineRule="auto"/>
        <w:ind w:firstLine="709"/>
        <w:rPr>
          <w:szCs w:val="28"/>
        </w:rPr>
      </w:pPr>
      <w:r w:rsidRPr="00702034">
        <w:rPr>
          <w:szCs w:val="28"/>
        </w:rPr>
        <w:t>Глубина и подводное давление имеют прямую зависимость. По мере углубления аппарата в воду показания давления линейно увеличиваются.</w:t>
      </w:r>
    </w:p>
    <w:p w14:paraId="7D1BED68" w14:textId="625AD9A2" w:rsidR="009A4816" w:rsidRDefault="009A4816" w:rsidP="00B5349D">
      <w:pPr>
        <w:spacing w:after="160" w:line="259" w:lineRule="auto"/>
        <w:ind w:firstLine="709"/>
        <w:rPr>
          <w:szCs w:val="28"/>
        </w:rPr>
      </w:pPr>
      <w:r w:rsidRPr="009A4816">
        <w:rPr>
          <w:szCs w:val="28"/>
        </w:rPr>
        <w:t>Фактический выход датчика глубины моделируется путем добавления шума к действительной глубине</w:t>
      </w:r>
    </w:p>
    <w:p w14:paraId="525C1084" w14:textId="3528B003" w:rsidR="009A4816" w:rsidRDefault="009A4816" w:rsidP="009A4816">
      <w:pPr>
        <w:spacing w:after="160" w:line="259" w:lineRule="auto"/>
        <w:ind w:firstLine="0"/>
        <w:jc w:val="center"/>
        <w:rPr>
          <w:iCs/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z</m:t>
            </m:r>
          </m:e>
        </m:acc>
        <m:r>
          <w:rPr>
            <w:rFonts w:ascii="Cambria Math" w:hAnsi="Cambria Math"/>
            <w:szCs w:val="28"/>
          </w:rPr>
          <m:t>=z+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</m:oMath>
      <w:r w:rsidRPr="009A4816">
        <w:rPr>
          <w:iCs/>
          <w:szCs w:val="28"/>
        </w:rPr>
        <w:t>,</w:t>
      </w:r>
    </w:p>
    <w:p w14:paraId="74F53C2D" w14:textId="316DC349" w:rsidR="009A4816" w:rsidRDefault="009A4816" w:rsidP="009A4816">
      <w:pPr>
        <w:spacing w:after="160" w:line="259" w:lineRule="auto"/>
        <w:ind w:firstLine="0"/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>ошибки по глубине.</w:t>
      </w:r>
    </w:p>
    <w:p w14:paraId="3C511522" w14:textId="4F789CC0" w:rsidR="00753636" w:rsidRPr="00D0128F" w:rsidRDefault="002434AB" w:rsidP="00D0128F">
      <w:pPr>
        <w:spacing w:after="160" w:line="259" w:lineRule="auto"/>
        <w:ind w:firstLine="0"/>
        <w:rPr>
          <w:i/>
          <w:iCs/>
          <w:szCs w:val="28"/>
        </w:rPr>
      </w:pPr>
      <w:r>
        <w:tab/>
        <w:t>СКО по глубине</w:t>
      </w:r>
      <w:r w:rsidR="006C54FC">
        <w:t xml:space="preserve"> для используемого датчика приблизительно определяется как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</w:rPr>
          <m:t>≈0.32</m:t>
        </m:r>
      </m:oMath>
      <w:r w:rsidR="006C54FC">
        <w:t xml:space="preserve"> м, тогда дисперсия равна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=0.102</m:t>
        </m:r>
      </m:oMath>
      <w:r w:rsidR="006C54FC" w:rsidRPr="006C54FC">
        <w:t xml:space="preserve"> </w:t>
      </w:r>
      <w:r w:rsidR="006C54FC">
        <w:t>м.</w:t>
      </w:r>
    </w:p>
    <w:p w14:paraId="7207A1D2" w14:textId="47845F84" w:rsidR="00B5349D" w:rsidRPr="00B5349D" w:rsidRDefault="00B5349D" w:rsidP="00B5349D">
      <w:pPr>
        <w:spacing w:after="160" w:line="259" w:lineRule="auto"/>
        <w:ind w:firstLine="709"/>
        <w:rPr>
          <w:b/>
          <w:bCs/>
          <w:szCs w:val="28"/>
        </w:rPr>
      </w:pPr>
      <w:r w:rsidRPr="00B5349D">
        <w:rPr>
          <w:b/>
          <w:bCs/>
          <w:szCs w:val="28"/>
        </w:rPr>
        <w:t>Допплеровский лаг</w:t>
      </w:r>
    </w:p>
    <w:p w14:paraId="3C7BE942" w14:textId="39BF4A40" w:rsidR="00C86FE9" w:rsidRDefault="00C86FE9" w:rsidP="00C86FE9">
      <w:pPr>
        <w:spacing w:after="160" w:line="259" w:lineRule="auto"/>
        <w:ind w:firstLine="709"/>
        <w:rPr>
          <w:szCs w:val="28"/>
        </w:rPr>
      </w:pPr>
      <w:r w:rsidRPr="00C86FE9">
        <w:rPr>
          <w:szCs w:val="28"/>
        </w:rPr>
        <w:t>Доплеровский лаг измеряет изменение акустической частоты для определения скорости транспортного средства относительно морского дна.</w:t>
      </w:r>
      <w:r>
        <w:rPr>
          <w:szCs w:val="28"/>
        </w:rPr>
        <w:t xml:space="preserve"> </w:t>
      </w:r>
      <w:r w:rsidRPr="009A4816">
        <w:rPr>
          <w:szCs w:val="28"/>
        </w:rPr>
        <w:t xml:space="preserve">Фактический выход </w:t>
      </w:r>
      <w:r>
        <w:rPr>
          <w:szCs w:val="28"/>
        </w:rPr>
        <w:t>допплеровского лага</w:t>
      </w:r>
      <w:r w:rsidRPr="009A4816">
        <w:rPr>
          <w:szCs w:val="28"/>
        </w:rPr>
        <w:t xml:space="preserve"> моделируется путем добавления шума к действительной </w:t>
      </w:r>
      <w:r>
        <w:rPr>
          <w:szCs w:val="28"/>
        </w:rPr>
        <w:t>скорости аппарата</w:t>
      </w:r>
    </w:p>
    <w:p w14:paraId="78B06E20" w14:textId="4E82DC3C" w:rsidR="00C86FE9" w:rsidRDefault="00C86FE9" w:rsidP="00C86FE9">
      <w:pPr>
        <w:spacing w:after="160" w:line="259" w:lineRule="auto"/>
        <w:ind w:firstLine="0"/>
        <w:jc w:val="center"/>
        <w:rPr>
          <w:iCs/>
          <w:szCs w:val="28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DVL</m:t>
                    </m:r>
                  </m:sub>
                </m:sSub>
              </m:e>
            </m:eqAr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</m:eqArr>
          </m:e>
        </m:d>
        <m:r>
          <w:rPr>
            <w:rFonts w:ascii="Cambria Math" w:hAnsi="Cambria Math"/>
            <w:szCs w:val="28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  <w:szCs w:val="28"/>
                        <w:lang w:val="en-GB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sub>
                </m:sSub>
              </m:e>
            </m:eqArr>
          </m:e>
        </m:d>
      </m:oMath>
      <w:r w:rsidRPr="009A4816">
        <w:rPr>
          <w:iCs/>
          <w:szCs w:val="28"/>
        </w:rPr>
        <w:t>,</w:t>
      </w:r>
    </w:p>
    <w:p w14:paraId="5439E4C7" w14:textId="35A2648B" w:rsidR="00C86FE9" w:rsidRPr="00C86FE9" w:rsidRDefault="00C86FE9" w:rsidP="00C86FE9">
      <w:pPr>
        <w:spacing w:after="160" w:line="259" w:lineRule="auto"/>
        <w:ind w:firstLine="0"/>
        <w:rPr>
          <w:iCs/>
          <w:szCs w:val="28"/>
        </w:rPr>
      </w:pPr>
      <w:r>
        <w:rPr>
          <w:szCs w:val="28"/>
        </w:rPr>
        <w:t>где</w:t>
      </w:r>
      <w:r w:rsidRPr="009A481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C86FE9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DVL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D0128F" w:rsidRPr="00D0128F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DVL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9A4816">
        <w:rPr>
          <w:szCs w:val="28"/>
        </w:rPr>
        <w:t xml:space="preserve"> – </w:t>
      </w:r>
      <w:r>
        <w:t>СКО</w:t>
      </w:r>
      <w:r w:rsidRPr="009A4816">
        <w:t xml:space="preserve"> </w:t>
      </w:r>
      <w:r>
        <w:t xml:space="preserve">ошибки по </w:t>
      </w:r>
      <w:r w:rsidR="000960A3">
        <w:t>скорости</w:t>
      </w:r>
      <w:r>
        <w:t>.</w:t>
      </w:r>
    </w:p>
    <w:p w14:paraId="18CEAE54" w14:textId="13871AA3" w:rsidR="00E8171F" w:rsidRPr="00E92361" w:rsidRDefault="00E8171F" w:rsidP="00B5349D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>Необходимо</w:t>
      </w:r>
      <w:r w:rsidRPr="00E8171F">
        <w:rPr>
          <w:szCs w:val="28"/>
        </w:rPr>
        <w:t xml:space="preserve"> установить дисперсию для переменной состояния — скорости </w:t>
      </w:r>
      <w:r>
        <w:rPr>
          <w:szCs w:val="28"/>
        </w:rPr>
        <w:t>аппарата</w:t>
      </w:r>
      <w:r w:rsidRPr="00E8171F">
        <w:rPr>
          <w:szCs w:val="28"/>
        </w:rPr>
        <w:t>. Мы знаем</w:t>
      </w:r>
      <w:r>
        <w:rPr>
          <w:szCs w:val="28"/>
        </w:rPr>
        <w:t>,</w:t>
      </w:r>
      <w:r w:rsidRPr="00E8171F">
        <w:rPr>
          <w:szCs w:val="28"/>
        </w:rPr>
        <w:t xml:space="preserve"> что максимальн</w:t>
      </w:r>
      <w:r>
        <w:rPr>
          <w:szCs w:val="28"/>
        </w:rPr>
        <w:t>о</w:t>
      </w:r>
      <w:r w:rsidRPr="00E8171F">
        <w:rPr>
          <w:szCs w:val="28"/>
        </w:rPr>
        <w:t xml:space="preserve"> </w:t>
      </w:r>
      <w:r>
        <w:rPr>
          <w:szCs w:val="28"/>
        </w:rPr>
        <w:t xml:space="preserve">измеряемая </w:t>
      </w:r>
      <w:r w:rsidRPr="00E8171F">
        <w:rPr>
          <w:szCs w:val="28"/>
        </w:rPr>
        <w:t xml:space="preserve">скорость передвижения —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  <m:r>
              <w:rPr>
                <w:rFonts w:ascii="Cambria Math" w:hAnsi="Cambria Math"/>
                <w:szCs w:val="28"/>
              </w:rPr>
              <m:t>el</m:t>
            </m:r>
          </m:e>
          <m:sub>
            <m:r>
              <w:rPr>
                <w:rFonts w:ascii="Cambria Math" w:hAnsi="Cambria Math"/>
                <w:szCs w:val="28"/>
              </w:rPr>
              <m:t>max</m:t>
            </m:r>
          </m:sub>
        </m:sSub>
      </m:oMath>
      <w:r w:rsidRPr="00E8171F">
        <w:rPr>
          <w:szCs w:val="28"/>
        </w:rPr>
        <w:t xml:space="preserve">. Но начальное значение скорости нам неизвестно. Поэтому, мы выберем изначальное значение переменной — 0 м/с, а среднеквадратичное отклонение, </w:t>
      </w:r>
      <w:r>
        <w:rPr>
          <w:szCs w:val="28"/>
        </w:rPr>
        <w:t>по правилу «трёх сигм»</w:t>
      </w:r>
      <w:r w:rsidRPr="00E817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</w:rPr>
              <m:t>el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/3</m:t>
        </m:r>
      </m:oMath>
      <w:r w:rsidRPr="00E8171F">
        <w:rPr>
          <w:szCs w:val="28"/>
        </w:rPr>
        <w:t>. Соответственно, дисперсия</w:t>
      </w:r>
      <w:r w:rsidR="00E92361" w:rsidRPr="00E92361">
        <w:rPr>
          <w:szCs w:val="28"/>
        </w:rPr>
        <w:t xml:space="preserve"> </w:t>
      </w:r>
      <w:r w:rsidR="00E92361">
        <w:rPr>
          <w:szCs w:val="28"/>
        </w:rPr>
        <w:t>определяется как</w:t>
      </w:r>
    </w:p>
    <w:p w14:paraId="1BE994E3" w14:textId="7516718C" w:rsidR="00E8171F" w:rsidRDefault="00210489" w:rsidP="00E8171F">
      <w:pPr>
        <w:spacing w:after="160" w:line="259" w:lineRule="auto"/>
        <w:ind w:firstLine="0"/>
        <w:jc w:val="center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  <w:lang w:val="en-US"/>
              </w:rPr>
              <m:t>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  <m:r>
                  <w:rPr>
                    <w:rFonts w:ascii="Cambria Math" w:hAnsi="Cambria Math"/>
                  </w:rPr>
                  <m:t>el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9</m:t>
            </m:r>
          </m:den>
        </m:f>
      </m:oMath>
      <w:r w:rsidR="00E8171F" w:rsidRPr="00E8171F">
        <w:rPr>
          <w:i/>
        </w:rPr>
        <w:t xml:space="preserve"> </w:t>
      </w:r>
      <w:r w:rsidR="00E8171F">
        <w:rPr>
          <w:iCs/>
        </w:rPr>
        <w:t>м/с</w:t>
      </w:r>
      <w:r w:rsidR="00E92361">
        <w:rPr>
          <w:iCs/>
        </w:rPr>
        <w:t>.</w:t>
      </w:r>
    </w:p>
    <w:p w14:paraId="33E29C27" w14:textId="2EAAAD39" w:rsidR="00E92361" w:rsidRPr="00E92361" w:rsidRDefault="00E92361" w:rsidP="00E92361">
      <w:pPr>
        <w:spacing w:after="160" w:line="259" w:lineRule="auto"/>
        <w:ind w:firstLine="0"/>
        <w:rPr>
          <w:i/>
          <w:iCs/>
          <w:szCs w:val="28"/>
        </w:rPr>
      </w:pPr>
      <w:r>
        <w:rPr>
          <w:iCs/>
        </w:rPr>
        <w:tab/>
        <w:t xml:space="preserve">Для допплеровского лага </w:t>
      </w:r>
      <w:r>
        <w:rPr>
          <w:iCs/>
          <w:lang w:val="en-US"/>
        </w:rPr>
        <w:t>MMT</w:t>
      </w:r>
      <w:r w:rsidRPr="00E92361">
        <w:rPr>
          <w:iCs/>
        </w:rPr>
        <w:t xml:space="preserve">-300 </w:t>
      </w:r>
      <w:r>
        <w:rPr>
          <w:iCs/>
        </w:rPr>
        <w:t xml:space="preserve">параметр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r>
              <w:rPr>
                <w:rFonts w:ascii="Cambria Math" w:hAnsi="Cambria Math"/>
                <w:lang w:val="en-US"/>
              </w:rPr>
              <m:t>el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</w:rPr>
          <m:t>=2</m:t>
        </m:r>
      </m:oMath>
      <w:r w:rsidRPr="00E92361">
        <w:t xml:space="preserve"> </w:t>
      </w:r>
      <w:r>
        <w:t>м</w:t>
      </w:r>
      <w:r w:rsidRPr="00E92361">
        <w:t>/</w:t>
      </w:r>
      <w:r>
        <w:rPr>
          <w:lang w:val="en-US"/>
        </w:rPr>
        <w:t>c</w:t>
      </w:r>
      <w:r w:rsidRPr="00E92361">
        <w:t>.</w:t>
      </w:r>
    </w:p>
    <w:p w14:paraId="3212FCC7" w14:textId="0C3CEFF8" w:rsidR="00B5349D" w:rsidRPr="00E8171F" w:rsidRDefault="00F41DED" w:rsidP="00B5349D">
      <w:pPr>
        <w:spacing w:after="160" w:line="259" w:lineRule="auto"/>
        <w:ind w:firstLine="709"/>
        <w:rPr>
          <w:b/>
          <w:bCs/>
          <w:szCs w:val="28"/>
        </w:rPr>
      </w:pPr>
      <w:r w:rsidRPr="00F41DED">
        <w:rPr>
          <w:b/>
          <w:bCs/>
          <w:szCs w:val="28"/>
          <w:lang w:val="en-US"/>
        </w:rPr>
        <w:t>GPS</w:t>
      </w:r>
    </w:p>
    <w:p w14:paraId="06CECAB8" w14:textId="2ACF1585" w:rsidR="007441A7" w:rsidRDefault="00316717" w:rsidP="00B5349D">
      <w:pPr>
        <w:spacing w:after="160" w:line="259" w:lineRule="auto"/>
        <w:ind w:firstLine="709"/>
      </w:pPr>
      <w:r>
        <w:t>При моделировании показаний приемника СНС положим, что точность разрешения горизонтальных координат выше, чем вертикального канала. На практике данный эффект известен как VDOP (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Dillusion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 – снижение точности по вертикали). Также учтем эффект запаздывания решения относительно данных ИНС – </w:t>
      </w: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IG</m:t>
            </m:r>
          </m:sub>
        </m:sSub>
      </m:oMath>
      <w:r>
        <w:t xml:space="preserve">. Данное запаздывание может быть вызвано буферизацией данных в приемнике и задержками при обработке сигналов, которые часто возникают при использовании в качестве источника данных недорогих приемников СНС или смартфона на базе операционной системы </w:t>
      </w:r>
      <w:proofErr w:type="spellStart"/>
      <w:r>
        <w:t>Android</w:t>
      </w:r>
      <w:proofErr w:type="spellEnd"/>
      <w:r>
        <w:t xml:space="preserve">. По причине вариативности такой задержки её целесообразно включать в вектор состояния фильтра и динамически </w:t>
      </w:r>
      <w:r>
        <w:lastRenderedPageBreak/>
        <w:t>оценивать в процессе работы алгоритма. Тогда модель показаний приемника СНС примет вид:</w:t>
      </w:r>
    </w:p>
    <w:p w14:paraId="5EC03067" w14:textId="27219CD7" w:rsidR="00316717" w:rsidRPr="00316717" w:rsidRDefault="00210489" w:rsidP="00E31C1F">
      <w:pPr>
        <w:spacing w:after="160" w:line="259" w:lineRule="auto"/>
        <w:ind w:firstLine="0"/>
        <w:jc w:val="center"/>
        <w:rPr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p</m:t>
                </m:r>
              </m:e>
            </m:acc>
          </m:e>
          <m:sup>
            <m:r>
              <w:rPr>
                <w:rFonts w:ascii="Cambria Math" w:hAnsi="Cambria Math"/>
                <w:szCs w:val="28"/>
              </w:rPr>
              <m:t>GNSS</m:t>
            </m:r>
          </m:sup>
        </m:sSup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p</m:t>
            </m:r>
          </m:e>
          <m:sup>
            <m:r>
              <w:rPr>
                <w:rFonts w:ascii="Cambria Math" w:hAnsi="Cambria Math"/>
                <w:szCs w:val="28"/>
              </w:rPr>
              <m:t>GNSS</m:t>
            </m:r>
          </m:sup>
        </m:sSup>
        <m:r>
          <w:rPr>
            <w:rFonts w:ascii="Cambria Math" w:hAnsi="Cambria Math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  <m:sup>
            <m:r>
              <w:rPr>
                <w:rFonts w:ascii="Cambria Math" w:hAnsi="Cambria Math"/>
                <w:szCs w:val="28"/>
              </w:rPr>
              <m:t>p</m:t>
            </m:r>
          </m:sup>
        </m:sSub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NED</m:t>
                </m:r>
              </m:sup>
            </m:sSup>
            <m: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t</m:t>
                </m:r>
              </m:e>
              <m:sub>
                <m:r>
                  <w:rPr>
                    <w:rFonts w:ascii="Cambria Math"/>
                  </w:rPr>
                  <m:t>IG</m:t>
                </m:r>
              </m:sub>
            </m:sSub>
            <m:r>
              <w:rPr>
                <w:rFonts w:asci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e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GB"/>
                          </w:rPr>
                          <m:t>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/>
                  </w:rPr>
                  <m:t>T</m:t>
                </m:r>
              </m:sup>
            </m:sSup>
          </m:e>
        </m:d>
      </m:oMath>
      <w:r w:rsidR="00316717" w:rsidRPr="00316717">
        <w:rPr>
          <w:szCs w:val="28"/>
        </w:rPr>
        <w:t>,</w:t>
      </w:r>
    </w:p>
    <w:p w14:paraId="4F8AA13F" w14:textId="10D9C785" w:rsidR="00316717" w:rsidRPr="00E31C1F" w:rsidRDefault="00316717" w:rsidP="00316717">
      <w:pPr>
        <w:spacing w:after="160" w:line="259" w:lineRule="auto"/>
        <w:ind w:firstLine="0"/>
        <w:rPr>
          <w:i/>
          <w:szCs w:val="28"/>
        </w:rPr>
      </w:pPr>
      <w:r>
        <w:rPr>
          <w:szCs w:val="28"/>
        </w:rPr>
        <w:t>где</w:t>
      </w:r>
      <w:r w:rsidRPr="00E31C1F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n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E31C1F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Pr="00E31C1F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r>
              <w:rPr>
                <w:rFonts w:ascii="Cambria Math" w:hAnsi="Cambria Math"/>
                <w:szCs w:val="28"/>
                <w:lang w:val="en-GB"/>
              </w:rPr>
              <m:t>d</m:t>
            </m:r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d>
      </m:oMath>
      <w:r w:rsidR="00E31C1F" w:rsidRPr="00E31C1F">
        <w:rPr>
          <w:szCs w:val="28"/>
        </w:rPr>
        <w:t xml:space="preserve">, </w:t>
      </w:r>
      <w:r w:rsidR="00E31C1F">
        <w:rPr>
          <w:szCs w:val="28"/>
        </w:rPr>
        <w:t xml:space="preserve">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E31C1F" w:rsidRPr="00E31C1F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E31C1F" w:rsidRPr="00E31C1F">
        <w:t xml:space="preserve"> </w:t>
      </w:r>
      <w:r w:rsidR="00E31C1F">
        <w:t>–</w:t>
      </w:r>
      <w:r w:rsidR="00E31C1F" w:rsidRPr="00E31C1F">
        <w:t xml:space="preserve"> </w:t>
      </w:r>
      <w:r w:rsidR="00E31C1F">
        <w:t>СКО ошибок по горизонтали и вертикали.</w:t>
      </w:r>
    </w:p>
    <w:p w14:paraId="1B98A22D" w14:textId="77777777" w:rsidR="00501827" w:rsidRDefault="00501827" w:rsidP="00790415">
      <w:pPr>
        <w:spacing w:after="160" w:line="259" w:lineRule="auto"/>
        <w:ind w:firstLine="0"/>
        <w:rPr>
          <w:b/>
          <w:bCs/>
          <w:szCs w:val="28"/>
        </w:rPr>
      </w:pPr>
    </w:p>
    <w:p w14:paraId="7CACDC1C" w14:textId="77777777" w:rsidR="00753636" w:rsidRDefault="00753636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7B0C1905" w14:textId="1E5E9B32" w:rsidR="00501827" w:rsidRPr="00141209" w:rsidRDefault="00501827" w:rsidP="00501827">
      <w:pPr>
        <w:spacing w:after="160" w:line="259" w:lineRule="auto"/>
        <w:ind w:firstLine="709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КОМПЛЕКСИРОВАНИЕ ИНФОРМАЦИИ</w:t>
      </w:r>
      <w:r w:rsidR="000B7716">
        <w:rPr>
          <w:b/>
          <w:bCs/>
          <w:szCs w:val="28"/>
        </w:rPr>
        <w:t xml:space="preserve"> С ДАТЧИКОВ</w:t>
      </w:r>
    </w:p>
    <w:p w14:paraId="2AE08607" w14:textId="6EBF67FF" w:rsidR="00864BAF" w:rsidRDefault="00501827" w:rsidP="00E269E2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tab/>
      </w:r>
      <w:r w:rsidRPr="00210489">
        <w:rPr>
          <w:szCs w:val="28"/>
        </w:rPr>
        <w:t>Согласно рис. 1 требуется</w:t>
      </w:r>
      <w:r w:rsidR="00821A01" w:rsidRPr="00821A01">
        <w:rPr>
          <w:szCs w:val="28"/>
        </w:rPr>
        <w:t xml:space="preserve"> </w:t>
      </w:r>
      <w:r w:rsidR="00821A01">
        <w:rPr>
          <w:szCs w:val="28"/>
        </w:rPr>
        <w:t>осуществлять комплексирование информации с датчиков при формировании вектора измерений для последующей фильтрации. Существует множество методов объединения показаний датчиков.</w:t>
      </w:r>
    </w:p>
    <w:p w14:paraId="6E297FA2" w14:textId="4AB55884" w:rsidR="00821A01" w:rsidRDefault="00821A01" w:rsidP="00821A01">
      <w:pPr>
        <w:spacing w:after="160" w:line="259" w:lineRule="auto"/>
        <w:ind w:firstLine="709"/>
        <w:rPr>
          <w:szCs w:val="28"/>
        </w:rPr>
      </w:pPr>
      <w:r w:rsidRPr="00821A01">
        <w:rPr>
          <w:szCs w:val="28"/>
        </w:rPr>
        <w:t>В сфере телекоммуникаций объединение с максимальным отношением (MRC)</w:t>
      </w:r>
      <w:r>
        <w:rPr>
          <w:szCs w:val="28"/>
        </w:rPr>
        <w:t xml:space="preserve"> </w:t>
      </w:r>
      <w:r w:rsidRPr="00821A01">
        <w:rPr>
          <w:szCs w:val="28"/>
        </w:rPr>
        <w:t>— это метод объединения данных, при котором: сигналы каждого канала суммируются, коэффициент усиления каждого канала устанавливается пропорциональным среднеквадратичному уровню сигнала и обратно пропорциональным среднеквадратичному уровню шума в этом канале</w:t>
      </w:r>
      <w:r>
        <w:rPr>
          <w:szCs w:val="28"/>
        </w:rPr>
        <w:t>.</w:t>
      </w:r>
    </w:p>
    <w:p w14:paraId="2A11A9FA" w14:textId="13843C2C" w:rsidR="00857FBD" w:rsidRPr="004E146D" w:rsidRDefault="00857FBD" w:rsidP="00857FBD">
      <w:pPr>
        <w:spacing w:after="160" w:line="259" w:lineRule="auto"/>
        <w:ind w:firstLine="0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Cs w:val="28"/>
                </w:rPr>
                <m:t>opt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x+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y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4D3E36DF" w14:textId="4FC91436" w:rsidR="003D1CDC" w:rsidRDefault="003D1CDC" w:rsidP="00243FFB">
      <w:pPr>
        <w:spacing w:after="160" w:line="259" w:lineRule="auto"/>
        <w:ind w:firstLine="709"/>
        <w:rPr>
          <w:szCs w:val="28"/>
        </w:rPr>
      </w:pPr>
      <w:r w:rsidRPr="003D1CDC">
        <w:rPr>
          <w:szCs w:val="28"/>
        </w:rPr>
        <w:t>Объединение с максимальным отношением является оптимальным средством комбинирования для независимых каналов с аддитивным белым гауссовским шумом.</w:t>
      </w:r>
    </w:p>
    <w:p w14:paraId="70193AD9" w14:textId="5BCE6097" w:rsidR="00534055" w:rsidRPr="00821A01" w:rsidRDefault="00534055" w:rsidP="00243FFB">
      <w:pPr>
        <w:spacing w:after="160" w:line="259" w:lineRule="auto"/>
        <w:ind w:firstLine="709"/>
        <w:rPr>
          <w:szCs w:val="28"/>
        </w:rPr>
      </w:pPr>
      <w:r>
        <w:rPr>
          <w:szCs w:val="28"/>
        </w:rPr>
        <w:t xml:space="preserve">Вектор измерений в настоящей работе </w:t>
      </w:r>
      <w:r w:rsidR="003D2D97">
        <w:rPr>
          <w:szCs w:val="28"/>
        </w:rPr>
        <w:t>имеет следующий вид</w:t>
      </w:r>
    </w:p>
    <w:p w14:paraId="4EC21509" w14:textId="37F96B68" w:rsidR="00DF7232" w:rsidRDefault="00210489" w:rsidP="00016D17">
      <w:pPr>
        <w:ind w:firstLine="0"/>
        <w:jc w:val="center"/>
        <w:rPr>
          <w:szCs w:val="2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x</m:t>
            </m:r>
          </m:e>
        </m:acc>
        <m:r>
          <w:rPr>
            <w:rFonts w:ascii="Cambria Math" w:hAnsi="Cambria Math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8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mPr>
                  <m:m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x</m:t>
                          </m:r>
                        </m:e>
                      </m:acc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y</m:t>
                          </m:r>
                        </m:e>
                      </m:acc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z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sSub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η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T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u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Cs w:val="28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GB"/>
                            </w:rPr>
                          </m:ctrlPr>
                        </m:sSub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  <w:lang w:val="en-GB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  <w:lang w:val="en-GB"/>
                                </w:rPr>
                                <m:t>ν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GB"/>
                            </w:rPr>
                            <m:t>T</m:t>
                          </m:r>
                        </m:sup>
                      </m:sSub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  <w:szCs w:val="28"/>
              </w:rPr>
              <m:t>T</m:t>
            </m:r>
          </m:sup>
        </m:sSup>
      </m:oMath>
      <w:r w:rsidR="00016D17" w:rsidRPr="00016D17">
        <w:rPr>
          <w:szCs w:val="28"/>
        </w:rPr>
        <w:t>,</w:t>
      </w:r>
    </w:p>
    <w:p w14:paraId="769A580F" w14:textId="1A312B24" w:rsidR="00016D17" w:rsidRDefault="00016D17" w:rsidP="001234D9">
      <w:pPr>
        <w:ind w:firstLine="0"/>
        <w:rPr>
          <w:szCs w:val="28"/>
        </w:rPr>
      </w:pPr>
    </w:p>
    <w:p w14:paraId="60979134" w14:textId="67E785F8" w:rsidR="0005049B" w:rsidRPr="0005049B" w:rsidRDefault="00A946A4" w:rsidP="0005049B">
      <w:pPr>
        <w:ind w:firstLine="0"/>
        <w:rPr>
          <w:i/>
          <w:szCs w:val="28"/>
        </w:rPr>
      </w:pPr>
      <w:r>
        <w:rPr>
          <w:szCs w:val="28"/>
        </w:rPr>
        <w:t>где</w:t>
      </w:r>
      <w:r w:rsidR="00016D17">
        <w:rPr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x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SR</m:t>
            </m:r>
          </m:sub>
        </m:sSub>
      </m:oMath>
      <w:r w:rsidR="00016D17" w:rsidRPr="00016D17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y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SR</m:t>
            </m:r>
          </m:sub>
        </m:sSub>
      </m:oMath>
      <w:r w:rsidR="00016D17" w:rsidRPr="00016D17">
        <w:rPr>
          <w:szCs w:val="28"/>
        </w:rPr>
        <w:t>,</w:t>
      </w:r>
      <w:r w:rsidR="001D211C">
        <w:rPr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η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bSup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η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GB"/>
                  </w:rPr>
                  <m:t>T</m:t>
                </m:r>
              </m:sup>
            </m:sSubSup>
          </m:e>
          <m:sub>
            <m:r>
              <w:rPr>
                <w:rFonts w:ascii="Cambria Math" w:hAnsi="Cambria Math"/>
                <w:szCs w:val="28"/>
                <w:lang w:val="en-GB"/>
              </w:rPr>
              <m:t>GYRO</m:t>
            </m:r>
          </m:sub>
        </m:sSub>
      </m:oMath>
      <w:r w:rsidR="00F30AE4" w:rsidRPr="00F30AE4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u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u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den>
        </m:f>
      </m:oMath>
      <w:r w:rsidR="0005049B" w:rsidRPr="0005049B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Cs w:val="28"/>
                <w:lang w:val="en-GB"/>
              </w:rPr>
              <m:t>v</m:t>
            </m:r>
          </m:e>
        </m:acc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IMU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DVL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bSup>
          </m:den>
        </m:f>
      </m:oMath>
      <w:r w:rsidR="0005049B" w:rsidRPr="0005049B">
        <w:rPr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</m:acc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05049B" w:rsidRPr="0005049B">
        <w:rPr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ν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Cs w:val="28"/>
                <w:lang w:val="en-GB"/>
              </w:rPr>
              <m:t>T</m:t>
            </m:r>
          </m:sup>
        </m:sSubSup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sSubSup>
              <m:sSubSup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szCs w:val="28"/>
                        <w:lang w:val="en-GB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  <w:lang w:val="en-GB"/>
                      </w:rPr>
                      <m:t>ν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Cs w:val="28"/>
                    <w:lang w:val="en-GB"/>
                  </w:rPr>
                  <m:t>T</m:t>
                </m:r>
              </m:sup>
            </m:sSubSup>
          </m:e>
          <m:sub>
            <m:r>
              <w:rPr>
                <w:rFonts w:ascii="Cambria Math" w:hAnsi="Cambria Math"/>
                <w:szCs w:val="28"/>
                <w:lang w:val="en-GB"/>
              </w:rPr>
              <m:t>IMU</m:t>
            </m:r>
          </m:sub>
        </m:sSub>
      </m:oMath>
      <w:r w:rsidR="0005049B" w:rsidRPr="0005049B">
        <w:rPr>
          <w:szCs w:val="28"/>
        </w:rPr>
        <w:t>.</w:t>
      </w:r>
    </w:p>
    <w:p w14:paraId="31AA4EE2" w14:textId="77777777" w:rsidR="0005049B" w:rsidRDefault="0005049B" w:rsidP="0005049B">
      <w:pPr>
        <w:ind w:firstLine="0"/>
      </w:pPr>
    </w:p>
    <w:p w14:paraId="6B50C8EF" w14:textId="6DA10984" w:rsidR="00016D17" w:rsidRPr="0005049B" w:rsidRDefault="00016D17" w:rsidP="001234D9">
      <w:pPr>
        <w:ind w:firstLine="0"/>
        <w:rPr>
          <w:i/>
          <w:szCs w:val="28"/>
        </w:rPr>
      </w:pPr>
    </w:p>
    <w:p w14:paraId="5319439F" w14:textId="64C4D0D9" w:rsidR="00243FFB" w:rsidRDefault="00243FFB" w:rsidP="001234D9">
      <w:pPr>
        <w:ind w:firstLine="0"/>
      </w:pPr>
    </w:p>
    <w:p w14:paraId="3D00595D" w14:textId="77777777" w:rsidR="00753636" w:rsidRPr="00210489" w:rsidRDefault="00753636" w:rsidP="001234D9">
      <w:pPr>
        <w:ind w:firstLine="0"/>
      </w:pPr>
    </w:p>
    <w:p w14:paraId="1919C40A" w14:textId="0437D785" w:rsidR="000066C6" w:rsidRDefault="000066C6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9B70E71" w14:textId="4DE95862" w:rsidR="007441A7" w:rsidRPr="0035610D" w:rsidRDefault="007441A7" w:rsidP="007441A7">
      <w:pPr>
        <w:spacing w:after="160" w:line="259" w:lineRule="auto"/>
        <w:ind w:firstLine="709"/>
        <w:rPr>
          <w:b/>
          <w:bCs/>
          <w:szCs w:val="28"/>
        </w:rPr>
      </w:pPr>
      <w:r w:rsidRPr="007441A7">
        <w:rPr>
          <w:b/>
          <w:bCs/>
          <w:szCs w:val="28"/>
        </w:rPr>
        <w:lastRenderedPageBreak/>
        <w:t>МОДЕЛИРОВАНИЕ</w:t>
      </w:r>
      <w:r w:rsidR="0035610D">
        <w:rPr>
          <w:b/>
          <w:bCs/>
          <w:szCs w:val="28"/>
          <w:lang w:val="en-US"/>
        </w:rPr>
        <w:t xml:space="preserve"> </w:t>
      </w:r>
      <w:r w:rsidR="0035610D">
        <w:rPr>
          <w:b/>
          <w:bCs/>
          <w:szCs w:val="28"/>
        </w:rPr>
        <w:t>НАВИГАЦИОННОЙ СИСТЕМЫ</w:t>
      </w:r>
    </w:p>
    <w:p w14:paraId="6313812E" w14:textId="2BCE39AE" w:rsidR="00882713" w:rsidRDefault="007441A7" w:rsidP="00AD3046">
      <w:pPr>
        <w:spacing w:after="160" w:line="259" w:lineRule="auto"/>
        <w:ind w:firstLine="0"/>
      </w:pPr>
      <w:r>
        <w:rPr>
          <w:b/>
          <w:bCs/>
          <w:sz w:val="24"/>
          <w:szCs w:val="18"/>
        </w:rPr>
        <w:tab/>
      </w:r>
      <w:r>
        <w:t>При программной имитации процесса фильтрации рассматривается следующая ситуация</w:t>
      </w:r>
      <w:r w:rsidRPr="007441A7">
        <w:t>:</w:t>
      </w:r>
      <w:r>
        <w:t xml:space="preserve"> аппарат ММТ-300 совершает движение к заданной точке, на поверхности воды при этом располагаются два гидроакустических буя. Влияние поверхностного течения учитывается, влияя на смещение буев. </w:t>
      </w:r>
      <w:r w:rsidR="008203B1" w:rsidRPr="008203B1">
        <w:t xml:space="preserve">Если ошибка измерения больше оценки неопределенности состояния, то фильтр будет больше “доверять” данным моделирования. Именно поэтому важно правильно подобрать значения ковариационных матриц — основного инструмента настройки фильтра. </w:t>
      </w:r>
      <w:r w:rsidR="00882713">
        <w:t xml:space="preserve">При заданных параметрах шумов измерительных устройств, параметры </w:t>
      </w:r>
      <w:r w:rsidR="00882713">
        <w:rPr>
          <w:lang w:val="en-US"/>
        </w:rPr>
        <w:t>EKF</w:t>
      </w:r>
      <w:r w:rsidR="00882713" w:rsidRPr="00882713">
        <w:t xml:space="preserve"> </w:t>
      </w:r>
      <w:r w:rsidR="00882713">
        <w:t>представлены ниже</w:t>
      </w:r>
      <w:r w:rsidR="00882713" w:rsidRPr="00882713">
        <w:t>:</w:t>
      </w:r>
    </w:p>
    <w:p w14:paraId="21878B80" w14:textId="2AF7BB58" w:rsidR="00F75976" w:rsidRPr="00186F53" w:rsidRDefault="00F75976" w:rsidP="00186F53">
      <w:pPr>
        <w:spacing w:after="160" w:line="259" w:lineRule="auto"/>
        <w:ind w:firstLine="0"/>
        <w:jc w:val="center"/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Cs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  <w:lang w:val="en-US"/>
              </w:rPr>
              <m:t>12×12</m:t>
            </m:r>
          </m:sub>
        </m:sSub>
      </m:oMath>
      <w:r w:rsidRPr="00F75976">
        <w:rPr>
          <w:szCs w:val="28"/>
          <w:lang w:val="en-US"/>
        </w:rPr>
        <w:t>,</w:t>
      </w:r>
      <w:r w:rsidR="00186F53">
        <w:rPr>
          <w:szCs w:val="28"/>
          <w:lang w:val="en-US"/>
        </w:rPr>
        <w:t xml:space="preserve"> </w:t>
      </w:r>
      <m:oMath>
        <m:r>
          <w:rPr>
            <w:rFonts w:ascii="Cambria Math" w:hAnsi="Cambria Math"/>
            <w:szCs w:val="28"/>
          </w:rPr>
          <m:t>Q</m:t>
        </m:r>
        <m:r>
          <w:rPr>
            <w:rFonts w:ascii="Cambria Math" w:hAnsi="Cambria Math"/>
            <w:szCs w:val="28"/>
          </w:rPr>
          <m:t>=0</m:t>
        </m:r>
      </m:oMath>
      <w:r w:rsidR="00186F53" w:rsidRPr="00186F53">
        <w:rPr>
          <w:szCs w:val="28"/>
        </w:rPr>
        <w:t>,</w:t>
      </w:r>
    </w:p>
    <w:p w14:paraId="2E5F0151" w14:textId="5A7B077A" w:rsidR="00F75976" w:rsidRPr="00186F53" w:rsidRDefault="00F75976" w:rsidP="00186F53">
      <w:pPr>
        <w:spacing w:after="160" w:line="259" w:lineRule="auto"/>
        <w:ind w:firstLine="0"/>
        <w:jc w:val="center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  <w:lang w:val="en-GB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  <w:szCs w:val="28"/>
                <w:lang w:val="en-GB"/>
              </w:rPr>
              <m:t>w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~</m:t>
        </m:r>
        <m:r>
          <m:rPr>
            <m:scr m:val="script"/>
          </m:rPr>
          <w:rPr>
            <w:rFonts w:ascii="Cambria Math" w:hAnsi="Cambria Math"/>
            <w:szCs w:val="28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</m:t>
            </m:r>
            <m:r>
              <w:rPr>
                <w:rFonts w:ascii="Cambria Math" w:hAnsi="Cambria Math"/>
              </w:rPr>
              <m:t>0.05</m:t>
            </m:r>
          </m:e>
        </m:d>
      </m:oMath>
      <w:r w:rsidR="00186F53" w:rsidRPr="00186F53">
        <w:rPr>
          <w:iCs/>
          <w:szCs w:val="28"/>
        </w:rPr>
        <w:t>,</w:t>
      </w:r>
    </w:p>
    <w:p w14:paraId="14168F84" w14:textId="49F48F8C" w:rsidR="004D5658" w:rsidRPr="00186F53" w:rsidRDefault="007441A7" w:rsidP="00186F53">
      <w:pPr>
        <w:spacing w:after="160" w:line="259" w:lineRule="auto"/>
        <w:ind w:firstLine="0"/>
        <w:jc w:val="center"/>
      </w:pPr>
      <m:oMath>
        <m:r>
          <w:rPr>
            <w:rFonts w:ascii="Cambria Math" w:hAnsi="Cambria Math"/>
            <w:szCs w:val="28"/>
          </w:rPr>
          <m:t>R</m:t>
        </m:r>
        <m:r>
          <w:rPr>
            <w:rFonts w:ascii="Cambria Math" w:hAnsi="Cambria Math"/>
            <w:szCs w:val="28"/>
          </w:rPr>
          <m:t>=diag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0.8;0.8</m:t>
            </m:r>
            <m:r>
              <w:rPr>
                <w:rFonts w:ascii="Cambria Math" w:hAnsi="Cambria Math"/>
                <w:szCs w:val="28"/>
                <w:lang w:val="en-US"/>
              </w:rPr>
              <m:t>;</m:t>
            </m:r>
            <m:r>
              <w:rPr>
                <w:rFonts w:ascii="Cambria Math" w:hAnsi="Cambria Math"/>
              </w:rPr>
              <m:t>0.102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0.15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0.15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0.15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0.25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0.25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0.35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0.14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0.14</m:t>
            </m:r>
            <m:r>
              <w:rPr>
                <w:rFonts w:ascii="Cambria Math" w:hAnsi="Cambria Math"/>
                <w:szCs w:val="28"/>
              </w:rPr>
              <m:t>;</m:t>
            </m:r>
            <m:r>
              <w:rPr>
                <w:rFonts w:ascii="Cambria Math" w:hAnsi="Cambria Math"/>
                <w:szCs w:val="28"/>
              </w:rPr>
              <m:t>0.14</m:t>
            </m:r>
          </m:e>
        </m:d>
      </m:oMath>
      <w:r w:rsidR="00186F53" w:rsidRPr="00186F53">
        <w:rPr>
          <w:szCs w:val="28"/>
        </w:rPr>
        <w:t>.</w:t>
      </w:r>
    </w:p>
    <w:p w14:paraId="76516C33" w14:textId="660652BC" w:rsidR="00885098" w:rsidRDefault="00885098" w:rsidP="00EE5FF5">
      <w:pPr>
        <w:spacing w:after="160" w:line="259" w:lineRule="auto"/>
        <w:ind w:firstLine="709"/>
      </w:pPr>
      <w:r>
        <w:t xml:space="preserve">Предполагается, что при комплексировании информации датчиков используется допплеровский лаг в силу небольшого </w:t>
      </w:r>
      <w:proofErr w:type="spellStart"/>
      <w:r>
        <w:t>отстояния</w:t>
      </w:r>
      <w:proofErr w:type="spellEnd"/>
      <w:r>
        <w:t xml:space="preserve"> от морского дна.</w:t>
      </w:r>
      <w:r w:rsidR="00104B40">
        <w:t xml:space="preserve"> Также, стоит отметить, что для моделирования дискретного характера измерительных устройств используются экстраполяторы нулевого порядка с </w:t>
      </w:r>
      <w:r w:rsidR="009816DB">
        <w:t>частотами обновления</w:t>
      </w:r>
      <w:r w:rsidR="00104B40">
        <w:t xml:space="preserve">, представленными в таблице ниже. </w:t>
      </w:r>
    </w:p>
    <w:p w14:paraId="4734A588" w14:textId="648FA342" w:rsidR="00104B40" w:rsidRDefault="00104B40" w:rsidP="00AD3046">
      <w:pPr>
        <w:spacing w:after="160" w:line="259" w:lineRule="auto"/>
        <w:ind w:firstLine="0"/>
      </w:pPr>
      <w:r>
        <w:t xml:space="preserve">Таблица </w:t>
      </w:r>
      <w:r w:rsidR="008774F5">
        <w:t xml:space="preserve">5 </w:t>
      </w:r>
      <w:r>
        <w:t xml:space="preserve">– </w:t>
      </w:r>
      <w:r w:rsidR="009816DB">
        <w:t>Частоты обновления данных с датчиков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8"/>
        <w:gridCol w:w="5098"/>
      </w:tblGrid>
      <w:tr w:rsidR="00104B40" w14:paraId="687FA13B" w14:textId="77777777" w:rsidTr="00104B40">
        <w:tc>
          <w:tcPr>
            <w:tcW w:w="5098" w:type="dxa"/>
          </w:tcPr>
          <w:p w14:paraId="50405A81" w14:textId="44CC79FC" w:rsidR="00104B40" w:rsidRDefault="00104B40" w:rsidP="00EE5FF5">
            <w:pPr>
              <w:pStyle w:val="ae"/>
              <w:ind w:firstLine="0"/>
              <w:jc w:val="center"/>
            </w:pPr>
            <w:r>
              <w:t>Измерительное устройство</w:t>
            </w:r>
          </w:p>
        </w:tc>
        <w:tc>
          <w:tcPr>
            <w:tcW w:w="5098" w:type="dxa"/>
          </w:tcPr>
          <w:p w14:paraId="4FDCE665" w14:textId="4DD261D5" w:rsidR="00104B40" w:rsidRDefault="00324BBE" w:rsidP="00EE5FF5">
            <w:pPr>
              <w:pStyle w:val="ae"/>
              <w:ind w:firstLine="0"/>
              <w:jc w:val="center"/>
            </w:pPr>
            <w:r>
              <w:t>Частота обновления</w:t>
            </w:r>
          </w:p>
        </w:tc>
      </w:tr>
      <w:tr w:rsidR="00104B40" w14:paraId="7A501DB1" w14:textId="77777777" w:rsidTr="00104B40">
        <w:tc>
          <w:tcPr>
            <w:tcW w:w="5098" w:type="dxa"/>
          </w:tcPr>
          <w:p w14:paraId="03594DE5" w14:textId="6E712DB6" w:rsidR="00104B40" w:rsidRPr="005F3827" w:rsidRDefault="005F3827" w:rsidP="00EE5FF5">
            <w:pPr>
              <w:pStyle w:val="ae"/>
              <w:ind w:firstLine="0"/>
              <w:jc w:val="left"/>
            </w:pPr>
            <w:r>
              <w:t>ИНС</w:t>
            </w:r>
          </w:p>
        </w:tc>
        <w:tc>
          <w:tcPr>
            <w:tcW w:w="5098" w:type="dxa"/>
          </w:tcPr>
          <w:p w14:paraId="140E0E87" w14:textId="4F183643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50 Hz</w:t>
            </w:r>
          </w:p>
        </w:tc>
      </w:tr>
      <w:tr w:rsidR="00104B40" w14:paraId="07133E26" w14:textId="77777777" w:rsidTr="00104B40">
        <w:tc>
          <w:tcPr>
            <w:tcW w:w="5098" w:type="dxa"/>
          </w:tcPr>
          <w:p w14:paraId="6E900888" w14:textId="73A0A3D2" w:rsidR="00104B40" w:rsidRPr="00104B40" w:rsidRDefault="00104B40" w:rsidP="00EE5FF5">
            <w:pPr>
              <w:pStyle w:val="ae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5098" w:type="dxa"/>
          </w:tcPr>
          <w:p w14:paraId="26A445B7" w14:textId="02EA8566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1 Hz</w:t>
            </w:r>
          </w:p>
        </w:tc>
      </w:tr>
      <w:tr w:rsidR="00104B40" w14:paraId="1232BC13" w14:textId="77777777" w:rsidTr="00104B40">
        <w:tc>
          <w:tcPr>
            <w:tcW w:w="5098" w:type="dxa"/>
          </w:tcPr>
          <w:p w14:paraId="0843E1EB" w14:textId="446F00D6" w:rsidR="00104B40" w:rsidRPr="005F3827" w:rsidRDefault="005F3827" w:rsidP="00EE5FF5">
            <w:pPr>
              <w:pStyle w:val="ae"/>
              <w:ind w:firstLine="0"/>
              <w:jc w:val="left"/>
            </w:pPr>
            <w:r>
              <w:t>Допплеровский лаг</w:t>
            </w:r>
          </w:p>
        </w:tc>
        <w:tc>
          <w:tcPr>
            <w:tcW w:w="5098" w:type="dxa"/>
          </w:tcPr>
          <w:p w14:paraId="2F3EAAFF" w14:textId="2A08E4D1" w:rsidR="00104B40" w:rsidRPr="00324BBE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rPr>
                <w:lang w:val="en-US"/>
              </w:rPr>
              <w:t>25</w:t>
            </w:r>
            <w:r w:rsidR="00324BBE">
              <w:t xml:space="preserve"> </w:t>
            </w:r>
            <w:proofErr w:type="spellStart"/>
            <w:r w:rsidR="00324BBE">
              <w:t>Hz</w:t>
            </w:r>
            <w:proofErr w:type="spellEnd"/>
          </w:p>
        </w:tc>
      </w:tr>
      <w:tr w:rsidR="00104B40" w14:paraId="3E06FB5B" w14:textId="77777777" w:rsidTr="00104B40">
        <w:tc>
          <w:tcPr>
            <w:tcW w:w="5098" w:type="dxa"/>
          </w:tcPr>
          <w:p w14:paraId="3F65EAA9" w14:textId="36762001" w:rsidR="00104B40" w:rsidRPr="005F3827" w:rsidRDefault="005F3827" w:rsidP="00EE5FF5">
            <w:pPr>
              <w:pStyle w:val="ae"/>
              <w:ind w:firstLine="0"/>
              <w:jc w:val="left"/>
            </w:pPr>
            <w:proofErr w:type="spellStart"/>
            <w:r>
              <w:t>Глубинометр</w:t>
            </w:r>
            <w:proofErr w:type="spellEnd"/>
          </w:p>
        </w:tc>
        <w:tc>
          <w:tcPr>
            <w:tcW w:w="5098" w:type="dxa"/>
          </w:tcPr>
          <w:p w14:paraId="43E8335B" w14:textId="6A3160A8" w:rsidR="00104B40" w:rsidRPr="005F3827" w:rsidRDefault="005F3827" w:rsidP="00324BBE">
            <w:pPr>
              <w:pStyle w:val="ae"/>
              <w:ind w:firstLine="0"/>
              <w:rPr>
                <w:lang w:val="en-US"/>
              </w:rPr>
            </w:pPr>
            <w:r>
              <w:t xml:space="preserve">50 </w:t>
            </w:r>
            <w:r>
              <w:rPr>
                <w:lang w:val="en-US"/>
              </w:rPr>
              <w:t>Hz</w:t>
            </w:r>
          </w:p>
        </w:tc>
      </w:tr>
    </w:tbl>
    <w:p w14:paraId="14BA2EE5" w14:textId="6CE40D13" w:rsidR="00104B40" w:rsidRDefault="00104B40" w:rsidP="00AD3046">
      <w:pPr>
        <w:spacing w:after="160" w:line="259" w:lineRule="auto"/>
        <w:ind w:firstLine="0"/>
      </w:pPr>
    </w:p>
    <w:p w14:paraId="03D67EDA" w14:textId="6DB10D8B" w:rsidR="0020158D" w:rsidRPr="00C8273B" w:rsidRDefault="0020158D" w:rsidP="00AD3046">
      <w:pPr>
        <w:spacing w:after="160" w:line="259" w:lineRule="auto"/>
        <w:ind w:firstLine="0"/>
      </w:pPr>
      <w:r>
        <w:tab/>
        <w:t>Структурная схема модели системы представлена на рис. 9</w:t>
      </w:r>
      <w:r w:rsidR="000921DE">
        <w:t xml:space="preserve"> и отражает основные </w:t>
      </w:r>
      <w:r w:rsidR="00C8273B">
        <w:t xml:space="preserve">ее </w:t>
      </w:r>
      <w:r w:rsidR="000921DE">
        <w:t>составляющие</w:t>
      </w:r>
      <w:r w:rsidR="000921DE" w:rsidRPr="000921DE">
        <w:t xml:space="preserve">: </w:t>
      </w:r>
      <w:r w:rsidR="000921DE">
        <w:t>гидроакустические буи</w:t>
      </w:r>
      <w:r w:rsidR="00C8273B">
        <w:t xml:space="preserve"> для получения наклонных дальностей до </w:t>
      </w:r>
      <w:r w:rsidR="00C8273B">
        <w:rPr>
          <w:lang w:val="en-US"/>
        </w:rPr>
        <w:t>AUV</w:t>
      </w:r>
      <w:r w:rsidR="00C8273B" w:rsidRPr="00C8273B">
        <w:t xml:space="preserve">, </w:t>
      </w:r>
      <w:r w:rsidR="00C8273B">
        <w:t xml:space="preserve">контроллер для посыла управляющих сигналов, блок динамики/кинематики подводного аппарата и блок комплексирования сигналов с датчиков. </w:t>
      </w:r>
    </w:p>
    <w:p w14:paraId="65DA61C0" w14:textId="7835F625" w:rsidR="0020158D" w:rsidRDefault="0020158D" w:rsidP="00AD3046">
      <w:pPr>
        <w:spacing w:after="160" w:line="259" w:lineRule="auto"/>
        <w:ind w:firstLine="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FB749E2" wp14:editId="60B0C301">
                <wp:extent cx="6263554" cy="3794125"/>
                <wp:effectExtent l="0" t="0" r="4445" b="0"/>
                <wp:docPr id="77" name="Полотно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78" name="Прямоугольник 78"/>
                        <wps:cNvSpPr/>
                        <wps:spPr>
                          <a:xfrm>
                            <a:off x="1944414" y="1607559"/>
                            <a:ext cx="2354319" cy="70471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CF4249" w14:textId="5C41FA38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dx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dt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=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A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B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x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,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G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 xml:space="preserve">,  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y=C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x+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D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  <m:acc>
                                          <m:accPr>
                                            <m:chr m:val="̄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  <w:lang w:val="en-GB"/>
                                              </w:rPr>
                                              <m:t>u</m:t>
                                            </m:r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+H</m:t>
                                        </m:r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:lang w:val="en-GB"/>
                                          </w:rPr>
                                          <m:t>w+v,</m:t>
                                        </m:r>
                                      </m:e>
                                    </m:mr>
                                  </m:m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рямоугольник 79"/>
                        <wps:cNvSpPr/>
                        <wps:spPr>
                          <a:xfrm>
                            <a:off x="3289738" y="83482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44F86A" w14:textId="0CBF1671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оугольник 80"/>
                        <wps:cNvSpPr/>
                        <wps:spPr>
                          <a:xfrm>
                            <a:off x="3289738" y="840226"/>
                            <a:ext cx="683173" cy="5471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4D2751" w14:textId="77777777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Буй 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рямоугольник 81"/>
                        <wps:cNvSpPr/>
                        <wps:spPr>
                          <a:xfrm>
                            <a:off x="4719145" y="1754022"/>
                            <a:ext cx="1513490" cy="432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AC4968" w14:textId="47A7C22F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 xml:space="preserve">Комплексирование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рямоугольник 82"/>
                        <wps:cNvSpPr/>
                        <wps:spPr>
                          <a:xfrm>
                            <a:off x="998482" y="2906184"/>
                            <a:ext cx="3310761" cy="4991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CD50C8" w14:textId="0AC79715" w:rsidR="0020158D" w:rsidRPr="0020158D" w:rsidRDefault="0020158D" w:rsidP="0020158D">
                              <w:pPr>
                                <w:ind w:firstLine="0"/>
                                <w:rPr>
                                  <w:sz w:val="22"/>
                                  <w:szCs w:val="1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</m:t>
                                      </m:r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K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KF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e>
                                  </m:d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y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-C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GB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</m:e>
                                  </m:d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рямоугольник 83"/>
                        <wps:cNvSpPr/>
                        <wps:spPr>
                          <a:xfrm>
                            <a:off x="147144" y="1702675"/>
                            <a:ext cx="1303285" cy="5250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8CA97F" w14:textId="723D0723" w:rsidR="0020158D" w:rsidRPr="0020158D" w:rsidRDefault="0020158D" w:rsidP="0020158D">
                              <w:pPr>
                                <w:ind w:firstLine="0"/>
                                <w:rPr>
                                  <w:sz w:val="24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18"/>
                                    </w:rPr>
                                    <m:t>Контроллер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Прямая со стрелкой 84"/>
                        <wps:cNvCnPr/>
                        <wps:spPr>
                          <a:xfrm>
                            <a:off x="1471450" y="1975945"/>
                            <a:ext cx="47296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Прямая со стрелкой 85"/>
                        <wps:cNvCnPr/>
                        <wps:spPr>
                          <a:xfrm>
                            <a:off x="4309243" y="1975700"/>
                            <a:ext cx="40990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единительная линия 86"/>
                        <wps:cNvCnPr/>
                        <wps:spPr>
                          <a:xfrm>
                            <a:off x="3983422" y="346841"/>
                            <a:ext cx="19654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Прямая соединительная линия 87"/>
                        <wps:cNvCnPr/>
                        <wps:spPr>
                          <a:xfrm>
                            <a:off x="3983422" y="1103449"/>
                            <a:ext cx="147144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5465380" y="1103450"/>
                            <a:ext cx="0" cy="6397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Прямая со стрелкой 91"/>
                        <wps:cNvCnPr/>
                        <wps:spPr>
                          <a:xfrm>
                            <a:off x="5948857" y="346892"/>
                            <a:ext cx="0" cy="1396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Прямая соединительная линия 94"/>
                        <wps:cNvCnPr/>
                        <wps:spPr>
                          <a:xfrm>
                            <a:off x="504498" y="3163220"/>
                            <a:ext cx="49398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Прямая со стрелкой 95"/>
                        <wps:cNvCnPr/>
                        <wps:spPr>
                          <a:xfrm flipV="1">
                            <a:off x="504498" y="2238703"/>
                            <a:ext cx="0" cy="9354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Прямая со стрелкой 96"/>
                        <wps:cNvCnPr/>
                        <wps:spPr>
                          <a:xfrm flipH="1">
                            <a:off x="4319756" y="3161501"/>
                            <a:ext cx="11561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единительная линия 98"/>
                        <wps:cNvCnPr/>
                        <wps:spPr>
                          <a:xfrm flipV="1">
                            <a:off x="5475892" y="2219402"/>
                            <a:ext cx="0" cy="9547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Надпись 99"/>
                        <wps:cNvSpPr txBox="1"/>
                        <wps:spPr>
                          <a:xfrm>
                            <a:off x="4288221" y="1628531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ACB5BE" w14:textId="4C9419A0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Надпись 100"/>
                        <wps:cNvSpPr txBox="1"/>
                        <wps:spPr>
                          <a:xfrm>
                            <a:off x="4004441" y="767255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AEF2A" w14:textId="068A66DC" w:rsidR="000C51C0" w:rsidRDefault="000C51C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Надпись 101"/>
                        <wps:cNvSpPr txBox="1"/>
                        <wps:spPr>
                          <a:xfrm>
                            <a:off x="4004444" y="20093"/>
                            <a:ext cx="441435" cy="367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10DF3" w14:textId="12B9B85E" w:rsidR="000C51C0" w:rsidRDefault="000C51C0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Надпись 102"/>
                        <wps:cNvSpPr txBox="1"/>
                        <wps:spPr>
                          <a:xfrm>
                            <a:off x="5129049" y="2469359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3C7C57" w14:textId="0B39CD92" w:rsidR="000C51C0" w:rsidRPr="000C51C0" w:rsidRDefault="000C51C0">
                              <w:pPr>
                                <w:rPr>
                                  <w:b/>
                                  <w:bCs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Надпись 103"/>
                        <wps:cNvSpPr txBox="1"/>
                        <wps:spPr>
                          <a:xfrm>
                            <a:off x="1481960" y="161734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BB83A" w14:textId="6EE69044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Надпись 104"/>
                        <wps:cNvSpPr txBox="1"/>
                        <wps:spPr>
                          <a:xfrm>
                            <a:off x="115615" y="2582738"/>
                            <a:ext cx="430924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83DF1A" w14:textId="274D6B3F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Надпись 105"/>
                        <wps:cNvSpPr txBox="1"/>
                        <wps:spPr>
                          <a:xfrm>
                            <a:off x="924911" y="3423131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0B644B" w14:textId="0B4C4C97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Расширенный фильтр Калмана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Надпись 106"/>
                        <wps:cNvSpPr txBox="1"/>
                        <wps:spPr>
                          <a:xfrm>
                            <a:off x="1229711" y="2332953"/>
                            <a:ext cx="3331779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78F266" w14:textId="6049A042" w:rsidR="000C51C0" w:rsidRPr="000C51C0" w:rsidRDefault="000C51C0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Динамика и кинематика ММТ-300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FB749E2" id="Полотно 77" o:spid="_x0000_s1064" editas="canvas" style="width:493.2pt;height:298.75pt;mso-position-horizontal-relative:char;mso-position-vertical-relative:line" coordsize="62630,37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">
                <v:shape id="_x0000_s1065" type="#_x0000_t75" style="position:absolute;width:62630;height:37941;visibility:visible;mso-wrap-style:square" filled="t">
                  <v:fill o:detectmouseclick="t"/>
                  <v:path o:connecttype="none"/>
                </v:shape>
                <v:rect id="Прямоугольник 78" o:spid="_x0000_s1066" style="position:absolute;left:19444;top:16075;width:23543;height:7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5ACF4249" w14:textId="5C41FA38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dt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=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A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B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G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 xml:space="preserve">,  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y=C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x+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t</m:t>
                                      </m:r>
                                    </m:e>
                                  </m:d>
                                  <m:acc>
                                    <m:accPr>
                                      <m:chr m:val="̄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GB"/>
                                        </w:rPr>
                                        <m:t>u</m:t>
                                      </m:r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+H</m:t>
                                  </m:r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GB"/>
                                    </w:rPr>
                                    <m:t>w+v,</m:t>
                                  </m:r>
                                </m:e>
                              </m:mr>
                            </m:m>
                          </m:oMath>
                        </m:oMathPara>
                      </w:p>
                    </w:txbxContent>
                  </v:textbox>
                </v:rect>
                <v:rect id="Прямоугольник 79" o:spid="_x0000_s1067" style="position:absolute;left:32897;top:834;width:6832;height:54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0E44F86A" w14:textId="0CBF1671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0" o:spid="_x0000_s1068" style="position:absolute;left:32897;top:8402;width:6832;height:54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A4D2751" w14:textId="77777777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Буй 1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1" o:spid="_x0000_s1069" style="position:absolute;left:47191;top:17540;width:15135;height:43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61AC4968" w14:textId="47A7C22F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 xml:space="preserve">Комплексирование </m:t>
                            </m:r>
                          </m:oMath>
                        </m:oMathPara>
                      </w:p>
                    </w:txbxContent>
                  </v:textbox>
                </v:rect>
                <v:rect id="Прямоугольник 82" o:spid="_x0000_s1070" style="position:absolute;left:9984;top:29061;width:33108;height:4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40CD50C8" w14:textId="0AC79715" w:rsidR="0020158D" w:rsidRPr="0020158D" w:rsidRDefault="0020158D" w:rsidP="0020158D">
                        <w:pPr>
                          <w:ind w:firstLine="0"/>
                          <w:rPr>
                            <w:sz w:val="22"/>
                            <w:szCs w:val="16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dt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A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GB"/>
                              </w:rPr>
                              <m:t>B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,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t</m:t>
                                </m:r>
                              </m:e>
                            </m:d>
                            <m:acc>
                              <m:accPr>
                                <m:chr m:val="̄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u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GB"/>
                                  </w:rPr>
                                  <m:t>K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KF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</m:d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-C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</m:d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val="en-GB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</m:acc>
                              </m:e>
                            </m:d>
                          </m:oMath>
                        </m:oMathPara>
                      </w:p>
                    </w:txbxContent>
                  </v:textbox>
                </v:rect>
                <v:rect id="Прямоугольник 83" o:spid="_x0000_s1071" style="position:absolute;left:1471;top:17026;width:13033;height:5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textbox>
                    <w:txbxContent>
                      <w:p w14:paraId="2C8CA97F" w14:textId="723D0723" w:rsidR="0020158D" w:rsidRPr="0020158D" w:rsidRDefault="0020158D" w:rsidP="0020158D">
                        <w:pPr>
                          <w:ind w:firstLine="0"/>
                          <w:rPr>
                            <w:sz w:val="24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4"/>
                                <w:szCs w:val="18"/>
                              </w:rPr>
                              <m:t>Контроллер</m:t>
                            </m:r>
                          </m:oMath>
                        </m:oMathPara>
                      </w:p>
                    </w:txbxContent>
                  </v:textbox>
                </v:rect>
                <v:shape id="Прямая со стрелкой 84" o:spid="_x0000_s1072" type="#_x0000_t32" style="position:absolute;left:14714;top:19759;width:47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85" o:spid="_x0000_s1073" type="#_x0000_t32" style="position:absolute;left:43092;top:19757;width:409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" strokecolor="black [3200]" strokeweight=".5pt">
                  <v:stroke endarrow="block" joinstyle="miter"/>
                </v:shape>
                <v:line id="Прямая соединительная линия 86" o:spid="_x0000_s1074" style="position:absolute;visibility:visible;mso-wrap-style:square" from="39834,3468" to="59488,3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" strokecolor="black [3200]" strokeweight=".5pt">
                  <v:stroke joinstyle="miter"/>
                </v:line>
                <v:line id="Прямая соединительная линия 87" o:spid="_x0000_s1075" style="position:absolute;visibility:visible;mso-wrap-style:square" from="39834,11034" to="54548,11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0" o:spid="_x0000_s1076" type="#_x0000_t32" style="position:absolute;left:54653;top:11034;width:0;height:6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4o4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0rA9f&#10;wg+Qiy8AAAD//wMAUEsBAi0AFAAGAAgAAAAhANvh9svuAAAAhQEAABMAAAAAAAAAAAAAAAAAAAAA&#10;AFtDb250ZW50X1R5cGVzXS54bWxQSwECLQAUAAYACAAAACEAWvQsW78AAAAVAQAACwAAAAAAAAAA&#10;AAAAAAAfAQAAX3JlbHMvLnJlbHNQSwECLQAUAAYACAAAACEAX7uKOL0AAADbAAAADwAAAAAAAAAA&#10;AAAAAAAHAgAAZHJzL2Rvd25yZXYueG1sUEsFBgAAAAADAAMAtwAAAPECAAAAAA==&#10;" strokecolor="black [3200]" strokeweight=".5pt">
                  <v:stroke endarrow="block" joinstyle="miter"/>
                </v:shape>
                <v:shape id="Прямая со стрелкой 91" o:spid="_x0000_s1077" type="#_x0000_t32" style="position:absolute;left:59488;top:3468;width:0;height:139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4" o:spid="_x0000_s1078" style="position:absolute;visibility:visible;mso-wrap-style:square" from="5044,31632" to="9984,31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rq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" strokecolor="black [3200]" strokeweight=".5pt">
                  <v:stroke joinstyle="miter"/>
                </v:line>
                <v:shape id="Прямая со стрелкой 95" o:spid="_x0000_s1079" type="#_x0000_t32" style="position:absolute;left:5044;top:22387;width:0;height:93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96" o:spid="_x0000_s1080" type="#_x0000_t32" style="position:absolute;left:43197;top:31615;width:115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" strokecolor="black [3200]" strokeweight=".5pt">
                  <v:stroke endarrow="block" joinstyle="miter"/>
                </v:shape>
                <v:line id="Прямая соединительная линия 98" o:spid="_x0000_s1081" style="position:absolute;flip:y;visibility:visible;mso-wrap-style:square" from="54758,22194" to="54758,31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" strokecolor="black [3200]" strokeweight=".5pt">
                  <v:stroke joinstyle="miter"/>
                </v:line>
                <v:shape id="Надпись 99" o:spid="_x0000_s1082" type="#_x0000_t202" style="position:absolute;left:42882;top:16285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<v:textbox>
                    <w:txbxContent>
                      <w:p w14:paraId="77ACB5BE" w14:textId="4C9419A0" w:rsidR="000C51C0" w:rsidRPr="000C51C0" w:rsidRDefault="000C51C0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0" o:spid="_x0000_s1083" type="#_x0000_t202" style="position:absolute;left:40044;top:7672;width:4414;height:3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<v:textbox>
                    <w:txbxContent>
                      <w:p w14:paraId="13CAEF2A" w14:textId="068A66DC" w:rsidR="000C51C0" w:rsidRDefault="000C51C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1" o:spid="_x0000_s1084" type="#_x0000_t202" style="position:absolute;left:40044;top:200;width:4414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31E10DF3" w14:textId="12B9B85E" w:rsidR="000C51C0" w:rsidRDefault="000C51C0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Надпись 102" o:spid="_x0000_s1085" type="#_x0000_t202" style="position:absolute;left:51290;top:2469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5D3C7C57" w14:textId="0B39CD92" w:rsidR="000C51C0" w:rsidRPr="000C51C0" w:rsidRDefault="000C51C0">
                        <w:pPr>
                          <w:rPr>
                            <w:b/>
                            <w:bCs/>
                          </w:rPr>
                        </w:pPr>
                        <m:oMathPara>
                          <m:oMath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3" o:spid="_x0000_s1086" type="#_x0000_t202" style="position:absolute;left:14819;top:16173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25FBB83A" w14:textId="6EE69044" w:rsidR="000C51C0" w:rsidRPr="000C51C0" w:rsidRDefault="000C51C0">
                        <w:pPr>
                          <w:rPr>
                            <w:i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oMath>
                        </m:oMathPara>
                      </w:p>
                    </w:txbxContent>
                  </v:textbox>
                </v:shape>
                <v:shape id="Надпись 104" o:spid="_x0000_s1087" type="#_x0000_t202" style="position:absolute;left:1156;top:25827;width:43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1B83DF1A" w14:textId="274D6B3F" w:rsidR="000C51C0" w:rsidRPr="000C51C0" w:rsidRDefault="000C51C0">
                        <w:pPr>
                          <w:rPr>
                            <w:i/>
                          </w:rPr>
                        </w:pPr>
                        <m:oMathPara>
                          <m:oMath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GB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Надпись 105" o:spid="_x0000_s1088" type="#_x0000_t202" style="position:absolute;left:9249;top:34231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<v:textbox>
                    <w:txbxContent>
                      <w:p w14:paraId="540B644B" w14:textId="0B4C4C97" w:rsidR="000C51C0" w:rsidRPr="000C51C0" w:rsidRDefault="000C51C0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Расширенный фильтр Калмана</w:t>
                        </w:r>
                      </w:p>
                    </w:txbxContent>
                  </v:textbox>
                </v:shape>
                <v:shape id="Надпись 106" o:spid="_x0000_s1089" type="#_x0000_t202" style="position:absolute;left:12297;top:23329;width:3331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fsxAAAANw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pzA9ZlwgVz/AwAA//8DAFBLAQItABQABgAIAAAAIQDb4fbL7gAAAIUBAAATAAAAAAAAAAAA&#10;AAAAAAAAAABbQ29udGVudF9UeXBlc10ueG1sUEsBAi0AFAAGAAgAAAAhAFr0LFu/AAAAFQEAAAsA&#10;AAAAAAAAAAAAAAAAHwEAAF9yZWxzLy5yZWxzUEsBAi0AFAAGAAgAAAAhAIkxN+zEAAAA3AAAAA8A&#10;AAAAAAAAAAAAAAAABwIAAGRycy9kb3ducmV2LnhtbFBLBQYAAAAAAwADALcAAAD4AgAAAAA=&#10;" filled="f" stroked="f" strokeweight=".5pt">
                  <v:textbox>
                    <w:txbxContent>
                      <w:p w14:paraId="1D78F266" w14:textId="6049A042" w:rsidR="000C51C0" w:rsidRPr="000C51C0" w:rsidRDefault="000C51C0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Динамика и кинематика ММТ-300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30E227" w14:textId="65C73A43" w:rsidR="000C51C0" w:rsidRPr="0020158D" w:rsidRDefault="000C51C0" w:rsidP="000C51C0">
      <w:pPr>
        <w:spacing w:after="160" w:line="259" w:lineRule="auto"/>
        <w:ind w:firstLine="0"/>
        <w:jc w:val="center"/>
      </w:pPr>
      <w:r>
        <w:t>Рисунок 9 – Структурная схема системы позиционирования</w:t>
      </w:r>
    </w:p>
    <w:p w14:paraId="1FD0F97C" w14:textId="77777777" w:rsidR="000C51C0" w:rsidRDefault="000C51C0" w:rsidP="004F7D85">
      <w:pPr>
        <w:spacing w:after="160" w:line="259" w:lineRule="auto"/>
        <w:ind w:firstLine="709"/>
      </w:pPr>
    </w:p>
    <w:p w14:paraId="7E5D44E8" w14:textId="374AC901" w:rsidR="004D5658" w:rsidRDefault="004D5658" w:rsidP="004F7D85">
      <w:pPr>
        <w:spacing w:after="160" w:line="259" w:lineRule="auto"/>
        <w:ind w:firstLine="709"/>
      </w:pPr>
      <w:r>
        <w:t>Результаты моделирования представлены ниже.</w:t>
      </w:r>
      <w:r w:rsidR="004F7D85">
        <w:t xml:space="preserve"> </w:t>
      </w:r>
      <w:r w:rsidR="00F75976">
        <w:t xml:space="preserve">Начальное состояние подводного аппарата при этом определяются нулевыми. </w:t>
      </w:r>
      <w:r w:rsidR="004F7D85">
        <w:t xml:space="preserve">На рис. </w:t>
      </w:r>
      <w:r w:rsidR="000C51C0">
        <w:t>10</w:t>
      </w:r>
      <w:r w:rsidR="004F7D85">
        <w:t xml:space="preserve"> отображены траектории подводного аппарата и гидроакустических буев.</w:t>
      </w:r>
    </w:p>
    <w:p w14:paraId="15F9AF86" w14:textId="48FBAADE" w:rsidR="00CB3C25" w:rsidRDefault="00DC59CD" w:rsidP="0013107B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76D0B6C6" wp14:editId="673AC5EC">
            <wp:extent cx="4708635" cy="353147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138" cy="355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7312" w14:textId="54C7E040" w:rsidR="00CB3C25" w:rsidRPr="00DC59CD" w:rsidRDefault="00CB3C25" w:rsidP="00DC59CD">
      <w:pPr>
        <w:spacing w:after="160" w:line="259" w:lineRule="auto"/>
        <w:ind w:firstLine="0"/>
        <w:jc w:val="center"/>
      </w:pPr>
      <w:r w:rsidRPr="00134DA3">
        <w:t xml:space="preserve">Рисунок </w:t>
      </w:r>
      <w:r w:rsidR="000C51C0">
        <w:t>10</w:t>
      </w:r>
      <w:r w:rsidR="00134DA3" w:rsidRPr="00134DA3">
        <w:t xml:space="preserve"> </w:t>
      </w:r>
      <w:r w:rsidRPr="00134DA3">
        <w:t xml:space="preserve">– </w:t>
      </w:r>
      <w:r w:rsidRPr="00134DA3">
        <w:rPr>
          <w:lang w:val="en-US"/>
        </w:rPr>
        <w:t>XY</w:t>
      </w:r>
      <w:r w:rsidRPr="00134DA3">
        <w:t xml:space="preserve"> положение буев и </w:t>
      </w:r>
      <w:r w:rsidRPr="00134DA3">
        <w:rPr>
          <w:lang w:val="en-US"/>
        </w:rPr>
        <w:t>AUV</w:t>
      </w:r>
    </w:p>
    <w:p w14:paraId="62F58DED" w14:textId="5222C3BB" w:rsidR="004F7D85" w:rsidRDefault="004F7D85" w:rsidP="009936FD">
      <w:pPr>
        <w:spacing w:after="160" w:line="259" w:lineRule="auto"/>
        <w:ind w:firstLine="0"/>
      </w:pPr>
      <w:r>
        <w:rPr>
          <w:sz w:val="24"/>
          <w:szCs w:val="18"/>
        </w:rPr>
        <w:lastRenderedPageBreak/>
        <w:tab/>
      </w:r>
      <w:r w:rsidRPr="004F7D85">
        <w:t>Графики выхода системы приведены на рис. 1</w:t>
      </w:r>
      <w:r w:rsidR="000C51C0">
        <w:t>1</w:t>
      </w:r>
      <w:r w:rsidRPr="004F7D85">
        <w:t>.</w:t>
      </w:r>
      <w:r w:rsidR="009936FD">
        <w:t xml:space="preserve"> Здесь очевидны погрешности измерительных датчиков</w:t>
      </w:r>
      <w:r w:rsidR="0029731F" w:rsidRPr="0029731F">
        <w:t xml:space="preserve">: </w:t>
      </w:r>
      <w:r w:rsidR="0029731F">
        <w:t>заметны шумы и высокие частоты обновления</w:t>
      </w:r>
      <w:r w:rsidR="009936FD">
        <w:t>. Результаты работы фильтра Калмана для восстановления состояния приедены на рис. 1</w:t>
      </w:r>
      <w:r w:rsidR="000C51C0">
        <w:t>2</w:t>
      </w:r>
      <w:r w:rsidR="009936FD">
        <w:t xml:space="preserve"> и показывают более приемлемые результаты</w:t>
      </w:r>
      <w:r w:rsidR="009936FD" w:rsidRPr="00134DA3">
        <w:t xml:space="preserve"> относительно действительных данных</w:t>
      </w:r>
      <w:r w:rsidR="009936FD">
        <w:t xml:space="preserve">. </w:t>
      </w:r>
    </w:p>
    <w:p w14:paraId="53CB19BC" w14:textId="310BBCD3" w:rsidR="0029731F" w:rsidRPr="0029731F" w:rsidRDefault="0029731F" w:rsidP="009936FD">
      <w:pPr>
        <w:spacing w:after="160" w:line="259" w:lineRule="auto"/>
        <w:ind w:firstLine="0"/>
        <w:rPr>
          <w:sz w:val="24"/>
          <w:szCs w:val="18"/>
        </w:rPr>
      </w:pPr>
      <w:r>
        <w:tab/>
        <w:t>Более корректную оценку работы фильтра возможно произвести по ошибке относительно действительных данных (рис. 1</w:t>
      </w:r>
      <w:r w:rsidR="000C51C0">
        <w:t>3</w:t>
      </w:r>
      <w:r>
        <w:t xml:space="preserve">). Количественная оценка уже определяется метриками качества. </w:t>
      </w:r>
      <w:r>
        <w:rPr>
          <w:lang w:val="en-US"/>
        </w:rPr>
        <w:t>MSE</w:t>
      </w:r>
      <w:r w:rsidRPr="0029731F">
        <w:t xml:space="preserve">, </w:t>
      </w:r>
      <w:r>
        <w:rPr>
          <w:lang w:val="en-US"/>
        </w:rPr>
        <w:t>MAE</w:t>
      </w:r>
      <w:r w:rsidRPr="0029731F">
        <w:t xml:space="preserve"> </w:t>
      </w:r>
      <w:r>
        <w:t xml:space="preserve">и </w:t>
      </w:r>
      <w:r>
        <w:rPr>
          <w:lang w:val="en-US"/>
        </w:rPr>
        <w:t>RMSE</w:t>
      </w:r>
      <w:r w:rsidRPr="00EE084A">
        <w:t xml:space="preserve"> </w:t>
      </w:r>
      <w:r>
        <w:t>метрики сведены в таблицу 6.</w:t>
      </w:r>
    </w:p>
    <w:p w14:paraId="192E70C6" w14:textId="4DF6B33F" w:rsidR="00CB3C25" w:rsidRDefault="00CB3C25" w:rsidP="00134DA3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</w:p>
    <w:p w14:paraId="1537C20C" w14:textId="2FB3339E" w:rsidR="00CB3C25" w:rsidRDefault="00DC59CD" w:rsidP="00090AB8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inline distT="0" distB="0" distL="0" distR="0" wp14:anchorId="16C12F88" wp14:editId="4E3E805A">
            <wp:extent cx="6480810" cy="649859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4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7383" w14:textId="002D8257" w:rsidR="00CB3C25" w:rsidRPr="00134DA3" w:rsidRDefault="00CB3C25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1</w:t>
      </w:r>
      <w:r w:rsidRPr="00134DA3">
        <w:t xml:space="preserve"> – Графики измерений</w:t>
      </w:r>
    </w:p>
    <w:p w14:paraId="1B550EF8" w14:textId="292C06AE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1908F8BC" w14:textId="083B0EA1" w:rsidR="00CB3C25" w:rsidRDefault="00CB3C25" w:rsidP="00CB3C25">
      <w:pPr>
        <w:spacing w:after="160" w:line="259" w:lineRule="auto"/>
        <w:ind w:firstLine="0"/>
        <w:jc w:val="left"/>
        <w:rPr>
          <w:sz w:val="24"/>
          <w:szCs w:val="18"/>
        </w:rPr>
      </w:pPr>
    </w:p>
    <w:p w14:paraId="78F17FEE" w14:textId="24986E5C" w:rsidR="00CB3C25" w:rsidRPr="00CB3C25" w:rsidRDefault="00DC59CD" w:rsidP="00DC59CD">
      <w:pPr>
        <w:spacing w:after="160" w:line="259" w:lineRule="auto"/>
        <w:ind w:firstLine="0"/>
        <w:rPr>
          <w:sz w:val="24"/>
          <w:szCs w:val="18"/>
        </w:rPr>
      </w:pPr>
      <w:r>
        <w:rPr>
          <w:noProof/>
        </w:rPr>
        <w:drawing>
          <wp:inline distT="0" distB="0" distL="0" distR="0" wp14:anchorId="4AA6E053" wp14:editId="65465E29">
            <wp:extent cx="6480810" cy="69596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F3DD" w14:textId="7E132A7C" w:rsidR="00CB3C25" w:rsidRPr="00134DA3" w:rsidRDefault="00CB3C25" w:rsidP="00134DA3">
      <w:pPr>
        <w:spacing w:after="160" w:line="259" w:lineRule="auto"/>
        <w:ind w:firstLine="0"/>
        <w:jc w:val="center"/>
        <w:rPr>
          <w:lang w:val="en-US"/>
        </w:rPr>
      </w:pPr>
      <w:r w:rsidRPr="00134DA3">
        <w:t xml:space="preserve">Рисунок </w:t>
      </w:r>
      <w:r w:rsidR="00134DA3" w:rsidRPr="00134DA3">
        <w:t>1</w:t>
      </w:r>
      <w:r w:rsidR="000921DE">
        <w:t>2</w:t>
      </w:r>
      <w:r w:rsidR="00134DA3" w:rsidRPr="00134DA3">
        <w:t xml:space="preserve"> </w:t>
      </w:r>
      <w:r w:rsidRPr="00134DA3">
        <w:t xml:space="preserve">– Графики оценки </w:t>
      </w:r>
      <w:r w:rsidRPr="00134DA3">
        <w:rPr>
          <w:lang w:val="en-US"/>
        </w:rPr>
        <w:t>EKF</w:t>
      </w:r>
    </w:p>
    <w:p w14:paraId="486FCDA8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785CD2B1" w14:textId="77777777" w:rsidR="00D21A86" w:rsidRDefault="00D21A86">
      <w:pPr>
        <w:spacing w:after="160" w:line="259" w:lineRule="auto"/>
        <w:ind w:firstLine="0"/>
        <w:jc w:val="left"/>
        <w:rPr>
          <w:b/>
          <w:bCs/>
          <w:sz w:val="24"/>
          <w:szCs w:val="18"/>
        </w:rPr>
      </w:pPr>
    </w:p>
    <w:p w14:paraId="548588EF" w14:textId="7FBBBE30" w:rsidR="00D21A86" w:rsidRDefault="00D21A86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726F4C35" w14:textId="36174AB9" w:rsidR="00D21A86" w:rsidRDefault="00DC59CD" w:rsidP="00134DA3">
      <w:pPr>
        <w:spacing w:after="160" w:line="259" w:lineRule="auto"/>
        <w:ind w:firstLine="0"/>
        <w:jc w:val="center"/>
        <w:rPr>
          <w:b/>
          <w:bCs/>
          <w:sz w:val="24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9411D3" wp14:editId="3172D997">
            <wp:simplePos x="0" y="0"/>
            <wp:positionH relativeFrom="column">
              <wp:posOffset>58386</wp:posOffset>
            </wp:positionH>
            <wp:positionV relativeFrom="paragraph">
              <wp:posOffset>-8565738</wp:posOffset>
            </wp:positionV>
            <wp:extent cx="6363217" cy="6568965"/>
            <wp:effectExtent l="0" t="0" r="0" b="3810"/>
            <wp:wrapNone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217" cy="656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CB8EE2" w14:textId="1B96A836" w:rsidR="00D21A86" w:rsidRPr="00134DA3" w:rsidRDefault="00D21A86" w:rsidP="00134DA3">
      <w:pPr>
        <w:spacing w:after="160" w:line="259" w:lineRule="auto"/>
        <w:ind w:firstLine="0"/>
        <w:jc w:val="center"/>
      </w:pPr>
      <w:r w:rsidRPr="00134DA3">
        <w:t>Рисунок</w:t>
      </w:r>
      <w:r w:rsidR="00134DA3" w:rsidRPr="00134DA3">
        <w:t xml:space="preserve"> 1</w:t>
      </w:r>
      <w:r w:rsidR="000921DE">
        <w:t>3</w:t>
      </w:r>
      <w:r w:rsidRPr="00134DA3">
        <w:t xml:space="preserve"> – Графики ошибок оценки </w:t>
      </w:r>
      <w:r w:rsidRPr="00134DA3">
        <w:rPr>
          <w:lang w:val="en-US"/>
        </w:rPr>
        <w:t>EKF</w:t>
      </w:r>
      <w:r w:rsidR="00B41924" w:rsidRPr="00134DA3">
        <w:t xml:space="preserve"> относительно действительных данных</w:t>
      </w:r>
    </w:p>
    <w:p w14:paraId="2664D129" w14:textId="3B4DF7EA" w:rsidR="00DD5D87" w:rsidRDefault="00DD5D87" w:rsidP="0013107B">
      <w:pPr>
        <w:spacing w:after="160" w:line="259" w:lineRule="auto"/>
        <w:ind w:firstLine="0"/>
        <w:rPr>
          <w:b/>
          <w:bCs/>
          <w:sz w:val="24"/>
          <w:szCs w:val="18"/>
        </w:rPr>
      </w:pPr>
    </w:p>
    <w:p w14:paraId="47C9ADCF" w14:textId="3DDB02EC" w:rsidR="0013107B" w:rsidRDefault="0013107B" w:rsidP="0013107B">
      <w:pPr>
        <w:spacing w:after="160" w:line="259" w:lineRule="auto"/>
        <w:ind w:firstLine="0"/>
      </w:pPr>
      <w:r>
        <w:t xml:space="preserve">Таблица </w:t>
      </w:r>
      <w:r>
        <w:rPr>
          <w:lang w:val="en-US"/>
        </w:rPr>
        <w:t>6</w:t>
      </w:r>
      <w:r>
        <w:t xml:space="preserve"> – Метрики качества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641"/>
      </w:tblGrid>
      <w:tr w:rsidR="0013107B" w14:paraId="2C424BC4" w14:textId="77777777" w:rsidTr="00CF4270">
        <w:tc>
          <w:tcPr>
            <w:tcW w:w="1555" w:type="dxa"/>
          </w:tcPr>
          <w:p w14:paraId="1F1DC7C7" w14:textId="57A8E19E" w:rsidR="0013107B" w:rsidRDefault="0013107B" w:rsidP="0013107B">
            <w:pPr>
              <w:pStyle w:val="ae"/>
              <w:ind w:firstLine="0"/>
              <w:jc w:val="center"/>
            </w:pPr>
            <w:r>
              <w:t>Метрика</w:t>
            </w:r>
          </w:p>
        </w:tc>
        <w:tc>
          <w:tcPr>
            <w:tcW w:w="8641" w:type="dxa"/>
          </w:tcPr>
          <w:p w14:paraId="5485CE25" w14:textId="63F28AD3" w:rsidR="0013107B" w:rsidRDefault="0013107B" w:rsidP="0013107B">
            <w:pPr>
              <w:pStyle w:val="ae"/>
              <w:ind w:firstLine="0"/>
              <w:jc w:val="center"/>
            </w:pPr>
            <w:r>
              <w:t>Величина</w:t>
            </w:r>
          </w:p>
        </w:tc>
      </w:tr>
      <w:tr w:rsidR="0013107B" w14:paraId="03B5909E" w14:textId="77777777" w:rsidTr="00CF4270">
        <w:tc>
          <w:tcPr>
            <w:tcW w:w="1555" w:type="dxa"/>
          </w:tcPr>
          <w:p w14:paraId="06616E61" w14:textId="42C51F01" w:rsidR="0013107B" w:rsidRP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D44059" w14:textId="5B8B9336" w:rsidR="0013107B" w:rsidRPr="0013107B" w:rsidRDefault="00210489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1.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86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8327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.291973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90871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0.030260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44263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3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18385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40B27442" w14:textId="77777777" w:rsidTr="00CF4270">
        <w:tc>
          <w:tcPr>
            <w:tcW w:w="1555" w:type="dxa"/>
          </w:tcPr>
          <w:p w14:paraId="6779C1A8" w14:textId="334CBA23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45073614" w14:textId="19D3FDB5" w:rsidR="0013107B" w:rsidRDefault="00210489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91705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11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5427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63261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0.002418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0.043486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0.013741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8A3BF6B" w14:textId="77777777" w:rsidTr="00CF4270">
        <w:tc>
          <w:tcPr>
            <w:tcW w:w="1555" w:type="dxa"/>
          </w:tcPr>
          <w:p w14:paraId="1922DD66" w14:textId="6B52A547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994483A" w14:textId="15D16EC8" w:rsidR="0013107B" w:rsidRDefault="00210489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9913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8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2423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08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349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0.001244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2044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0.004935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DFBF3E3" w14:textId="77777777" w:rsidTr="00CF4270">
        <w:tc>
          <w:tcPr>
            <w:tcW w:w="1555" w:type="dxa"/>
          </w:tcPr>
          <w:p w14:paraId="3CF370B8" w14:textId="32A6B88E" w:rsidR="0013107B" w:rsidRPr="00104B40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MAE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2381EA1" w14:textId="23CBE20B" w:rsidR="0013107B" w:rsidRDefault="00210489" w:rsidP="0013107B">
            <w:pPr>
              <w:pStyle w:val="ae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0.003227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0.001675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0.004679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03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02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47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0.000525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734700CF" w14:textId="77777777" w:rsidTr="00CF4270">
        <w:tc>
          <w:tcPr>
            <w:tcW w:w="1555" w:type="dxa"/>
          </w:tcPr>
          <w:p w14:paraId="2692AD15" w14:textId="2D2F3B72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η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406C882" w14:textId="0AA9899A" w:rsidR="0013107B" w:rsidRPr="0013107B" w:rsidRDefault="00210489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7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4581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16712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39543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732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3981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1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6776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  <w:tr w:rsidR="0013107B" w14:paraId="12301F13" w14:textId="77777777" w:rsidTr="00CF4270">
        <w:tc>
          <w:tcPr>
            <w:tcW w:w="1555" w:type="dxa"/>
          </w:tcPr>
          <w:p w14:paraId="05F70063" w14:textId="737EE1AB" w:rsidR="0013107B" w:rsidRDefault="0013107B" w:rsidP="00CF4270">
            <w:pPr>
              <w:pStyle w:val="ae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RMSE (</w:t>
            </w:r>
            <m:oMath>
              <m:r>
                <w:rPr>
                  <w:rFonts w:ascii="Cambria Math" w:hAnsi="Cambria Math"/>
                  <w:lang w:val="en-US"/>
                </w:rPr>
                <m:t>ν</m:t>
              </m:r>
            </m:oMath>
            <w:r>
              <w:rPr>
                <w:lang w:val="en-US"/>
              </w:rPr>
              <w:t>)</w:t>
            </w:r>
          </w:p>
        </w:tc>
        <w:tc>
          <w:tcPr>
            <w:tcW w:w="8641" w:type="dxa"/>
          </w:tcPr>
          <w:p w14:paraId="6FD67AC1" w14:textId="7B792121" w:rsidR="0013107B" w:rsidRPr="0013107B" w:rsidRDefault="00210489" w:rsidP="0013107B">
            <w:pPr>
              <w:pStyle w:val="ae"/>
              <w:jc w:val="center"/>
              <w:rPr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m>
                          <m:mPr>
                            <m:cGpRule m:val="4"/>
                            <m:cGp m:val="1"/>
                            <m:mcs>
                              <m:mc>
                                <m:mcPr>
                                  <m:count m:val="6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7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249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4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172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0.00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344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38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03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89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szCs w:val="28"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0.000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8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Cs w:val="28"/>
                                </w:rPr>
                                <m:t>86</m:t>
                              </m:r>
                            </m:e>
                          </m:mr>
                        </m:m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</w:tr>
    </w:tbl>
    <w:p w14:paraId="5574D5B8" w14:textId="559E41EB" w:rsidR="008E33C4" w:rsidRDefault="008E33C4" w:rsidP="008E33C4">
      <w:pPr>
        <w:spacing w:after="160" w:line="259" w:lineRule="auto"/>
        <w:ind w:left="709" w:firstLine="0"/>
        <w:rPr>
          <w:b/>
          <w:bCs/>
          <w:szCs w:val="28"/>
        </w:rPr>
      </w:pPr>
      <w:r>
        <w:rPr>
          <w:b/>
          <w:bCs/>
          <w:szCs w:val="28"/>
        </w:rPr>
        <w:t>ЗАКЛЮЧЕНИЕ</w:t>
      </w:r>
    </w:p>
    <w:p w14:paraId="1CA08757" w14:textId="5B65CD5D" w:rsidR="008E33C4" w:rsidRDefault="008E33C4" w:rsidP="008E33C4">
      <w:pPr>
        <w:spacing w:after="160" w:line="259" w:lineRule="auto"/>
        <w:ind w:firstLine="0"/>
      </w:pPr>
      <w:r>
        <w:tab/>
      </w:r>
      <w:r w:rsidRPr="008E33C4">
        <w:t>Основная</w:t>
      </w:r>
      <w:r>
        <w:t xml:space="preserve"> </w:t>
      </w:r>
      <w:r w:rsidRPr="008E33C4">
        <w:t>цель</w:t>
      </w:r>
      <w:r>
        <w:t xml:space="preserve"> </w:t>
      </w:r>
      <w:r w:rsidRPr="008E33C4">
        <w:t>настоящего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заключалась</w:t>
      </w:r>
      <w:r>
        <w:t xml:space="preserve"> </w:t>
      </w:r>
      <w:r w:rsidRPr="008E33C4">
        <w:t>в</w:t>
      </w:r>
      <w:r>
        <w:t xml:space="preserve"> </w:t>
      </w:r>
      <w:r w:rsidRPr="008E33C4">
        <w:t>разработке</w:t>
      </w:r>
      <w:r>
        <w:t xml:space="preserve"> </w:t>
      </w:r>
      <w:r w:rsidRPr="008E33C4">
        <w:t>подходов</w:t>
      </w:r>
      <w:r>
        <w:t xml:space="preserve"> </w:t>
      </w:r>
      <w:r w:rsidRPr="008E33C4">
        <w:t>и</w:t>
      </w:r>
      <w:r>
        <w:t xml:space="preserve"> </w:t>
      </w:r>
      <w:r w:rsidRPr="008E33C4">
        <w:t>решений,</w:t>
      </w:r>
      <w:r>
        <w:t xml:space="preserve"> </w:t>
      </w:r>
      <w:r w:rsidRPr="008E33C4">
        <w:t>позволяющих</w:t>
      </w:r>
      <w:r>
        <w:t xml:space="preserve"> </w:t>
      </w:r>
      <w:r w:rsidRPr="008E33C4">
        <w:t>обеспечить</w:t>
      </w:r>
      <w:r>
        <w:t xml:space="preserve"> </w:t>
      </w:r>
      <w:r w:rsidRPr="008E33C4">
        <w:t>качественную</w:t>
      </w:r>
      <w:r>
        <w:t xml:space="preserve"> </w:t>
      </w:r>
      <w:r w:rsidRPr="008E33C4">
        <w:t>навигацию</w:t>
      </w:r>
      <w:r>
        <w:t xml:space="preserve"> </w:t>
      </w:r>
      <w:r w:rsidRPr="008E33C4">
        <w:t>в</w:t>
      </w:r>
      <w:r>
        <w:t xml:space="preserve"> </w:t>
      </w:r>
      <w:r w:rsidRPr="008E33C4">
        <w:t>автономном режиме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Pr="008E33C4">
        <w:t>ИНС</w:t>
      </w:r>
      <w:r>
        <w:t xml:space="preserve"> </w:t>
      </w:r>
      <w:r w:rsidRPr="008E33C4">
        <w:t>на</w:t>
      </w:r>
      <w:r>
        <w:t xml:space="preserve"> </w:t>
      </w:r>
      <w:r w:rsidRPr="008E33C4">
        <w:t>базе</w:t>
      </w:r>
      <w:r>
        <w:t xml:space="preserve"> </w:t>
      </w:r>
      <w:r w:rsidR="008E0879">
        <w:rPr>
          <w:lang w:val="en-US"/>
        </w:rPr>
        <w:t>MEMS</w:t>
      </w:r>
      <w:r w:rsidRPr="008E33C4">
        <w:t>-датчиков</w:t>
      </w:r>
      <w:r>
        <w:t xml:space="preserve"> </w:t>
      </w:r>
      <w:r w:rsidRPr="008E33C4">
        <w:t>грубого</w:t>
      </w:r>
      <w:r>
        <w:t xml:space="preserve"> </w:t>
      </w:r>
      <w:r w:rsidRPr="008E33C4">
        <w:t>класса</w:t>
      </w:r>
      <w:r>
        <w:t xml:space="preserve"> </w:t>
      </w:r>
      <w:r w:rsidRPr="008E33C4">
        <w:t>точности.</w:t>
      </w:r>
      <w:r>
        <w:t xml:space="preserve"> </w:t>
      </w:r>
      <w:r w:rsidRPr="008E33C4">
        <w:t>В</w:t>
      </w:r>
      <w:r>
        <w:t xml:space="preserve"> </w:t>
      </w:r>
      <w:r w:rsidRPr="008E33C4">
        <w:t>ходе</w:t>
      </w:r>
      <w:r>
        <w:t xml:space="preserve"> </w:t>
      </w:r>
      <w:r w:rsidRPr="008E33C4">
        <w:t>выполнения</w:t>
      </w:r>
      <w:r>
        <w:t xml:space="preserve"> </w:t>
      </w:r>
      <w:r w:rsidRPr="008E33C4">
        <w:t>исследования</w:t>
      </w:r>
      <w:r>
        <w:t xml:space="preserve"> </w:t>
      </w:r>
      <w:r w:rsidRPr="008E33C4">
        <w:t>была</w:t>
      </w:r>
      <w:r>
        <w:t xml:space="preserve"> </w:t>
      </w:r>
      <w:r w:rsidRPr="008E33C4">
        <w:t>разработана</w:t>
      </w:r>
      <w:r>
        <w:t xml:space="preserve"> </w:t>
      </w:r>
      <w:r w:rsidRPr="008E33C4">
        <w:t>имитационная</w:t>
      </w:r>
      <w:r>
        <w:t xml:space="preserve"> </w:t>
      </w:r>
      <w:r w:rsidRPr="008E33C4">
        <w:t>модель</w:t>
      </w:r>
      <w:r>
        <w:t xml:space="preserve"> </w:t>
      </w:r>
      <w:r w:rsidRPr="008E33C4">
        <w:t>движения</w:t>
      </w:r>
      <w:r>
        <w:t xml:space="preserve"> </w:t>
      </w:r>
      <w:r w:rsidR="006A3E4D">
        <w:t>подводного робота</w:t>
      </w:r>
      <w:r w:rsidRPr="008E33C4">
        <w:t>.</w:t>
      </w:r>
      <w:r>
        <w:t xml:space="preserve"> </w:t>
      </w:r>
      <w:r w:rsidRPr="008E33C4">
        <w:t>Все</w:t>
      </w:r>
      <w:r>
        <w:t xml:space="preserve"> </w:t>
      </w:r>
      <w:r w:rsidRPr="008E33C4">
        <w:t>предложенные</w:t>
      </w:r>
      <w:r>
        <w:t xml:space="preserve"> </w:t>
      </w:r>
      <w:r w:rsidRPr="008E33C4">
        <w:t>алгоритмы</w:t>
      </w:r>
      <w:r>
        <w:t xml:space="preserve"> </w:t>
      </w:r>
      <w:r w:rsidRPr="008E33C4">
        <w:t>и</w:t>
      </w:r>
      <w:r>
        <w:t xml:space="preserve"> </w:t>
      </w:r>
      <w:r w:rsidRPr="008E33C4">
        <w:t>подходы</w:t>
      </w:r>
      <w:r>
        <w:t xml:space="preserve"> </w:t>
      </w:r>
      <w:r w:rsidRPr="008E33C4">
        <w:t>были</w:t>
      </w:r>
      <w:r>
        <w:t xml:space="preserve"> </w:t>
      </w:r>
      <w:r w:rsidRPr="008E33C4">
        <w:t>протестированы</w:t>
      </w:r>
      <w:r>
        <w:t xml:space="preserve"> </w:t>
      </w:r>
      <w:r w:rsidRPr="008E33C4">
        <w:t>с</w:t>
      </w:r>
      <w:r>
        <w:t xml:space="preserve"> </w:t>
      </w:r>
      <w:r w:rsidRPr="008E33C4">
        <w:t>помощью</w:t>
      </w:r>
      <w:r>
        <w:t xml:space="preserve"> </w:t>
      </w:r>
      <w:r w:rsidRPr="008E33C4">
        <w:t>средств</w:t>
      </w:r>
      <w:r>
        <w:t xml:space="preserve"> </w:t>
      </w:r>
      <w:r w:rsidRPr="008E33C4">
        <w:t>имитационного</w:t>
      </w:r>
      <w:r>
        <w:t xml:space="preserve"> </w:t>
      </w:r>
      <w:r w:rsidRPr="008E33C4">
        <w:t>моделирования</w:t>
      </w:r>
      <w:r>
        <w:t xml:space="preserve"> </w:t>
      </w:r>
      <w:r w:rsidRPr="008E33C4">
        <w:t>и</w:t>
      </w:r>
      <w:r>
        <w:t xml:space="preserve"> </w:t>
      </w:r>
      <w:r w:rsidRPr="008E33C4">
        <w:t>с</w:t>
      </w:r>
      <w:r>
        <w:t xml:space="preserve"> </w:t>
      </w:r>
      <w:r w:rsidRPr="008E33C4">
        <w:t>использованием</w:t>
      </w:r>
      <w:r>
        <w:t xml:space="preserve"> </w:t>
      </w:r>
      <w:r w:rsidRPr="008E33C4">
        <w:t>натурных</w:t>
      </w:r>
      <w:r>
        <w:t xml:space="preserve"> </w:t>
      </w:r>
      <w:r w:rsidRPr="008E33C4">
        <w:t>данных.</w:t>
      </w:r>
    </w:p>
    <w:p w14:paraId="6B8E79F3" w14:textId="76F5809A" w:rsidR="008B4692" w:rsidRDefault="008B4692" w:rsidP="008E33C4">
      <w:pPr>
        <w:spacing w:after="160" w:line="259" w:lineRule="auto"/>
        <w:ind w:firstLine="0"/>
      </w:pPr>
      <w:r>
        <w:tab/>
      </w:r>
      <w:r w:rsidRPr="008B4692">
        <w:t>Поставленная</w:t>
      </w:r>
      <w:r>
        <w:t xml:space="preserve"> </w:t>
      </w:r>
      <w:r w:rsidRPr="008B4692">
        <w:t>цель</w:t>
      </w:r>
      <w:r>
        <w:t xml:space="preserve"> </w:t>
      </w:r>
      <w:r w:rsidRPr="008B4692">
        <w:t>была</w:t>
      </w:r>
      <w:r>
        <w:t xml:space="preserve"> </w:t>
      </w:r>
      <w:r w:rsidRPr="008B4692">
        <w:t>достигнута:</w:t>
      </w:r>
      <w:r>
        <w:t xml:space="preserve"> </w:t>
      </w:r>
      <w:r w:rsidRPr="008B4692">
        <w:t>показана</w:t>
      </w:r>
      <w:r>
        <w:t xml:space="preserve"> </w:t>
      </w:r>
      <w:r w:rsidRPr="008B4692">
        <w:t>практическая</w:t>
      </w:r>
      <w:r>
        <w:t xml:space="preserve"> </w:t>
      </w:r>
      <w:r w:rsidR="00203599" w:rsidRPr="008B4692">
        <w:t>возможность</w:t>
      </w:r>
      <w:r w:rsidR="00203599">
        <w:t xml:space="preserve"> </w:t>
      </w:r>
      <w:r w:rsidR="00203599" w:rsidRPr="008B4692">
        <w:t>достижения</w:t>
      </w:r>
      <w:r>
        <w:t xml:space="preserve"> </w:t>
      </w:r>
      <w:r w:rsidRPr="008B4692">
        <w:t>приемлемого</w:t>
      </w:r>
      <w:r>
        <w:t xml:space="preserve"> </w:t>
      </w:r>
      <w:r w:rsidRPr="008B4692">
        <w:t>качества</w:t>
      </w:r>
      <w:r>
        <w:t xml:space="preserve"> </w:t>
      </w:r>
      <w:r w:rsidRPr="008B4692">
        <w:t>навигации</w:t>
      </w:r>
      <w:r>
        <w:t xml:space="preserve"> </w:t>
      </w:r>
      <w:r w:rsidRPr="008B4692">
        <w:t>в</w:t>
      </w:r>
      <w:r>
        <w:t xml:space="preserve"> </w:t>
      </w:r>
      <w:r w:rsidRPr="008B4692">
        <w:t>автономном</w:t>
      </w:r>
      <w:r>
        <w:t xml:space="preserve"> </w:t>
      </w:r>
      <w:r w:rsidRPr="008B4692">
        <w:t>режиме</w:t>
      </w:r>
      <w:r>
        <w:t xml:space="preserve"> </w:t>
      </w:r>
      <w:r w:rsidRPr="008B4692">
        <w:t>с</w:t>
      </w:r>
      <w:r>
        <w:t xml:space="preserve"> </w:t>
      </w:r>
      <w:r w:rsidRPr="008B4692">
        <w:t>использованием</w:t>
      </w:r>
      <w:r>
        <w:t xml:space="preserve"> </w:t>
      </w:r>
      <w:r w:rsidRPr="008B4692">
        <w:t>ИНС</w:t>
      </w:r>
      <w:r>
        <w:t xml:space="preserve"> </w:t>
      </w:r>
      <w:r w:rsidRPr="008B4692">
        <w:t>грубого</w:t>
      </w:r>
      <w:r>
        <w:t xml:space="preserve"> </w:t>
      </w:r>
      <w:r w:rsidRPr="008B4692">
        <w:t>класса</w:t>
      </w:r>
      <w:r>
        <w:t xml:space="preserve"> </w:t>
      </w:r>
      <w:r w:rsidRPr="008B4692">
        <w:t>точности.</w:t>
      </w:r>
      <w:r>
        <w:t xml:space="preserve"> </w:t>
      </w:r>
      <w:r w:rsidRPr="008B4692">
        <w:t>Ошибка</w:t>
      </w:r>
      <w:r>
        <w:t xml:space="preserve"> </w:t>
      </w:r>
      <w:r w:rsidRPr="008B4692">
        <w:t>позиционирования</w:t>
      </w:r>
      <w:r>
        <w:t xml:space="preserve"> </w:t>
      </w:r>
      <w:r w:rsidRPr="008B4692">
        <w:t>оказывается</w:t>
      </w:r>
      <w:r>
        <w:t xml:space="preserve"> </w:t>
      </w:r>
      <w:r w:rsidRPr="008B4692">
        <w:t>ограниченной</w:t>
      </w:r>
      <w:r>
        <w:t xml:space="preserve"> </w:t>
      </w:r>
      <w:r w:rsidRPr="008B4692">
        <w:t>на</w:t>
      </w:r>
      <w:r>
        <w:t xml:space="preserve"> </w:t>
      </w:r>
      <w:r w:rsidRPr="008B4692">
        <w:t>длительном</w:t>
      </w:r>
      <w:r>
        <w:t xml:space="preserve"> </w:t>
      </w:r>
      <w:r w:rsidRPr="008B4692">
        <w:t>временном</w:t>
      </w:r>
      <w:r>
        <w:t xml:space="preserve"> </w:t>
      </w:r>
      <w:r w:rsidRPr="008B4692">
        <w:t>интервале</w:t>
      </w:r>
      <w:r>
        <w:t xml:space="preserve"> </w:t>
      </w:r>
      <w:r w:rsidRPr="008B4692">
        <w:t>даже</w:t>
      </w:r>
      <w:r>
        <w:t xml:space="preserve"> </w:t>
      </w:r>
      <w:r w:rsidRPr="008B4692">
        <w:t>при</w:t>
      </w:r>
      <w:r>
        <w:t xml:space="preserve"> </w:t>
      </w:r>
      <w:r w:rsidRPr="008B4692">
        <w:t>условии</w:t>
      </w:r>
      <w:r>
        <w:t xml:space="preserve"> </w:t>
      </w:r>
      <w:r w:rsidRPr="008B4692">
        <w:t>начала</w:t>
      </w:r>
      <w:r>
        <w:t xml:space="preserve"> </w:t>
      </w:r>
      <w:r w:rsidRPr="008B4692">
        <w:t>движения</w:t>
      </w:r>
      <w:r>
        <w:t xml:space="preserve"> </w:t>
      </w:r>
      <w:r w:rsidRPr="008B4692">
        <w:t>из</w:t>
      </w:r>
      <w:r>
        <w:t xml:space="preserve"> </w:t>
      </w:r>
      <w:r w:rsidRPr="008B4692">
        <w:t>большой</w:t>
      </w:r>
      <w:r>
        <w:t xml:space="preserve"> </w:t>
      </w:r>
      <w:r w:rsidRPr="008B4692">
        <w:t>области</w:t>
      </w:r>
      <w:r>
        <w:t xml:space="preserve"> </w:t>
      </w:r>
      <w:r w:rsidRPr="008B4692">
        <w:t>начальной</w:t>
      </w:r>
      <w:r>
        <w:t xml:space="preserve"> </w:t>
      </w:r>
      <w:r w:rsidRPr="008B4692">
        <w:t>неопределенности</w:t>
      </w:r>
      <w:r>
        <w:t>.</w:t>
      </w:r>
    </w:p>
    <w:p w14:paraId="43538B62" w14:textId="3621A58B" w:rsidR="00203599" w:rsidRPr="008D73AD" w:rsidRDefault="00203599" w:rsidP="008E33C4">
      <w:pPr>
        <w:spacing w:after="160" w:line="259" w:lineRule="auto"/>
        <w:ind w:firstLine="0"/>
      </w:pPr>
      <w:r>
        <w:tab/>
        <w:t>Дальнейшие исследования будут направлены на формирование управляющих законов для роя подводных аппаратов</w:t>
      </w:r>
      <w:r w:rsidR="00186019" w:rsidRPr="00186019">
        <w:t xml:space="preserve"> </w:t>
      </w:r>
      <w:r w:rsidR="00186019">
        <w:t>относительно ведущего</w:t>
      </w:r>
      <w:r w:rsidR="008D73AD" w:rsidRPr="008D73AD">
        <w:t xml:space="preserve">, </w:t>
      </w:r>
      <w:r w:rsidR="008D73AD">
        <w:t>т.к.</w:t>
      </w:r>
      <w:r w:rsidR="008D73AD" w:rsidRPr="008D73AD">
        <w:t xml:space="preserve"> </w:t>
      </w:r>
      <w:r w:rsidR="008D73AD">
        <w:rPr>
          <w:szCs w:val="28"/>
        </w:rPr>
        <w:t>о</w:t>
      </w:r>
      <w:r w:rsidR="008D73AD" w:rsidRPr="00664EBF">
        <w:rPr>
          <w:szCs w:val="28"/>
        </w:rPr>
        <w:t xml:space="preserve">сновной проблемой кооперативной навигации и позиционирования </w:t>
      </w:r>
      <w:r w:rsidR="008D73AD">
        <w:rPr>
          <w:szCs w:val="28"/>
        </w:rPr>
        <w:t>до сих пор остается</w:t>
      </w:r>
      <w:r w:rsidR="008D73AD" w:rsidRPr="00664EBF">
        <w:rPr>
          <w:szCs w:val="28"/>
        </w:rPr>
        <w:t xml:space="preserve"> оценка состояния, и точный сбор информации о наблюдениях, в особенности для ведущего элемента</w:t>
      </w:r>
      <w:r w:rsidR="008D73AD" w:rsidRPr="008D73AD">
        <w:rPr>
          <w:szCs w:val="28"/>
        </w:rPr>
        <w:t>.</w:t>
      </w:r>
    </w:p>
    <w:p w14:paraId="676066FD" w14:textId="26E72C91" w:rsidR="009522A8" w:rsidRPr="00426E2F" w:rsidRDefault="00765740" w:rsidP="009522A8">
      <w:pPr>
        <w:ind w:firstLine="708"/>
        <w:rPr>
          <w:b/>
          <w:bCs/>
          <w:szCs w:val="28"/>
        </w:rPr>
      </w:pPr>
      <w:r>
        <w:rPr>
          <w:b/>
          <w:bCs/>
          <w:sz w:val="24"/>
          <w:szCs w:val="18"/>
        </w:rPr>
        <w:br w:type="page"/>
      </w:r>
      <w:r w:rsidR="00426E2F" w:rsidRPr="00426E2F">
        <w:rPr>
          <w:b/>
          <w:bCs/>
          <w:szCs w:val="28"/>
        </w:rPr>
        <w:lastRenderedPageBreak/>
        <w:t>СПИСОК ИСПОЛЬЗОВАННЫХ ИСТОЧНИКОВ</w:t>
      </w:r>
    </w:p>
    <w:p w14:paraId="5E45C463" w14:textId="093B6E62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Miller A., Miller B., Miller G. Navigation of Underwater Drones and Integration of Acoustic Sensing with Onboard Inertial Navigation System // Drones. 2021.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5. № 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83.</w:t>
      </w:r>
    </w:p>
    <w:p w14:paraId="091A129E" w14:textId="40B685E0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Li J.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Research on Error Correction Technology in Underwater SINS/DVL Integrated Positioning and Navigation // Sensors. </w:t>
      </w:r>
      <w:r w:rsidRPr="00E517E6">
        <w:rPr>
          <w:rFonts w:ascii="Times New Roman" w:hAnsi="Times New Roman" w:cs="Times New Roman"/>
          <w:sz w:val="28"/>
          <w:szCs w:val="28"/>
        </w:rPr>
        <w:t>2023. Т. 23. № 10. С. 4700.</w:t>
      </w:r>
    </w:p>
    <w:p w14:paraId="67897117" w14:textId="03332523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Otero P.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Underwater Positioning System Based on Drifting Buoys and Acoustic Modems // JMSE. 2023. </w:t>
      </w:r>
      <w:r w:rsidRPr="00E517E6">
        <w:rPr>
          <w:rFonts w:ascii="Times New Roman" w:hAnsi="Times New Roman" w:cs="Times New Roman"/>
          <w:sz w:val="28"/>
          <w:szCs w:val="28"/>
        </w:rPr>
        <w:t>Т. 11. № 4. С. 682.</w:t>
      </w:r>
    </w:p>
    <w:p w14:paraId="1EC478AB" w14:textId="1CDFB1E5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Li P.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 Robust INS/USBL/DVL Integrated Navigation Algorithm Using Graph Optimization // Sensors. </w:t>
      </w:r>
      <w:r w:rsidRPr="00E517E6">
        <w:rPr>
          <w:rFonts w:ascii="Times New Roman" w:hAnsi="Times New Roman" w:cs="Times New Roman"/>
          <w:sz w:val="28"/>
          <w:szCs w:val="28"/>
        </w:rPr>
        <w:t>2023. Т. 23. № 2. С. 916.</w:t>
      </w:r>
    </w:p>
    <w:p w14:paraId="7255EE84" w14:textId="0ADBA753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</w:rPr>
        <w:t>González-García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 xml:space="preserve"> J. и др. 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Autonomous Underwater Vehicles: Localization, Navigation, and Communication for Collaborative Missions // Applied Sciences. </w:t>
      </w:r>
      <w:r w:rsidRPr="00E517E6">
        <w:rPr>
          <w:rFonts w:ascii="Times New Roman" w:hAnsi="Times New Roman" w:cs="Times New Roman"/>
          <w:sz w:val="28"/>
          <w:szCs w:val="28"/>
        </w:rPr>
        <w:t>2020. Т. 10. № 4. С. 1256.</w:t>
      </w:r>
    </w:p>
    <w:p w14:paraId="65AC3935" w14:textId="4F292D72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Kebkal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K. G.,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Mashoshin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A. I. AUV acoustic positioning methods //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Gyroscopy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Navig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2017.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8. № 1.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80–89.</w:t>
      </w:r>
      <w:r w:rsidR="009522A8" w:rsidRPr="00E517E6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1B1B9ED1" w14:textId="247B826C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Pacini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F.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Integrated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comunication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network for underwater applications: </w:t>
      </w:r>
      <w:proofErr w:type="gramStart"/>
      <w:r w:rsidRPr="00E517E6">
        <w:rPr>
          <w:rFonts w:ascii="Times New Roman" w:hAnsi="Times New Roman" w:cs="Times New Roman"/>
          <w:sz w:val="28"/>
          <w:szCs w:val="28"/>
          <w:lang w:val="en-US"/>
        </w:rPr>
        <w:t>the</w:t>
      </w:r>
      <w:proofErr w:type="gram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SWARMs approach // 2018 Fourth Underwater Communications and Networking Conference (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UComms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Lerici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>: IEEE, 2018. С. 1–5.</w:t>
      </w:r>
    </w:p>
    <w:p w14:paraId="0DA8755F" w14:textId="639B45F3" w:rsidR="009522A8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Zhao L.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An Adaptive Filtering Method for Cooperative Localization in Leader–Follower AUVs // Sensors. </w:t>
      </w:r>
      <w:r w:rsidRPr="00E517E6">
        <w:rPr>
          <w:rFonts w:ascii="Times New Roman" w:hAnsi="Times New Roman" w:cs="Times New Roman"/>
          <w:sz w:val="28"/>
          <w:szCs w:val="28"/>
        </w:rPr>
        <w:t>2022. Т. 22. № 13. С. 5016.</w:t>
      </w:r>
    </w:p>
    <w:p w14:paraId="3BB473FF" w14:textId="2CE6E728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Zhang F., Wu X., Ma P. Consistent Extended Kalman Filter-Based Cooperative Localization of Multiple Autonomous Underwater Vehicles // Sensors. 2022.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22. № 12.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4563.</w:t>
      </w:r>
    </w:p>
    <w:p w14:paraId="4FA645D4" w14:textId="6A950273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Sheng G.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Cooperative Navigation Algorithm of Extended Kalman Filter Based on Combined Observation for AUVs // Remote Sensing. </w:t>
      </w:r>
      <w:r w:rsidRPr="00E517E6">
        <w:rPr>
          <w:rFonts w:ascii="Times New Roman" w:hAnsi="Times New Roman" w:cs="Times New Roman"/>
          <w:sz w:val="28"/>
          <w:szCs w:val="28"/>
        </w:rPr>
        <w:t>2023. Т. 15. № 2. С. 533.</w:t>
      </w:r>
    </w:p>
    <w:p w14:paraId="5949A371" w14:textId="3112761D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Almeida J.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Underwater Localization System Combining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iUSBL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with Dynamic SBL in ¡VAMOS!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Trials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 xml:space="preserve"> //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Sensors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>. 2020. Т. 20. № 17. С. 4710.</w:t>
      </w:r>
    </w:p>
    <w:p w14:paraId="525F031D" w14:textId="1D032127" w:rsidR="007823AD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Huang J. An Underwater Target Tracking Algorithm Based on Extended Kalman Filter // Mobile Information Systems. 2023.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2023.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1–12.</w:t>
      </w:r>
    </w:p>
    <w:p w14:paraId="0750AC82" w14:textId="5E8E789C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Kabanov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Cooperative Control of Underwater Vehicle–Manipulator Systems Based on the SDC Method // Sensors. </w:t>
      </w:r>
      <w:r w:rsidRPr="00E517E6">
        <w:rPr>
          <w:rFonts w:ascii="Times New Roman" w:hAnsi="Times New Roman" w:cs="Times New Roman"/>
          <w:sz w:val="28"/>
          <w:szCs w:val="28"/>
        </w:rPr>
        <w:t>2022. Т. 22. № 13. С. 5038.</w:t>
      </w:r>
    </w:p>
    <w:p w14:paraId="106DFAB6" w14:textId="0223DC93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Kabanov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A.,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Kramar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V. Marine Internet of Things Platforms for Interoperability of Marine Robotic Agents: An Overview of Concepts and Architectures // JMSE. 2022.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10. № 9.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1279.</w:t>
      </w:r>
    </w:p>
    <w:p w14:paraId="1F84E411" w14:textId="60DAB1E0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Luo Q.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>. A SINS/DVL/USBL Integrated Navigation and Positioning IoT System with Multiple Sources Fusion and Federated Kalman Filter</w:t>
      </w:r>
      <w:proofErr w:type="gramStart"/>
      <w:r w:rsidRPr="00E517E6">
        <w:rPr>
          <w:rFonts w:ascii="Times New Roman" w:hAnsi="Times New Roman" w:cs="Times New Roman"/>
          <w:sz w:val="28"/>
          <w:szCs w:val="28"/>
          <w:lang w:val="en-US"/>
        </w:rPr>
        <w:t>. :</w:t>
      </w:r>
      <w:proofErr w:type="gram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In Review, 2021.</w:t>
      </w:r>
    </w:p>
    <w:p w14:paraId="20E5DD5E" w14:textId="5873A48B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Miller A., Miller B., Miller G. Navigation of Underwater Drones and Integration of Acoustic Sensing with Onboard Inertial Navigation System // Drones. 2021. </w:t>
      </w:r>
      <w:r w:rsidRPr="00E517E6">
        <w:rPr>
          <w:rFonts w:ascii="Times New Roman" w:hAnsi="Times New Roman" w:cs="Times New Roman"/>
          <w:sz w:val="28"/>
          <w:szCs w:val="28"/>
        </w:rPr>
        <w:t>Т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5. № 3. </w:t>
      </w:r>
      <w:r w:rsidRPr="00E517E6">
        <w:rPr>
          <w:rFonts w:ascii="Times New Roman" w:hAnsi="Times New Roman" w:cs="Times New Roman"/>
          <w:sz w:val="28"/>
          <w:szCs w:val="28"/>
        </w:rPr>
        <w:t>С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>. 83.</w:t>
      </w:r>
    </w:p>
    <w:p w14:paraId="6E9945BD" w14:textId="2B3165D7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Morvan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P.-Y., Bagot G. Innovative software solutions for subsea positionings</w:t>
      </w:r>
      <w:proofErr w:type="gramStart"/>
      <w:r w:rsidRPr="00E517E6">
        <w:rPr>
          <w:rFonts w:ascii="Times New Roman" w:hAnsi="Times New Roman" w:cs="Times New Roman"/>
          <w:sz w:val="28"/>
          <w:szCs w:val="28"/>
          <w:lang w:val="en-US"/>
        </w:rPr>
        <w:t>. :</w:t>
      </w:r>
      <w:proofErr w:type="gram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pico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>, 2021.</w:t>
      </w:r>
    </w:p>
    <w:p w14:paraId="6399EE84" w14:textId="759AE2FD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Caiti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>. Experimental results with a mixed USBL/LBL system for AUV navigation // 2014 Underwater Communications and Networking (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UComms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Sestri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Levante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Italy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>: IEEE, 2014. С. 1–4.</w:t>
      </w:r>
    </w:p>
    <w:p w14:paraId="07811617" w14:textId="4A4A1900" w:rsidR="003D7792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</w:rPr>
        <w:t>Kebkal</w:t>
      </w:r>
      <w:proofErr w:type="spellEnd"/>
      <w:r w:rsidRPr="00E517E6">
        <w:rPr>
          <w:rFonts w:ascii="Times New Roman" w:hAnsi="Times New Roman" w:cs="Times New Roman"/>
          <w:sz w:val="28"/>
          <w:szCs w:val="28"/>
        </w:rPr>
        <w:t xml:space="preserve"> K. G. и др. 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Experimental Performance of a Hydro-Acoustic USBL-Aided LBL Positioning and Communication System // IFAC Proceedings Volumes. </w:t>
      </w:r>
      <w:r w:rsidRPr="00E517E6">
        <w:rPr>
          <w:rFonts w:ascii="Times New Roman" w:hAnsi="Times New Roman" w:cs="Times New Roman"/>
          <w:sz w:val="28"/>
          <w:szCs w:val="28"/>
        </w:rPr>
        <w:t>2012. Т. 45. № 5. С. 249–254.</w:t>
      </w:r>
    </w:p>
    <w:p w14:paraId="0CD063DC" w14:textId="5FD2AAAB" w:rsidR="00FB7442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>Antonelli G. Underwater Robots. Cham: Springer International Publishing, 2014.</w:t>
      </w:r>
    </w:p>
    <w:p w14:paraId="2964FD9A" w14:textId="438EE91C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Fossen T. I. Handbook of marine craft hydrodynamics and motion control =: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Vademecum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navium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motu contra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aquas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et de motu </w:t>
      </w: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gubernando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Hoboken, NJ: Wiley, 2021.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Вып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>. Second edition.</w:t>
      </w:r>
    </w:p>
    <w:p w14:paraId="2D1251CD" w14:textId="52F4BAFB" w:rsidR="00E517E6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Blevins R. D. Applied fluid dynamics handbook. Malabar, Fla: Krieger Pub, 2003.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Вып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Reprint ed. with corrections. </w:t>
      </w:r>
      <w:r w:rsidRPr="00E517E6">
        <w:rPr>
          <w:rFonts w:ascii="Times New Roman" w:hAnsi="Times New Roman" w:cs="Times New Roman"/>
          <w:sz w:val="28"/>
          <w:szCs w:val="28"/>
        </w:rPr>
        <w:t>558 с.</w:t>
      </w:r>
    </w:p>
    <w:p w14:paraId="69C00638" w14:textId="7E140588" w:rsidR="00223E0B" w:rsidRPr="00E517E6" w:rsidRDefault="008D0507" w:rsidP="004509BD">
      <w:pPr>
        <w:pStyle w:val="a7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7E6">
        <w:rPr>
          <w:rFonts w:ascii="Times New Roman" w:hAnsi="Times New Roman" w:cs="Times New Roman"/>
          <w:sz w:val="28"/>
          <w:szCs w:val="28"/>
        </w:rPr>
        <w:fldChar w:fldCharType="begin"/>
      </w:r>
      <w:r w:rsidRPr="00E517E6">
        <w:rPr>
          <w:rFonts w:ascii="Times New Roman" w:hAnsi="Times New Roman" w:cs="Times New Roman"/>
          <w:sz w:val="28"/>
          <w:szCs w:val="28"/>
          <w:rPrChange w:id="5" w:author="SevSU" w:date="2023-06-20T17:06:00Z">
            <w:rPr/>
          </w:rPrChange>
        </w:rPr>
        <w:instrText xml:space="preserve"> 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6" w:author="SevSU" w:date="2023-06-20T17:06:00Z">
            <w:rPr/>
          </w:rPrChange>
        </w:rPr>
        <w:instrText>HYPERLINK</w:instrText>
      </w:r>
      <w:r w:rsidRPr="00E517E6">
        <w:rPr>
          <w:rFonts w:ascii="Times New Roman" w:hAnsi="Times New Roman" w:cs="Times New Roman"/>
          <w:sz w:val="28"/>
          <w:szCs w:val="28"/>
          <w:rPrChange w:id="7" w:author="SevSU" w:date="2023-06-20T17:06:00Z">
            <w:rPr/>
          </w:rPrChange>
        </w:rPr>
        <w:instrText xml:space="preserve"> "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8" w:author="SevSU" w:date="2023-06-20T17:06:00Z">
            <w:rPr/>
          </w:rPrChange>
        </w:rPr>
        <w:instrText>https</w:instrText>
      </w:r>
      <w:r w:rsidRPr="00E517E6">
        <w:rPr>
          <w:rFonts w:ascii="Times New Roman" w:hAnsi="Times New Roman" w:cs="Times New Roman"/>
          <w:sz w:val="28"/>
          <w:szCs w:val="28"/>
          <w:rPrChange w:id="9" w:author="SevSU" w:date="2023-06-20T17:06:00Z">
            <w:rPr/>
          </w:rPrChange>
        </w:rPr>
        <w:instrText>://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10" w:author="SevSU" w:date="2023-06-20T17:06:00Z">
            <w:rPr/>
          </w:rPrChange>
        </w:rPr>
        <w:instrText>ntrs</w:instrText>
      </w:r>
      <w:r w:rsidRPr="00E517E6">
        <w:rPr>
          <w:rFonts w:ascii="Times New Roman" w:hAnsi="Times New Roman" w:cs="Times New Roman"/>
          <w:sz w:val="28"/>
          <w:szCs w:val="28"/>
          <w:rPrChange w:id="11" w:author="SevSU" w:date="2023-06-20T17:06:00Z">
            <w:rPr/>
          </w:rPrChange>
        </w:rPr>
        <w:instrText>.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12" w:author="SevSU" w:date="2023-06-20T17:06:00Z">
            <w:rPr/>
          </w:rPrChange>
        </w:rPr>
        <w:instrText>nasa</w:instrText>
      </w:r>
      <w:r w:rsidRPr="00E517E6">
        <w:rPr>
          <w:rFonts w:ascii="Times New Roman" w:hAnsi="Times New Roman" w:cs="Times New Roman"/>
          <w:sz w:val="28"/>
          <w:szCs w:val="28"/>
          <w:rPrChange w:id="13" w:author="SevSU" w:date="2023-06-20T17:06:00Z">
            <w:rPr/>
          </w:rPrChange>
        </w:rPr>
        <w:instrText>.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14" w:author="SevSU" w:date="2023-06-20T17:06:00Z">
            <w:rPr/>
          </w:rPrChange>
        </w:rPr>
        <w:instrText>gov</w:instrText>
      </w:r>
      <w:r w:rsidRPr="00E517E6">
        <w:rPr>
          <w:rFonts w:ascii="Times New Roman" w:hAnsi="Times New Roman" w:cs="Times New Roman"/>
          <w:sz w:val="28"/>
          <w:szCs w:val="28"/>
          <w:rPrChange w:id="15" w:author="SevSU" w:date="2023-06-20T17:06:00Z">
            <w:rPr/>
          </w:rPrChange>
        </w:rPr>
        <w:instrText>/</w:instrText>
      </w:r>
      <w:r w:rsidRPr="00E517E6">
        <w:rPr>
          <w:rFonts w:ascii="Times New Roman" w:hAnsi="Times New Roman" w:cs="Times New Roman"/>
          <w:sz w:val="28"/>
          <w:szCs w:val="28"/>
          <w:lang w:val="en-US"/>
          <w:rPrChange w:id="16" w:author="SevSU" w:date="2023-06-20T17:06:00Z">
            <w:rPr/>
          </w:rPrChange>
        </w:rPr>
        <w:instrText>citations</w:instrText>
      </w:r>
      <w:r w:rsidRPr="00E517E6">
        <w:rPr>
          <w:rFonts w:ascii="Times New Roman" w:hAnsi="Times New Roman" w:cs="Times New Roman"/>
          <w:sz w:val="28"/>
          <w:szCs w:val="28"/>
          <w:rPrChange w:id="17" w:author="SevSU" w:date="2023-06-20T17:06:00Z">
            <w:rPr/>
          </w:rPrChange>
        </w:rPr>
        <w:instrText xml:space="preserve">/19930091586" </w:instrText>
      </w:r>
      <w:r w:rsidRPr="00E517E6">
        <w:rPr>
          <w:rFonts w:ascii="Times New Roman" w:hAnsi="Times New Roman" w:cs="Times New Roman"/>
          <w:sz w:val="28"/>
          <w:szCs w:val="28"/>
        </w:rPr>
        <w:fldChar w:fldCharType="separate"/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https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://</w:t>
      </w:r>
      <w:proofErr w:type="spellStart"/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ntrs</w:t>
      </w:r>
      <w:proofErr w:type="spellEnd"/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.</w:t>
      </w:r>
      <w:proofErr w:type="spellStart"/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nasa</w:t>
      </w:r>
      <w:proofErr w:type="spellEnd"/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.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gov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/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t>citations</w:t>
      </w:r>
      <w:r w:rsidR="00B0703D" w:rsidRPr="00E517E6">
        <w:rPr>
          <w:rStyle w:val="a8"/>
          <w:rFonts w:ascii="Times New Roman" w:hAnsi="Times New Roman" w:cs="Times New Roman"/>
          <w:sz w:val="28"/>
          <w:szCs w:val="28"/>
        </w:rPr>
        <w:t>/19930091586</w:t>
      </w:r>
      <w:r w:rsidRPr="00E517E6">
        <w:rPr>
          <w:rStyle w:val="a8"/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p w14:paraId="7B830E8F" w14:textId="4EFC2AF8" w:rsidR="00B0703D" w:rsidRPr="00E517E6" w:rsidRDefault="00E517E6" w:rsidP="004509BD">
      <w:pPr>
        <w:pStyle w:val="a7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517E6">
        <w:rPr>
          <w:rFonts w:ascii="Times New Roman" w:hAnsi="Times New Roman" w:cs="Times New Roman"/>
          <w:sz w:val="28"/>
          <w:szCs w:val="28"/>
          <w:lang w:val="en-US"/>
        </w:rPr>
        <w:t>Quinchia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A. </w:t>
      </w:r>
      <w:r w:rsidRPr="00E517E6">
        <w:rPr>
          <w:rFonts w:ascii="Times New Roman" w:hAnsi="Times New Roman" w:cs="Times New Roman"/>
          <w:sz w:val="28"/>
          <w:szCs w:val="28"/>
        </w:rPr>
        <w:t>и</w:t>
      </w:r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517E6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E517E6">
        <w:rPr>
          <w:rFonts w:ascii="Times New Roman" w:hAnsi="Times New Roman" w:cs="Times New Roman"/>
          <w:sz w:val="28"/>
          <w:szCs w:val="28"/>
          <w:lang w:val="en-US"/>
        </w:rPr>
        <w:t xml:space="preserve">. A Comparison between Different Error Modeling of MEMS Applied to GPS/INS Integrated Systems // Sensors. </w:t>
      </w:r>
      <w:r w:rsidRPr="00E517E6">
        <w:rPr>
          <w:rFonts w:ascii="Times New Roman" w:hAnsi="Times New Roman" w:cs="Times New Roman"/>
          <w:sz w:val="28"/>
          <w:szCs w:val="28"/>
        </w:rPr>
        <w:t>2013. Т. 13. № 8. С. 9549–9588.</w:t>
      </w:r>
    </w:p>
    <w:p w14:paraId="3AFC2745" w14:textId="3EEA7795" w:rsidR="00765740" w:rsidRPr="00D91230" w:rsidRDefault="00765740" w:rsidP="004509BD">
      <w:pPr>
        <w:spacing w:after="160" w:line="259" w:lineRule="auto"/>
        <w:ind w:firstLine="709"/>
        <w:jc w:val="left"/>
        <w:rPr>
          <w:sz w:val="24"/>
          <w:szCs w:val="18"/>
          <w:lang w:val="en-US"/>
        </w:rPr>
      </w:pPr>
    </w:p>
    <w:p w14:paraId="58E69A05" w14:textId="363ADCFC" w:rsidR="006531E7" w:rsidRPr="001C7D32" w:rsidRDefault="006531E7" w:rsidP="001C7D32">
      <w:pPr>
        <w:spacing w:after="160" w:line="259" w:lineRule="auto"/>
        <w:ind w:firstLine="0"/>
        <w:jc w:val="left"/>
        <w:rPr>
          <w:b/>
          <w:bCs/>
          <w:sz w:val="24"/>
          <w:szCs w:val="18"/>
          <w:lang w:val="en-US"/>
        </w:rPr>
      </w:pPr>
    </w:p>
    <w:sectPr w:rsidR="006531E7" w:rsidRPr="001C7D32" w:rsidSect="00920D2A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User" w:date="2023-06-19T15:53:00Z" w:initials="U">
    <w:p w14:paraId="271E0724" w14:textId="480C9845" w:rsidR="0020158D" w:rsidRDefault="0020158D">
      <w:pPr>
        <w:pStyle w:val="aa"/>
      </w:pPr>
      <w:r>
        <w:rPr>
          <w:rStyle w:val="a9"/>
        </w:rPr>
        <w:annotationRef/>
      </w:r>
      <w:r>
        <w:t>копирайт</w:t>
      </w:r>
    </w:p>
    <w:p w14:paraId="72A92046" w14:textId="77777777" w:rsidR="0020158D" w:rsidRDefault="0020158D">
      <w:pPr>
        <w:pStyle w:val="aa"/>
      </w:pPr>
    </w:p>
    <w:p w14:paraId="5D481E28" w14:textId="77777777" w:rsidR="0020158D" w:rsidRDefault="0020158D">
      <w:pPr>
        <w:pStyle w:val="aa"/>
      </w:pPr>
    </w:p>
  </w:comment>
  <w:comment w:id="3" w:author="SevSU" w:date="2023-06-20T17:20:00Z" w:initials="S">
    <w:p w14:paraId="32B9C0C5" w14:textId="77E564F6" w:rsidR="0020158D" w:rsidRDefault="0020158D">
      <w:pPr>
        <w:pStyle w:val="aa"/>
      </w:pPr>
      <w:r>
        <w:rPr>
          <w:rStyle w:val="a9"/>
        </w:rPr>
        <w:annotationRef/>
      </w:r>
      <w:r>
        <w:t>надо свои рисунки</w:t>
      </w:r>
    </w:p>
  </w:comment>
  <w:comment w:id="4" w:author="SevSU" w:date="2023-06-20T17:27:00Z" w:initials="S">
    <w:p w14:paraId="287F65C8" w14:textId="08719C53" w:rsidR="0020158D" w:rsidRDefault="0020158D">
      <w:pPr>
        <w:pStyle w:val="aa"/>
      </w:pPr>
      <w:r>
        <w:rPr>
          <w:rStyle w:val="a9"/>
        </w:rPr>
        <w:annotationRef/>
      </w:r>
      <w:r>
        <w:t>хорошо бы фото реального аппарата с лаборатории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D481E28" w15:done="0"/>
  <w15:commentEx w15:paraId="32B9C0C5" w15:paraIdParent="5D481E28" w15:done="0"/>
  <w15:commentEx w15:paraId="287F65C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D481E28" w16cid:durableId="28421265"/>
  <w16cid:commentId w16cid:paraId="32B9C0C5" w16cid:durableId="28421266"/>
  <w16cid:commentId w16cid:paraId="287F65C8" w16cid:durableId="2842126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015A87"/>
    <w:multiLevelType w:val="hybridMultilevel"/>
    <w:tmpl w:val="C012001E"/>
    <w:lvl w:ilvl="0" w:tplc="B720E1A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A457A"/>
    <w:multiLevelType w:val="hybridMultilevel"/>
    <w:tmpl w:val="FE500EB2"/>
    <w:lvl w:ilvl="0" w:tplc="DBAE3D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banov">
    <w15:presenceInfo w15:providerId="None" w15:userId="Kabanov"/>
  </w15:person>
  <w15:person w15:author="User">
    <w15:presenceInfo w15:providerId="None" w15:userId="User"/>
  </w15:person>
  <w15:person w15:author="SevSU">
    <w15:presenceInfo w15:providerId="None" w15:userId="SevS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725"/>
    <w:rsid w:val="0000411F"/>
    <w:rsid w:val="000066C6"/>
    <w:rsid w:val="00007CE9"/>
    <w:rsid w:val="00016D17"/>
    <w:rsid w:val="000237D3"/>
    <w:rsid w:val="00035CFE"/>
    <w:rsid w:val="00047ABC"/>
    <w:rsid w:val="0005049B"/>
    <w:rsid w:val="00053172"/>
    <w:rsid w:val="00062819"/>
    <w:rsid w:val="00074EA2"/>
    <w:rsid w:val="000770EF"/>
    <w:rsid w:val="000838FF"/>
    <w:rsid w:val="00083CD0"/>
    <w:rsid w:val="00090AB8"/>
    <w:rsid w:val="000921DE"/>
    <w:rsid w:val="000960A3"/>
    <w:rsid w:val="000A5ABC"/>
    <w:rsid w:val="000A7AAA"/>
    <w:rsid w:val="000B3F25"/>
    <w:rsid w:val="000B7716"/>
    <w:rsid w:val="000C51C0"/>
    <w:rsid w:val="000D17B5"/>
    <w:rsid w:val="000D2085"/>
    <w:rsid w:val="000E25D2"/>
    <w:rsid w:val="000E671D"/>
    <w:rsid w:val="00104B40"/>
    <w:rsid w:val="00107FF0"/>
    <w:rsid w:val="001101E9"/>
    <w:rsid w:val="001234D9"/>
    <w:rsid w:val="00125CE4"/>
    <w:rsid w:val="0013107B"/>
    <w:rsid w:val="00131A68"/>
    <w:rsid w:val="00134DA3"/>
    <w:rsid w:val="00136069"/>
    <w:rsid w:val="00141209"/>
    <w:rsid w:val="00141D5A"/>
    <w:rsid w:val="00153E2E"/>
    <w:rsid w:val="00167FA1"/>
    <w:rsid w:val="0017049C"/>
    <w:rsid w:val="0017400A"/>
    <w:rsid w:val="001774A5"/>
    <w:rsid w:val="00186019"/>
    <w:rsid w:val="00186F53"/>
    <w:rsid w:val="00190F42"/>
    <w:rsid w:val="001B322D"/>
    <w:rsid w:val="001B55F4"/>
    <w:rsid w:val="001C7D32"/>
    <w:rsid w:val="001D211C"/>
    <w:rsid w:val="001D581B"/>
    <w:rsid w:val="001E3B12"/>
    <w:rsid w:val="0020158D"/>
    <w:rsid w:val="00203599"/>
    <w:rsid w:val="00210489"/>
    <w:rsid w:val="00212677"/>
    <w:rsid w:val="00223E0B"/>
    <w:rsid w:val="0022469C"/>
    <w:rsid w:val="002307AE"/>
    <w:rsid w:val="00232D7A"/>
    <w:rsid w:val="002434AB"/>
    <w:rsid w:val="00243752"/>
    <w:rsid w:val="00243FFB"/>
    <w:rsid w:val="00272A7C"/>
    <w:rsid w:val="00275FA7"/>
    <w:rsid w:val="002847B6"/>
    <w:rsid w:val="00287810"/>
    <w:rsid w:val="00294FF1"/>
    <w:rsid w:val="0029731F"/>
    <w:rsid w:val="002B6A49"/>
    <w:rsid w:val="002C0B08"/>
    <w:rsid w:val="002C5DC0"/>
    <w:rsid w:val="002D0AD8"/>
    <w:rsid w:val="002D12AF"/>
    <w:rsid w:val="002D1503"/>
    <w:rsid w:val="002D345E"/>
    <w:rsid w:val="002D6081"/>
    <w:rsid w:val="002E298A"/>
    <w:rsid w:val="002E55F4"/>
    <w:rsid w:val="002F20B0"/>
    <w:rsid w:val="00316717"/>
    <w:rsid w:val="00323B14"/>
    <w:rsid w:val="00324BBE"/>
    <w:rsid w:val="00333AE8"/>
    <w:rsid w:val="00336A72"/>
    <w:rsid w:val="00336CF7"/>
    <w:rsid w:val="003458D1"/>
    <w:rsid w:val="003511F2"/>
    <w:rsid w:val="0035610D"/>
    <w:rsid w:val="0036496A"/>
    <w:rsid w:val="00365CC2"/>
    <w:rsid w:val="00377CAE"/>
    <w:rsid w:val="003A5813"/>
    <w:rsid w:val="003A6481"/>
    <w:rsid w:val="003B6EE2"/>
    <w:rsid w:val="003C3C39"/>
    <w:rsid w:val="003D1CDC"/>
    <w:rsid w:val="003D2D97"/>
    <w:rsid w:val="003D7792"/>
    <w:rsid w:val="003D7B49"/>
    <w:rsid w:val="003E2974"/>
    <w:rsid w:val="003E6E67"/>
    <w:rsid w:val="003F4576"/>
    <w:rsid w:val="00401120"/>
    <w:rsid w:val="0040330C"/>
    <w:rsid w:val="00415D79"/>
    <w:rsid w:val="00422174"/>
    <w:rsid w:val="00424BDF"/>
    <w:rsid w:val="00425DAC"/>
    <w:rsid w:val="00426E2F"/>
    <w:rsid w:val="004340E8"/>
    <w:rsid w:val="00441C5D"/>
    <w:rsid w:val="004509BD"/>
    <w:rsid w:val="004522F5"/>
    <w:rsid w:val="00457744"/>
    <w:rsid w:val="0046060D"/>
    <w:rsid w:val="004661F8"/>
    <w:rsid w:val="0047342C"/>
    <w:rsid w:val="00486893"/>
    <w:rsid w:val="00486BE0"/>
    <w:rsid w:val="00486EAB"/>
    <w:rsid w:val="004902C1"/>
    <w:rsid w:val="00491CEC"/>
    <w:rsid w:val="004C0735"/>
    <w:rsid w:val="004C0D41"/>
    <w:rsid w:val="004C26C4"/>
    <w:rsid w:val="004C41C6"/>
    <w:rsid w:val="004D2446"/>
    <w:rsid w:val="004D5658"/>
    <w:rsid w:val="004E146D"/>
    <w:rsid w:val="004F0FCE"/>
    <w:rsid w:val="004F3CE9"/>
    <w:rsid w:val="004F7D85"/>
    <w:rsid w:val="00501827"/>
    <w:rsid w:val="00520AAA"/>
    <w:rsid w:val="00534055"/>
    <w:rsid w:val="005410E3"/>
    <w:rsid w:val="0055434D"/>
    <w:rsid w:val="00570A24"/>
    <w:rsid w:val="00573D20"/>
    <w:rsid w:val="00580AEC"/>
    <w:rsid w:val="0059008D"/>
    <w:rsid w:val="00590AD1"/>
    <w:rsid w:val="005946E2"/>
    <w:rsid w:val="005A6822"/>
    <w:rsid w:val="005A7975"/>
    <w:rsid w:val="005B4EFD"/>
    <w:rsid w:val="005C360B"/>
    <w:rsid w:val="005C7092"/>
    <w:rsid w:val="005C74CF"/>
    <w:rsid w:val="005E0562"/>
    <w:rsid w:val="005E6941"/>
    <w:rsid w:val="005F3827"/>
    <w:rsid w:val="00602356"/>
    <w:rsid w:val="00603D1A"/>
    <w:rsid w:val="0060478A"/>
    <w:rsid w:val="00612A4B"/>
    <w:rsid w:val="00616E29"/>
    <w:rsid w:val="00620389"/>
    <w:rsid w:val="00626001"/>
    <w:rsid w:val="00631019"/>
    <w:rsid w:val="00637276"/>
    <w:rsid w:val="006407A7"/>
    <w:rsid w:val="006531E7"/>
    <w:rsid w:val="00653632"/>
    <w:rsid w:val="00656B63"/>
    <w:rsid w:val="00657D9C"/>
    <w:rsid w:val="0066405D"/>
    <w:rsid w:val="00664EBF"/>
    <w:rsid w:val="00665B4B"/>
    <w:rsid w:val="006913E2"/>
    <w:rsid w:val="006A257B"/>
    <w:rsid w:val="006A3E4D"/>
    <w:rsid w:val="006B5748"/>
    <w:rsid w:val="006B6A49"/>
    <w:rsid w:val="006C28C6"/>
    <w:rsid w:val="006C54FC"/>
    <w:rsid w:val="006C6883"/>
    <w:rsid w:val="006C74F8"/>
    <w:rsid w:val="006D1491"/>
    <w:rsid w:val="006E749D"/>
    <w:rsid w:val="00702034"/>
    <w:rsid w:val="00711497"/>
    <w:rsid w:val="00713D43"/>
    <w:rsid w:val="007204E2"/>
    <w:rsid w:val="007205B0"/>
    <w:rsid w:val="0072182F"/>
    <w:rsid w:val="00735C93"/>
    <w:rsid w:val="007441A7"/>
    <w:rsid w:val="00753636"/>
    <w:rsid w:val="00754329"/>
    <w:rsid w:val="00765740"/>
    <w:rsid w:val="007727A0"/>
    <w:rsid w:val="007823AD"/>
    <w:rsid w:val="00783957"/>
    <w:rsid w:val="00790415"/>
    <w:rsid w:val="007946DB"/>
    <w:rsid w:val="007A3F25"/>
    <w:rsid w:val="007A4A6F"/>
    <w:rsid w:val="007B0BD9"/>
    <w:rsid w:val="007B43A8"/>
    <w:rsid w:val="007B7E64"/>
    <w:rsid w:val="007D063C"/>
    <w:rsid w:val="007D4102"/>
    <w:rsid w:val="007D7CD4"/>
    <w:rsid w:val="007F7A5A"/>
    <w:rsid w:val="008007FC"/>
    <w:rsid w:val="00803C5B"/>
    <w:rsid w:val="00816AB6"/>
    <w:rsid w:val="00817EDA"/>
    <w:rsid w:val="008203B1"/>
    <w:rsid w:val="00821A01"/>
    <w:rsid w:val="008244E0"/>
    <w:rsid w:val="00834267"/>
    <w:rsid w:val="00835511"/>
    <w:rsid w:val="00840013"/>
    <w:rsid w:val="00845E4E"/>
    <w:rsid w:val="00850E44"/>
    <w:rsid w:val="00857FBD"/>
    <w:rsid w:val="00864BAF"/>
    <w:rsid w:val="00876A40"/>
    <w:rsid w:val="008774F5"/>
    <w:rsid w:val="00882713"/>
    <w:rsid w:val="008843E0"/>
    <w:rsid w:val="00885098"/>
    <w:rsid w:val="00887D79"/>
    <w:rsid w:val="008A17AD"/>
    <w:rsid w:val="008B142A"/>
    <w:rsid w:val="008B4692"/>
    <w:rsid w:val="008B5E25"/>
    <w:rsid w:val="008C3E69"/>
    <w:rsid w:val="008D0507"/>
    <w:rsid w:val="008D6845"/>
    <w:rsid w:val="008D73AD"/>
    <w:rsid w:val="008D7725"/>
    <w:rsid w:val="008E0879"/>
    <w:rsid w:val="008E117C"/>
    <w:rsid w:val="008E21AE"/>
    <w:rsid w:val="008E33C4"/>
    <w:rsid w:val="008E49F5"/>
    <w:rsid w:val="00911D71"/>
    <w:rsid w:val="00920D2A"/>
    <w:rsid w:val="0092701B"/>
    <w:rsid w:val="009456BB"/>
    <w:rsid w:val="009477B7"/>
    <w:rsid w:val="009522A8"/>
    <w:rsid w:val="00954405"/>
    <w:rsid w:val="009816DB"/>
    <w:rsid w:val="00981CC3"/>
    <w:rsid w:val="009833CB"/>
    <w:rsid w:val="009936FD"/>
    <w:rsid w:val="00994FD1"/>
    <w:rsid w:val="009A2523"/>
    <w:rsid w:val="009A4816"/>
    <w:rsid w:val="009B0B8D"/>
    <w:rsid w:val="009B4650"/>
    <w:rsid w:val="009B79B9"/>
    <w:rsid w:val="009C1F19"/>
    <w:rsid w:val="009C21B7"/>
    <w:rsid w:val="009C50E1"/>
    <w:rsid w:val="009C7E42"/>
    <w:rsid w:val="009D3EFA"/>
    <w:rsid w:val="009D7946"/>
    <w:rsid w:val="009E7081"/>
    <w:rsid w:val="009F219B"/>
    <w:rsid w:val="009F2A35"/>
    <w:rsid w:val="00A05F14"/>
    <w:rsid w:val="00A129CA"/>
    <w:rsid w:val="00A141D5"/>
    <w:rsid w:val="00A32D38"/>
    <w:rsid w:val="00A3344E"/>
    <w:rsid w:val="00A91FE6"/>
    <w:rsid w:val="00A93C1E"/>
    <w:rsid w:val="00A946A4"/>
    <w:rsid w:val="00AA45DC"/>
    <w:rsid w:val="00AA721D"/>
    <w:rsid w:val="00AC4615"/>
    <w:rsid w:val="00AC4F58"/>
    <w:rsid w:val="00AC6366"/>
    <w:rsid w:val="00AD08AA"/>
    <w:rsid w:val="00AD3046"/>
    <w:rsid w:val="00AE3479"/>
    <w:rsid w:val="00AE3A2F"/>
    <w:rsid w:val="00AE4E02"/>
    <w:rsid w:val="00AF057C"/>
    <w:rsid w:val="00AF0B5C"/>
    <w:rsid w:val="00AF14F1"/>
    <w:rsid w:val="00B0200C"/>
    <w:rsid w:val="00B0335A"/>
    <w:rsid w:val="00B0703D"/>
    <w:rsid w:val="00B17794"/>
    <w:rsid w:val="00B26033"/>
    <w:rsid w:val="00B34874"/>
    <w:rsid w:val="00B41924"/>
    <w:rsid w:val="00B474B2"/>
    <w:rsid w:val="00B50957"/>
    <w:rsid w:val="00B51BE1"/>
    <w:rsid w:val="00B5349D"/>
    <w:rsid w:val="00B5745C"/>
    <w:rsid w:val="00B66AEE"/>
    <w:rsid w:val="00B7501E"/>
    <w:rsid w:val="00B85199"/>
    <w:rsid w:val="00BA13CE"/>
    <w:rsid w:val="00BB2946"/>
    <w:rsid w:val="00BB59C6"/>
    <w:rsid w:val="00BB6C1E"/>
    <w:rsid w:val="00BD0CA0"/>
    <w:rsid w:val="00BD682C"/>
    <w:rsid w:val="00BE0324"/>
    <w:rsid w:val="00BE363B"/>
    <w:rsid w:val="00BE3F91"/>
    <w:rsid w:val="00BE66C3"/>
    <w:rsid w:val="00BE71B7"/>
    <w:rsid w:val="00BF6678"/>
    <w:rsid w:val="00C1734C"/>
    <w:rsid w:val="00C20671"/>
    <w:rsid w:val="00C20C43"/>
    <w:rsid w:val="00C2219A"/>
    <w:rsid w:val="00C3027C"/>
    <w:rsid w:val="00C4209D"/>
    <w:rsid w:val="00C503C7"/>
    <w:rsid w:val="00C52C91"/>
    <w:rsid w:val="00C54513"/>
    <w:rsid w:val="00C56E75"/>
    <w:rsid w:val="00C7047F"/>
    <w:rsid w:val="00C800D1"/>
    <w:rsid w:val="00C81266"/>
    <w:rsid w:val="00C8273B"/>
    <w:rsid w:val="00C843CB"/>
    <w:rsid w:val="00C86FE9"/>
    <w:rsid w:val="00CA4F0E"/>
    <w:rsid w:val="00CB3C25"/>
    <w:rsid w:val="00CC15DA"/>
    <w:rsid w:val="00CC2E91"/>
    <w:rsid w:val="00CC44BA"/>
    <w:rsid w:val="00CD082B"/>
    <w:rsid w:val="00CF4270"/>
    <w:rsid w:val="00D0128F"/>
    <w:rsid w:val="00D1455C"/>
    <w:rsid w:val="00D20C3B"/>
    <w:rsid w:val="00D21A86"/>
    <w:rsid w:val="00D37A8A"/>
    <w:rsid w:val="00D40CDC"/>
    <w:rsid w:val="00D42B21"/>
    <w:rsid w:val="00D44DFE"/>
    <w:rsid w:val="00D46803"/>
    <w:rsid w:val="00D474D1"/>
    <w:rsid w:val="00D6110D"/>
    <w:rsid w:val="00D71757"/>
    <w:rsid w:val="00D73DEE"/>
    <w:rsid w:val="00D763B5"/>
    <w:rsid w:val="00D91230"/>
    <w:rsid w:val="00DA5D97"/>
    <w:rsid w:val="00DA6678"/>
    <w:rsid w:val="00DB2445"/>
    <w:rsid w:val="00DB6173"/>
    <w:rsid w:val="00DC59CD"/>
    <w:rsid w:val="00DC60C3"/>
    <w:rsid w:val="00DD5D87"/>
    <w:rsid w:val="00DF2DDC"/>
    <w:rsid w:val="00DF6043"/>
    <w:rsid w:val="00DF7232"/>
    <w:rsid w:val="00DF7F28"/>
    <w:rsid w:val="00E00AE3"/>
    <w:rsid w:val="00E061E6"/>
    <w:rsid w:val="00E1796C"/>
    <w:rsid w:val="00E269E2"/>
    <w:rsid w:val="00E31C1F"/>
    <w:rsid w:val="00E366CA"/>
    <w:rsid w:val="00E509E1"/>
    <w:rsid w:val="00E517E6"/>
    <w:rsid w:val="00E52C78"/>
    <w:rsid w:val="00E53CA7"/>
    <w:rsid w:val="00E66165"/>
    <w:rsid w:val="00E66679"/>
    <w:rsid w:val="00E76519"/>
    <w:rsid w:val="00E776F2"/>
    <w:rsid w:val="00E8171F"/>
    <w:rsid w:val="00E92361"/>
    <w:rsid w:val="00E92852"/>
    <w:rsid w:val="00E94E91"/>
    <w:rsid w:val="00EB0387"/>
    <w:rsid w:val="00EB2B79"/>
    <w:rsid w:val="00EC3AE9"/>
    <w:rsid w:val="00ED3B5C"/>
    <w:rsid w:val="00EE084A"/>
    <w:rsid w:val="00EE5FF5"/>
    <w:rsid w:val="00EE6B3F"/>
    <w:rsid w:val="00EF31FB"/>
    <w:rsid w:val="00EF6449"/>
    <w:rsid w:val="00F038A7"/>
    <w:rsid w:val="00F2203A"/>
    <w:rsid w:val="00F23994"/>
    <w:rsid w:val="00F27565"/>
    <w:rsid w:val="00F3083E"/>
    <w:rsid w:val="00F30AE4"/>
    <w:rsid w:val="00F33AA2"/>
    <w:rsid w:val="00F41DED"/>
    <w:rsid w:val="00F43638"/>
    <w:rsid w:val="00F46B3F"/>
    <w:rsid w:val="00F5042E"/>
    <w:rsid w:val="00F51040"/>
    <w:rsid w:val="00F65089"/>
    <w:rsid w:val="00F75976"/>
    <w:rsid w:val="00F76FB6"/>
    <w:rsid w:val="00F945E3"/>
    <w:rsid w:val="00F9621F"/>
    <w:rsid w:val="00F96EAE"/>
    <w:rsid w:val="00FB7442"/>
    <w:rsid w:val="00FC4DCF"/>
    <w:rsid w:val="00FD2E9E"/>
    <w:rsid w:val="00FE24FA"/>
    <w:rsid w:val="00FE448F"/>
    <w:rsid w:val="00FF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E69E11"/>
  <w15:chartTrackingRefBased/>
  <w15:docId w15:val="{E8374AC9-D49C-402A-91D3-2E14B7327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D2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20D2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920D2A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920D2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MDPI39equation">
    <w:name w:val="MDPI_3.9_equation"/>
    <w:qFormat/>
    <w:rsid w:val="00920D2A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val="en-US" w:eastAsia="de-DE" w:bidi="en-US"/>
    </w:rPr>
  </w:style>
  <w:style w:type="table" w:styleId="a6">
    <w:name w:val="Table Grid"/>
    <w:basedOn w:val="a1"/>
    <w:uiPriority w:val="39"/>
    <w:rsid w:val="007A3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64EB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Hyperlink"/>
    <w:basedOn w:val="a0"/>
    <w:uiPriority w:val="99"/>
    <w:unhideWhenUsed/>
    <w:rsid w:val="00664EBF"/>
    <w:rPr>
      <w:color w:val="0000FF"/>
      <w:u w:val="single"/>
    </w:rPr>
  </w:style>
  <w:style w:type="character" w:styleId="a9">
    <w:name w:val="annotation reference"/>
    <w:basedOn w:val="a0"/>
    <w:uiPriority w:val="99"/>
    <w:semiHidden/>
    <w:unhideWhenUsed/>
    <w:rsid w:val="008007FC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007FC"/>
    <w:rPr>
      <w:sz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007F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007FC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007FC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e">
    <w:name w:val="No Spacing"/>
    <w:uiPriority w:val="1"/>
    <w:qFormat/>
    <w:rsid w:val="000237D3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BB294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E76519"/>
    <w:rPr>
      <w:color w:val="954F72" w:themeColor="followedHyperlink"/>
      <w:u w:val="single"/>
    </w:rPr>
  </w:style>
  <w:style w:type="character" w:styleId="af0">
    <w:name w:val="Emphasis"/>
    <w:basedOn w:val="a0"/>
    <w:uiPriority w:val="20"/>
    <w:qFormat/>
    <w:rsid w:val="00AE34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7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4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4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7526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4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02037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2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D6122-50E0-4332-81A3-C69DA9894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3139</TotalTime>
  <Pages>33</Pages>
  <Words>6670</Words>
  <Characters>38021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Dementiev</cp:lastModifiedBy>
  <cp:revision>345</cp:revision>
  <dcterms:created xsi:type="dcterms:W3CDTF">2023-02-22T13:12:00Z</dcterms:created>
  <dcterms:modified xsi:type="dcterms:W3CDTF">2023-06-25T06:16:00Z</dcterms:modified>
</cp:coreProperties>
</file>