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1B272CE1" w:rsidR="00A141D5" w:rsidRPr="00F440EB" w:rsidRDefault="00D358D1" w:rsidP="00A141D5">
      <w:pPr>
        <w:ind w:firstLine="0"/>
        <w:jc w:val="center"/>
        <w:rPr>
          <w:b/>
          <w:bCs/>
          <w:szCs w:val="28"/>
          <w:lang w:val="en-US"/>
        </w:rPr>
      </w:pPr>
      <w:r>
        <w:rPr>
          <w:b/>
          <w:bCs/>
          <w:szCs w:val="28"/>
          <w:lang w:val="en-US"/>
        </w:rPr>
        <w:t xml:space="preserve">AN </w:t>
      </w:r>
      <w:r w:rsidR="00F440EB" w:rsidRPr="00F440EB">
        <w:rPr>
          <w:b/>
          <w:bCs/>
          <w:szCs w:val="28"/>
          <w:lang w:val="en-US"/>
        </w:rPr>
        <w:t>EXTENDED KALMAN FILTER APPLICATION IN THE UNDERWATER VEHICLE POSITIONING TASK</w:t>
      </w:r>
    </w:p>
    <w:p w14:paraId="1EDC75AF" w14:textId="45B8455A" w:rsidR="00D358D1" w:rsidRDefault="00D358D1" w:rsidP="00A141D5">
      <w:pPr>
        <w:ind w:firstLine="0"/>
        <w:jc w:val="center"/>
        <w:rPr>
          <w:b/>
          <w:bCs/>
          <w:szCs w:val="28"/>
          <w:lang w:val="en-US"/>
        </w:rPr>
      </w:pPr>
    </w:p>
    <w:p w14:paraId="494969A2" w14:textId="56DEDCE2" w:rsidR="00B30926" w:rsidRDefault="00B30926" w:rsidP="00A141D5">
      <w:pPr>
        <w:ind w:firstLine="0"/>
        <w:jc w:val="center"/>
        <w:rPr>
          <w:szCs w:val="28"/>
          <w:lang w:val="en-US"/>
        </w:rPr>
      </w:pPr>
      <w:r w:rsidRPr="00B30926">
        <w:rPr>
          <w:szCs w:val="28"/>
          <w:lang w:val="en-US"/>
        </w:rPr>
        <w:t xml:space="preserve">Aleksey </w:t>
      </w:r>
      <w:proofErr w:type="spellStart"/>
      <w:r w:rsidRPr="00B30926">
        <w:rPr>
          <w:szCs w:val="28"/>
          <w:lang w:val="en-US"/>
        </w:rPr>
        <w:t>Kabanov</w:t>
      </w:r>
      <w:proofErr w:type="spellEnd"/>
      <w:r w:rsidRPr="00B30926">
        <w:rPr>
          <w:szCs w:val="28"/>
          <w:vertAlign w:val="superscript"/>
          <w:lang w:val="en-US"/>
        </w:rPr>
        <w:t>*</w:t>
      </w:r>
      <w:r w:rsidRPr="00B30926">
        <w:rPr>
          <w:szCs w:val="28"/>
          <w:lang w:val="en-US"/>
        </w:rPr>
        <w:t xml:space="preserve">, Vadim </w:t>
      </w:r>
      <w:proofErr w:type="spellStart"/>
      <w:r w:rsidRPr="00B30926">
        <w:rPr>
          <w:szCs w:val="28"/>
          <w:lang w:val="en-US"/>
        </w:rPr>
        <w:t>Kramar</w:t>
      </w:r>
      <w:proofErr w:type="spellEnd"/>
    </w:p>
    <w:p w14:paraId="1FCD9836" w14:textId="77777777" w:rsidR="00B30926" w:rsidRPr="00B30926" w:rsidRDefault="00B30926" w:rsidP="00B30926">
      <w:pPr>
        <w:ind w:firstLine="0"/>
        <w:jc w:val="center"/>
        <w:rPr>
          <w:szCs w:val="28"/>
          <w:lang w:val="en-US"/>
        </w:rPr>
      </w:pPr>
      <w:r w:rsidRPr="00B30926">
        <w:rPr>
          <w:szCs w:val="28"/>
          <w:lang w:val="en-US"/>
        </w:rPr>
        <w:t>Department of Informatics and Control in Technical Systems, Sevastopol State University, 299053 Sevastopol, Russia</w:t>
      </w:r>
    </w:p>
    <w:p w14:paraId="3ECCA896" w14:textId="30048E89" w:rsidR="00B30926" w:rsidRPr="00B30926" w:rsidRDefault="00B30926" w:rsidP="00B30926">
      <w:pPr>
        <w:ind w:firstLine="0"/>
        <w:jc w:val="center"/>
        <w:rPr>
          <w:sz w:val="24"/>
          <w:szCs w:val="24"/>
          <w:lang w:val="en-US"/>
        </w:rPr>
      </w:pPr>
      <w:r w:rsidRPr="00B30926">
        <w:rPr>
          <w:sz w:val="24"/>
          <w:szCs w:val="24"/>
          <w:lang w:val="en-US"/>
        </w:rPr>
        <w:t>*Author to whom correspondence should be addressed.</w:t>
      </w:r>
    </w:p>
    <w:p w14:paraId="0DD19162" w14:textId="77777777" w:rsidR="00B30926" w:rsidRDefault="00B30926" w:rsidP="00A141D5">
      <w:pPr>
        <w:ind w:firstLine="0"/>
        <w:jc w:val="center"/>
        <w:rPr>
          <w:b/>
          <w:bCs/>
          <w:szCs w:val="28"/>
          <w:lang w:val="en-US"/>
        </w:rPr>
      </w:pPr>
    </w:p>
    <w:p w14:paraId="037A4459" w14:textId="6CB96173" w:rsidR="00A141D5" w:rsidRPr="00D358D1" w:rsidRDefault="00914250" w:rsidP="00A141D5">
      <w:pPr>
        <w:ind w:firstLine="0"/>
        <w:jc w:val="center"/>
        <w:rPr>
          <w:b/>
          <w:bCs/>
          <w:szCs w:val="28"/>
          <w:lang w:val="en-US"/>
        </w:rPr>
      </w:pPr>
      <w:r>
        <w:rPr>
          <w:b/>
          <w:bCs/>
          <w:szCs w:val="28"/>
          <w:lang w:val="en-US"/>
        </w:rPr>
        <w:t>A</w:t>
      </w:r>
      <w:r w:rsidR="00D358D1" w:rsidRPr="00D358D1">
        <w:rPr>
          <w:b/>
          <w:bCs/>
          <w:szCs w:val="28"/>
          <w:lang w:val="en-US"/>
        </w:rPr>
        <w:t xml:space="preserve"> </w:t>
      </w:r>
      <w:r>
        <w:rPr>
          <w:b/>
          <w:bCs/>
          <w:szCs w:val="28"/>
          <w:lang w:val="en-US"/>
        </w:rPr>
        <w:t>B</w:t>
      </w:r>
      <w:r w:rsidR="00D358D1" w:rsidRPr="00D358D1">
        <w:rPr>
          <w:b/>
          <w:bCs/>
          <w:szCs w:val="28"/>
          <w:lang w:val="en-US"/>
        </w:rPr>
        <w:t xml:space="preserve"> </w:t>
      </w:r>
      <w:r>
        <w:rPr>
          <w:b/>
          <w:bCs/>
          <w:szCs w:val="28"/>
          <w:lang w:val="en-US"/>
        </w:rPr>
        <w:t>S</w:t>
      </w:r>
      <w:r w:rsidR="00D358D1" w:rsidRPr="00D358D1">
        <w:rPr>
          <w:b/>
          <w:bCs/>
          <w:szCs w:val="28"/>
          <w:lang w:val="en-US"/>
        </w:rPr>
        <w:t xml:space="preserve"> </w:t>
      </w:r>
      <w:r>
        <w:rPr>
          <w:b/>
          <w:bCs/>
          <w:szCs w:val="28"/>
          <w:lang w:val="en-US"/>
        </w:rPr>
        <w:t>T</w:t>
      </w:r>
      <w:r w:rsidR="00D358D1" w:rsidRPr="00D358D1">
        <w:rPr>
          <w:b/>
          <w:bCs/>
          <w:szCs w:val="28"/>
          <w:lang w:val="en-US"/>
        </w:rPr>
        <w:t xml:space="preserve"> </w:t>
      </w:r>
      <w:r>
        <w:rPr>
          <w:b/>
          <w:bCs/>
          <w:szCs w:val="28"/>
          <w:lang w:val="en-US"/>
        </w:rPr>
        <w:t>R</w:t>
      </w:r>
      <w:r w:rsidR="00D358D1" w:rsidRPr="00D358D1">
        <w:rPr>
          <w:b/>
          <w:bCs/>
          <w:szCs w:val="28"/>
          <w:lang w:val="en-US"/>
        </w:rPr>
        <w:t xml:space="preserve"> </w:t>
      </w:r>
      <w:r>
        <w:rPr>
          <w:b/>
          <w:bCs/>
          <w:szCs w:val="28"/>
          <w:lang w:val="en-US"/>
        </w:rPr>
        <w:t>A</w:t>
      </w:r>
      <w:r w:rsidR="00D358D1" w:rsidRPr="00D358D1">
        <w:rPr>
          <w:b/>
          <w:bCs/>
          <w:szCs w:val="28"/>
          <w:lang w:val="en-US"/>
        </w:rPr>
        <w:t xml:space="preserve"> </w:t>
      </w:r>
      <w:r>
        <w:rPr>
          <w:b/>
          <w:bCs/>
          <w:szCs w:val="28"/>
          <w:lang w:val="en-US"/>
        </w:rPr>
        <w:t>C</w:t>
      </w:r>
      <w:r w:rsidR="00D358D1" w:rsidRPr="00D358D1">
        <w:rPr>
          <w:b/>
          <w:bCs/>
          <w:szCs w:val="28"/>
          <w:lang w:val="en-US"/>
        </w:rPr>
        <w:t xml:space="preserve"> </w:t>
      </w:r>
      <w:r>
        <w:rPr>
          <w:b/>
          <w:bCs/>
          <w:szCs w:val="28"/>
          <w:lang w:val="en-US"/>
        </w:rPr>
        <w:t>T</w:t>
      </w:r>
    </w:p>
    <w:p w14:paraId="4A9116FE" w14:textId="1B61035F" w:rsidR="00294FF1" w:rsidRPr="008B2C56" w:rsidRDefault="00294FF1" w:rsidP="00294FF1">
      <w:pPr>
        <w:ind w:firstLine="0"/>
        <w:rPr>
          <w:szCs w:val="28"/>
          <w:lang w:val="en-US"/>
        </w:rPr>
      </w:pPr>
      <w:r w:rsidRPr="00D358D1">
        <w:rPr>
          <w:b/>
          <w:bCs/>
          <w:szCs w:val="28"/>
          <w:lang w:val="en-US"/>
        </w:rPr>
        <w:tab/>
      </w:r>
      <w:r w:rsidR="008B2C56" w:rsidRPr="008B2C56">
        <w:rPr>
          <w:szCs w:val="28"/>
          <w:lang w:val="en-US"/>
        </w:rPr>
        <w:t>This paper proposes a sensor fusion scheme for using an extended Kalman filter in the underwater vehicle positioning task by means of communication devices (buoys) giving location using a slant range mechanism, inertial sensors, a Doppler log, and a pressure sensor</w:t>
      </w:r>
      <w:r w:rsidRPr="008B2C56">
        <w:rPr>
          <w:szCs w:val="28"/>
          <w:lang w:val="en-US"/>
        </w:rPr>
        <w:t xml:space="preserve">. </w:t>
      </w:r>
      <w:r w:rsidR="008B2C56" w:rsidRPr="008B2C56">
        <w:rPr>
          <w:szCs w:val="28"/>
          <w:lang w:val="en-US"/>
        </w:rPr>
        <w:t>The parameter estimation methods for all navigation system components are described. The results of simulation modeling with corresponding quality metrics are presented</w:t>
      </w:r>
      <w:r w:rsidRPr="008B2C56">
        <w:rPr>
          <w:szCs w:val="28"/>
          <w:lang w:val="en-US"/>
        </w:rPr>
        <w:t>.</w:t>
      </w:r>
    </w:p>
    <w:p w14:paraId="75E8A642" w14:textId="77777777" w:rsidR="00294FF1" w:rsidRPr="008B2C56" w:rsidRDefault="00294FF1" w:rsidP="00A141D5">
      <w:pPr>
        <w:ind w:firstLine="0"/>
        <w:jc w:val="center"/>
        <w:rPr>
          <w:b/>
          <w:bCs/>
          <w:szCs w:val="28"/>
          <w:lang w:val="en-US"/>
        </w:rPr>
      </w:pPr>
    </w:p>
    <w:p w14:paraId="200AEC1D" w14:textId="2062F1ED" w:rsidR="00664EBF" w:rsidRDefault="00D358D1" w:rsidP="00D358D1">
      <w:pPr>
        <w:ind w:firstLine="0"/>
        <w:rPr>
          <w:b/>
          <w:bCs/>
          <w:szCs w:val="28"/>
          <w:lang w:val="en-US"/>
        </w:rPr>
      </w:pPr>
      <w:r w:rsidRPr="00106066">
        <w:rPr>
          <w:b/>
          <w:bCs/>
          <w:szCs w:val="28"/>
          <w:lang w:val="en-US"/>
        </w:rPr>
        <w:t xml:space="preserve">1. </w:t>
      </w:r>
      <w:r>
        <w:rPr>
          <w:b/>
          <w:bCs/>
          <w:szCs w:val="28"/>
          <w:lang w:val="en-US"/>
        </w:rPr>
        <w:t>Introduction</w:t>
      </w:r>
    </w:p>
    <w:p w14:paraId="422B5A4B" w14:textId="77777777" w:rsidR="00D358D1" w:rsidRPr="00106066" w:rsidRDefault="00D358D1" w:rsidP="00D358D1">
      <w:pPr>
        <w:ind w:firstLine="0"/>
        <w:rPr>
          <w:b/>
          <w:bCs/>
          <w:szCs w:val="28"/>
          <w:lang w:val="en-US"/>
        </w:rPr>
      </w:pPr>
    </w:p>
    <w:p w14:paraId="6EF03CF1" w14:textId="5A56141E" w:rsidR="00664EBF" w:rsidRPr="00106066" w:rsidDel="00B17794" w:rsidRDefault="00106066" w:rsidP="00664EBF">
      <w:pPr>
        <w:ind w:firstLine="709"/>
        <w:rPr>
          <w:del w:id="0" w:author="Kabanov" w:date="2023-06-21T00:17:00Z"/>
          <w:szCs w:val="28"/>
          <w:lang w:val="en-US"/>
        </w:rPr>
      </w:pPr>
      <w:r w:rsidRPr="00106066">
        <w:rPr>
          <w:szCs w:val="28"/>
          <w:lang w:val="en-US"/>
        </w:rPr>
        <w:t>Autonomous underwater vehicles (AUVs) in general are robots that are capable of moving underwater independently without operator assistance. Until recently, AUVs were used only in limited applications. With the development of data processing technology and high-efficiency power supplies, AUVs have evolved and been used more frequently</w:t>
      </w:r>
      <w:r w:rsidR="00664EBF" w:rsidRPr="00106066">
        <w:rPr>
          <w:szCs w:val="28"/>
          <w:lang w:val="en-US"/>
        </w:rPr>
        <w:t>.</w:t>
      </w:r>
      <w:ins w:id="1" w:author="Kabanov" w:date="2023-06-21T00:17:00Z">
        <w:r w:rsidR="00B17794" w:rsidRPr="00106066">
          <w:rPr>
            <w:szCs w:val="28"/>
            <w:lang w:val="en-US"/>
          </w:rPr>
          <w:t xml:space="preserve"> </w:t>
        </w:r>
      </w:ins>
    </w:p>
    <w:p w14:paraId="115ED168" w14:textId="22DD5B06" w:rsidR="00664EBF" w:rsidRPr="00106066" w:rsidRDefault="00106066" w:rsidP="00D44DFE">
      <w:pPr>
        <w:ind w:firstLine="709"/>
        <w:rPr>
          <w:szCs w:val="28"/>
          <w:lang w:val="en-US"/>
        </w:rPr>
      </w:pPr>
      <w:r w:rsidRPr="00106066">
        <w:rPr>
          <w:szCs w:val="28"/>
          <w:lang w:val="en-US"/>
        </w:rPr>
        <w:t xml:space="preserve">Generally, AUVs have a high level of autonomy, flexibility, and remote navigation capabilities for marine resource exploration, underwater detection, data collection, and other aspects </w:t>
      </w:r>
      <w:r w:rsidR="00664EBF" w:rsidRPr="00106066">
        <w:rPr>
          <w:szCs w:val="28"/>
          <w:lang w:val="en-US"/>
        </w:rPr>
        <w:t xml:space="preserve">[1]. </w:t>
      </w:r>
      <w:r w:rsidRPr="00106066">
        <w:rPr>
          <w:szCs w:val="28"/>
          <w:lang w:val="en-US"/>
        </w:rPr>
        <w:t>With the development of air and land navigation technology, underwater navigation technology has also evolved significantly</w:t>
      </w:r>
      <w:r w:rsidR="00B17794" w:rsidRPr="00106066">
        <w:rPr>
          <w:szCs w:val="28"/>
          <w:lang w:val="en-US"/>
        </w:rPr>
        <w:t xml:space="preserve"> </w:t>
      </w:r>
      <w:r w:rsidR="00664EBF" w:rsidRPr="00106066">
        <w:rPr>
          <w:szCs w:val="28"/>
          <w:lang w:val="en-US"/>
        </w:rPr>
        <w:t xml:space="preserve">[2,3,4]. </w:t>
      </w:r>
      <w:r w:rsidRPr="00106066">
        <w:rPr>
          <w:szCs w:val="28"/>
          <w:lang w:val="en-US"/>
        </w:rPr>
        <w:t>However, due to the specifics of the underwater environment, there is still a gap between the accuracy of navigation and positioning of underwater vehicles compared to airborne and land-based vehicles, and at the moment underwater navigation has become a major stumbling block in the field of marine research</w:t>
      </w:r>
      <w:r w:rsidR="00664EBF" w:rsidRPr="00106066">
        <w:rPr>
          <w:szCs w:val="28"/>
          <w:lang w:val="en-US"/>
        </w:rPr>
        <w:t xml:space="preserve"> [5].</w:t>
      </w:r>
    </w:p>
    <w:p w14:paraId="36649667" w14:textId="148EA789" w:rsidR="00664EBF" w:rsidRPr="00106066" w:rsidRDefault="00106066" w:rsidP="00664EBF">
      <w:pPr>
        <w:ind w:firstLine="709"/>
        <w:rPr>
          <w:szCs w:val="28"/>
          <w:lang w:val="en-US"/>
        </w:rPr>
      </w:pPr>
      <w:r w:rsidRPr="00106066">
        <w:rPr>
          <w:szCs w:val="28"/>
          <w:lang w:val="en-US"/>
        </w:rPr>
        <w:t>In summary, even with more sensors, there are still many limitations and disadvantages to independent AUV operation underwater. However, AUVs are able to use their navigation sensors to obtain relevant measurement information for subsequent integration with underwater acoustic communication technologies. The ease and flexibility of using such systems has led to increased researcher attention to underwater AUV positioning</w:t>
      </w:r>
      <w:r w:rsidR="00664EBF" w:rsidRPr="00106066">
        <w:rPr>
          <w:szCs w:val="28"/>
          <w:lang w:val="en-US"/>
        </w:rPr>
        <w:t xml:space="preserve"> [6,7].</w:t>
      </w:r>
    </w:p>
    <w:p w14:paraId="4BEAC17D" w14:textId="4534A722" w:rsidR="00664EBF" w:rsidRPr="00106066" w:rsidRDefault="00106066" w:rsidP="00664EBF">
      <w:pPr>
        <w:ind w:firstLine="709"/>
        <w:rPr>
          <w:szCs w:val="28"/>
          <w:lang w:val="en-US"/>
        </w:rPr>
      </w:pPr>
      <w:r w:rsidRPr="00106066">
        <w:rPr>
          <w:szCs w:val="28"/>
          <w:lang w:val="en-US"/>
        </w:rPr>
        <w:t xml:space="preserve">The main navigation and positioning problem </w:t>
      </w:r>
      <w:proofErr w:type="gramStart"/>
      <w:r w:rsidRPr="00106066">
        <w:rPr>
          <w:szCs w:val="28"/>
          <w:lang w:val="en-US"/>
        </w:rPr>
        <w:t>is</w:t>
      </w:r>
      <w:proofErr w:type="gramEnd"/>
      <w:r w:rsidRPr="00106066">
        <w:rPr>
          <w:szCs w:val="28"/>
          <w:lang w:val="en-US"/>
        </w:rPr>
        <w:t xml:space="preserve"> state estimation, and accurate observational data collection. Most existing AUV positioning methods include improved Kalman filter (KF) based navigation algorithms combined with measurement data from underwater navigation sensors</w:t>
      </w:r>
      <w:r w:rsidR="00664EBF" w:rsidRPr="00106066">
        <w:rPr>
          <w:szCs w:val="28"/>
          <w:lang w:val="en-US"/>
        </w:rPr>
        <w:t xml:space="preserve">. </w:t>
      </w:r>
      <w:r w:rsidRPr="00106066">
        <w:rPr>
          <w:szCs w:val="28"/>
          <w:lang w:val="en-US"/>
        </w:rPr>
        <w:t xml:space="preserve">The combined AUV localization system model is often nonlinear, so an extended Kalman filter (EKF) is usually used to estimate the state </w:t>
      </w:r>
      <w:r w:rsidR="00664EBF" w:rsidRPr="00106066">
        <w:rPr>
          <w:szCs w:val="28"/>
          <w:lang w:val="en-US"/>
        </w:rPr>
        <w:t>[8,9,10].</w:t>
      </w:r>
    </w:p>
    <w:p w14:paraId="080DAA9C" w14:textId="06268F89" w:rsidR="00664EBF" w:rsidRPr="00106066" w:rsidRDefault="00106066" w:rsidP="00664EBF">
      <w:pPr>
        <w:ind w:firstLine="709"/>
        <w:rPr>
          <w:szCs w:val="28"/>
          <w:lang w:val="en-US"/>
        </w:rPr>
      </w:pPr>
      <w:r w:rsidRPr="00106066">
        <w:rPr>
          <w:szCs w:val="28"/>
          <w:lang w:val="en-US"/>
        </w:rPr>
        <w:t xml:space="preserve">Currently, the use of hydroacoustic communication devices to obtain relative observations is the most effective and reliable measurement method. However, AUVs are used in complex marine environments where the measurement sensors can be affected by </w:t>
      </w:r>
      <w:r w:rsidRPr="00106066">
        <w:rPr>
          <w:szCs w:val="28"/>
          <w:lang w:val="en-US"/>
        </w:rPr>
        <w:lastRenderedPageBreak/>
        <w:t>unfavorable conditions, leading to unknown errors of the measurement system. This inevitably leads to decreased accuracy and stability of the filtering procedure</w:t>
      </w:r>
      <w:r w:rsidR="00664EBF" w:rsidRPr="00106066">
        <w:rPr>
          <w:szCs w:val="28"/>
          <w:lang w:val="en-US"/>
        </w:rPr>
        <w:t>.</w:t>
      </w:r>
    </w:p>
    <w:p w14:paraId="47CEAF76" w14:textId="6295A548" w:rsidR="002B6A49" w:rsidRPr="00F75299" w:rsidRDefault="00F75299" w:rsidP="00664EBF">
      <w:pPr>
        <w:ind w:firstLine="709"/>
        <w:rPr>
          <w:szCs w:val="28"/>
          <w:lang w:val="en-US"/>
        </w:rPr>
      </w:pPr>
      <w:r w:rsidRPr="00F75299">
        <w:rPr>
          <w:szCs w:val="28"/>
          <w:lang w:val="en-US"/>
        </w:rPr>
        <w:t>Among the existing solutions for the positioning problem, the work [11] stands out. There was considered a system of sensors data fusion, among which the values of slant range from three hydroacoustic buoys located on the surface</w:t>
      </w:r>
      <w:r w:rsidR="00053172" w:rsidRPr="00F75299">
        <w:rPr>
          <w:szCs w:val="28"/>
          <w:lang w:val="en-US"/>
        </w:rPr>
        <w:t xml:space="preserve">. </w:t>
      </w:r>
      <w:r w:rsidRPr="00F75299">
        <w:rPr>
          <w:szCs w:val="28"/>
          <w:lang w:val="en-US"/>
        </w:rPr>
        <w:t>The similar problem was presented in [12], except that four buoys are already involved. In the presented sources it is possible to allocate essential lacks: absence of tuning parameters for the filter and sensors fusion methodology. Moreover, quality metrics for filter errors are not given, which makes it difficult to determine the accuracy of the state recovery algorithms</w:t>
      </w:r>
      <w:r w:rsidR="00E509E1" w:rsidRPr="00F75299">
        <w:rPr>
          <w:szCs w:val="28"/>
          <w:lang w:val="en-US"/>
        </w:rPr>
        <w:t>.</w:t>
      </w:r>
    </w:p>
    <w:p w14:paraId="486EE821" w14:textId="15505C7D" w:rsidR="00664EBF" w:rsidRDefault="00F75299" w:rsidP="00664EBF">
      <w:pPr>
        <w:ind w:firstLine="709"/>
        <w:rPr>
          <w:szCs w:val="28"/>
          <w:lang w:val="en-US"/>
        </w:rPr>
      </w:pPr>
      <w:r w:rsidRPr="00F75299">
        <w:rPr>
          <w:szCs w:val="28"/>
          <w:lang w:val="en-US"/>
        </w:rPr>
        <w:t>To solve the above problems, it is necessary to develop an algorithm for filtering with EKF, taking into account the noise parameters of the sensors. In the present work it will be accepted to use two buoys on the surface to provide positioning of the submersible when complexing information with inertial navigation sensors, Doppler logger and pressure sensor</w:t>
      </w:r>
      <w:r w:rsidR="0060478A" w:rsidRPr="00F75299">
        <w:rPr>
          <w:szCs w:val="28"/>
          <w:lang w:val="en-US"/>
        </w:rPr>
        <w:t>.</w:t>
      </w:r>
    </w:p>
    <w:p w14:paraId="5505FBB8" w14:textId="7A8CBE4B" w:rsidR="00B30926" w:rsidRPr="008E5948" w:rsidRDefault="00482DA6" w:rsidP="00B30926">
      <w:pPr>
        <w:ind w:firstLine="709"/>
        <w:rPr>
          <w:szCs w:val="28"/>
          <w:lang w:val="en-US"/>
        </w:rPr>
      </w:pPr>
      <w:r w:rsidRPr="00482DA6">
        <w:rPr>
          <w:szCs w:val="28"/>
          <w:lang w:val="en-US"/>
        </w:rPr>
        <w:t xml:space="preserve">The hydroacoustic transceiver arrangement was based on [11], except for the existence of only two buoys. The </w:t>
      </w:r>
      <w:r w:rsidRPr="008E5948">
        <w:rPr>
          <w:szCs w:val="28"/>
          <w:lang w:val="en-US"/>
        </w:rPr>
        <w:t>studies [</w:t>
      </w:r>
      <w:r w:rsidR="003C3FC7" w:rsidRPr="008E5948">
        <w:rPr>
          <w:szCs w:val="28"/>
          <w:lang w:val="en-US"/>
        </w:rPr>
        <w:t>13</w:t>
      </w:r>
      <w:r w:rsidRPr="008E5948">
        <w:rPr>
          <w:szCs w:val="28"/>
          <w:lang w:val="en-US"/>
        </w:rPr>
        <w:t>,</w:t>
      </w:r>
      <w:r w:rsidR="003C3FC7" w:rsidRPr="008E5948">
        <w:rPr>
          <w:szCs w:val="28"/>
          <w:lang w:val="en-US"/>
        </w:rPr>
        <w:t>14</w:t>
      </w:r>
      <w:r w:rsidRPr="008E5948">
        <w:rPr>
          <w:szCs w:val="28"/>
          <w:lang w:val="en-US"/>
        </w:rPr>
        <w:t>] were used as a basis for mathematical modeling of the navigation system objects dynamics (ANPA and buoys). Hydrodynamic parameters were determined using tabular data [</w:t>
      </w:r>
      <w:r w:rsidR="003C3FC7" w:rsidRPr="008E5948">
        <w:rPr>
          <w:szCs w:val="28"/>
          <w:lang w:val="en-US"/>
        </w:rPr>
        <w:t>15</w:t>
      </w:r>
      <w:r w:rsidRPr="008E5948">
        <w:rPr>
          <w:szCs w:val="28"/>
          <w:lang w:val="en-US"/>
        </w:rPr>
        <w:t>,</w:t>
      </w:r>
      <w:r w:rsidR="003C3FC7" w:rsidRPr="008E5948">
        <w:rPr>
          <w:szCs w:val="28"/>
          <w:lang w:val="en-US"/>
        </w:rPr>
        <w:t>16</w:t>
      </w:r>
      <w:r w:rsidRPr="008E5948">
        <w:rPr>
          <w:szCs w:val="28"/>
          <w:lang w:val="en-US"/>
        </w:rPr>
        <w:t>], and SDC-form [</w:t>
      </w:r>
      <w:r w:rsidR="003C3FC7" w:rsidRPr="008E5948">
        <w:rPr>
          <w:szCs w:val="28"/>
          <w:lang w:val="en-US"/>
        </w:rPr>
        <w:t>17</w:t>
      </w:r>
      <w:r w:rsidRPr="008E5948">
        <w:rPr>
          <w:szCs w:val="28"/>
          <w:lang w:val="en-US"/>
        </w:rPr>
        <w:t>] was used to represent all equations of dynamics and kinematics</w:t>
      </w:r>
      <w:r w:rsidR="00B30926" w:rsidRPr="008E5948">
        <w:rPr>
          <w:szCs w:val="28"/>
          <w:lang w:val="en-US"/>
        </w:rPr>
        <w:t xml:space="preserve">. </w:t>
      </w:r>
      <w:r w:rsidRPr="008E5948">
        <w:rPr>
          <w:szCs w:val="28"/>
          <w:lang w:val="en-US"/>
        </w:rPr>
        <w:t>The expressions presented in [</w:t>
      </w:r>
      <w:r w:rsidR="003C3FC7" w:rsidRPr="008E5948">
        <w:rPr>
          <w:szCs w:val="28"/>
          <w:lang w:val="en-US"/>
        </w:rPr>
        <w:t>18</w:t>
      </w:r>
      <w:r w:rsidRPr="008E5948">
        <w:rPr>
          <w:szCs w:val="28"/>
          <w:lang w:val="en-US"/>
        </w:rPr>
        <w:t>] were used to simulate the measurements of each sensor in the navigation system. The extended Kalman filter for state filtering was formed according to the general methodology presented in a number of sources [8-12].</w:t>
      </w:r>
    </w:p>
    <w:p w14:paraId="6196B59B" w14:textId="4A767BEE" w:rsidR="00B30926" w:rsidRPr="00482DA6" w:rsidRDefault="00482DA6" w:rsidP="00B30926">
      <w:pPr>
        <w:ind w:firstLine="709"/>
        <w:rPr>
          <w:szCs w:val="28"/>
          <w:lang w:val="en-US"/>
        </w:rPr>
      </w:pPr>
      <w:r w:rsidRPr="00482DA6">
        <w:rPr>
          <w:szCs w:val="28"/>
          <w:lang w:val="en-US"/>
        </w:rPr>
        <w:t>The present paper has the following structure: the second section is devoted to the used methods and means for the positioning task, the third section describes the components of the proposed navigation system, and the fourth section is devoted to the simulation modeling. The fifth section contains conclusions on the work done and further research</w:t>
      </w:r>
      <w:r w:rsidRPr="00482DA6">
        <w:rPr>
          <w:szCs w:val="28"/>
          <w:lang w:val="en-US"/>
        </w:rPr>
        <w:t xml:space="preserve"> </w:t>
      </w:r>
      <w:r w:rsidRPr="00482DA6">
        <w:rPr>
          <w:szCs w:val="28"/>
          <w:lang w:val="en-US"/>
        </w:rPr>
        <w:t>directions.</w:t>
      </w:r>
    </w:p>
    <w:p w14:paraId="6DC1ED7F" w14:textId="77777777" w:rsidR="00B30926" w:rsidRPr="00482DA6" w:rsidRDefault="00B30926" w:rsidP="00B30926">
      <w:pPr>
        <w:spacing w:after="160" w:line="259" w:lineRule="auto"/>
        <w:ind w:firstLine="0"/>
        <w:jc w:val="left"/>
        <w:rPr>
          <w:b/>
          <w:bCs/>
          <w:szCs w:val="28"/>
          <w:lang w:val="en-US"/>
        </w:rPr>
      </w:pPr>
    </w:p>
    <w:p w14:paraId="46F8E214" w14:textId="77777777" w:rsidR="00B30926" w:rsidRPr="00482DA6" w:rsidRDefault="00B30926" w:rsidP="00664EBF">
      <w:pPr>
        <w:ind w:firstLine="709"/>
        <w:rPr>
          <w:szCs w:val="28"/>
          <w:lang w:val="en-US"/>
        </w:rPr>
      </w:pPr>
    </w:p>
    <w:p w14:paraId="3F8EE127" w14:textId="650CDEBB" w:rsidR="009522A8" w:rsidRPr="00482DA6" w:rsidRDefault="009522A8">
      <w:pPr>
        <w:spacing w:after="160" w:line="259" w:lineRule="auto"/>
        <w:ind w:firstLine="0"/>
        <w:jc w:val="left"/>
        <w:rPr>
          <w:b/>
          <w:bCs/>
          <w:szCs w:val="28"/>
          <w:lang w:val="en-US"/>
        </w:rPr>
      </w:pPr>
    </w:p>
    <w:p w14:paraId="69D7AB07" w14:textId="77777777" w:rsidR="00294FF1" w:rsidRPr="00482DA6" w:rsidRDefault="00294FF1">
      <w:pPr>
        <w:spacing w:after="160" w:line="259" w:lineRule="auto"/>
        <w:ind w:firstLine="0"/>
        <w:jc w:val="left"/>
        <w:rPr>
          <w:b/>
          <w:bCs/>
          <w:szCs w:val="28"/>
          <w:lang w:val="en-US"/>
        </w:rPr>
      </w:pPr>
      <w:r w:rsidRPr="00482DA6">
        <w:rPr>
          <w:b/>
          <w:bCs/>
          <w:szCs w:val="28"/>
          <w:lang w:val="en-US"/>
        </w:rPr>
        <w:br w:type="page"/>
      </w:r>
    </w:p>
    <w:p w14:paraId="037CAA56" w14:textId="12FAB635" w:rsidR="00A141D5" w:rsidRPr="00F440EB" w:rsidRDefault="00F650E2" w:rsidP="00236062">
      <w:pPr>
        <w:spacing w:after="240"/>
        <w:ind w:firstLine="0"/>
        <w:rPr>
          <w:b/>
          <w:bCs/>
          <w:szCs w:val="28"/>
          <w:lang w:val="en-US"/>
        </w:rPr>
      </w:pPr>
      <w:r>
        <w:rPr>
          <w:b/>
          <w:bCs/>
          <w:szCs w:val="28"/>
          <w:lang w:val="en-US"/>
        </w:rPr>
        <w:lastRenderedPageBreak/>
        <w:t xml:space="preserve">2. </w:t>
      </w:r>
      <w:r w:rsidRPr="00F440EB">
        <w:rPr>
          <w:b/>
          <w:bCs/>
          <w:szCs w:val="28"/>
          <w:lang w:val="en-US"/>
        </w:rPr>
        <w:t xml:space="preserve">Materials </w:t>
      </w:r>
      <w:r>
        <w:rPr>
          <w:b/>
          <w:bCs/>
          <w:szCs w:val="28"/>
          <w:lang w:val="en-US"/>
        </w:rPr>
        <w:t xml:space="preserve">and </w:t>
      </w:r>
      <w:r w:rsidRPr="00F440EB">
        <w:rPr>
          <w:b/>
          <w:bCs/>
          <w:szCs w:val="28"/>
          <w:lang w:val="en-US"/>
        </w:rPr>
        <w:t>methods</w:t>
      </w:r>
    </w:p>
    <w:p w14:paraId="644AAE5C" w14:textId="2E106C6A" w:rsidR="007B43A8" w:rsidRPr="00F650E2" w:rsidRDefault="00F650E2" w:rsidP="00F650E2">
      <w:pPr>
        <w:spacing w:after="240"/>
        <w:ind w:firstLine="0"/>
        <w:rPr>
          <w:i/>
          <w:iCs/>
          <w:szCs w:val="28"/>
          <w:lang w:val="en-US"/>
        </w:rPr>
      </w:pPr>
      <w:r w:rsidRPr="00F650E2">
        <w:rPr>
          <w:i/>
          <w:iCs/>
          <w:szCs w:val="28"/>
          <w:lang w:val="en-US"/>
        </w:rPr>
        <w:t>2.1</w:t>
      </w:r>
      <w:r>
        <w:rPr>
          <w:i/>
          <w:iCs/>
          <w:szCs w:val="28"/>
          <w:lang w:val="en-US"/>
        </w:rPr>
        <w:t>.</w:t>
      </w:r>
      <w:r w:rsidRPr="00F650E2">
        <w:rPr>
          <w:i/>
          <w:iCs/>
          <w:szCs w:val="28"/>
          <w:lang w:val="en-US"/>
        </w:rPr>
        <w:t xml:space="preserve"> AUV navigation systems</w:t>
      </w:r>
    </w:p>
    <w:p w14:paraId="34F67F4E" w14:textId="211D2FD1"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w:t>
      </w:r>
      <w:r w:rsidR="008E5948" w:rsidRPr="008E5948">
        <w:rPr>
          <w:szCs w:val="28"/>
          <w:lang w:val="en-US"/>
        </w:rPr>
        <w:t>9</w:t>
      </w:r>
      <w:r w:rsidR="002B063F" w:rsidRPr="002B063F">
        <w:rPr>
          <w:szCs w:val="28"/>
          <w:lang w:val="en-US"/>
        </w:rPr>
        <w:t>]</w:t>
      </w:r>
      <w:r w:rsidR="007B43A8" w:rsidRPr="002B063F">
        <w:rPr>
          <w:szCs w:val="28"/>
          <w:lang w:val="en-US"/>
        </w:rPr>
        <w:t xml:space="preserve">. </w:t>
      </w:r>
    </w:p>
    <w:p w14:paraId="034F0797" w14:textId="43BA3E87"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w:t>
      </w:r>
      <w:r w:rsidR="008E5948" w:rsidRPr="008E5948">
        <w:rPr>
          <w:lang w:val="en-US"/>
        </w:rPr>
        <w:t>20</w:t>
      </w:r>
      <w:r w:rsidR="003D7792" w:rsidRPr="002B063F">
        <w:rPr>
          <w:lang w:val="en-US"/>
        </w:rPr>
        <w:t>]</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12D4B90D"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 xml:space="preserve">must be integrated to improve positioning system accuracy </w:t>
      </w:r>
      <w:r w:rsidR="003D7792" w:rsidRPr="002B063F">
        <w:rPr>
          <w:lang w:val="en-US"/>
        </w:rPr>
        <w:t>[</w:t>
      </w:r>
      <w:r w:rsidR="008E5948" w:rsidRPr="008E5948">
        <w:rPr>
          <w:lang w:val="en-US"/>
        </w:rPr>
        <w:t>18</w:t>
      </w:r>
      <w:r w:rsidR="003D7792" w:rsidRPr="002B063F">
        <w:rPr>
          <w:lang w:val="en-US"/>
        </w:rPr>
        <w:t>]</w:t>
      </w:r>
      <w:r w:rsidR="00DB2445" w:rsidRPr="002B063F">
        <w:rPr>
          <w:lang w:val="en-US"/>
        </w:rPr>
        <w:t>.</w:t>
      </w:r>
    </w:p>
    <w:p w14:paraId="6CAB6D86" w14:textId="3A60538C"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w:t>
      </w:r>
      <w:r w:rsidR="008E5948" w:rsidRPr="008E5948">
        <w:rPr>
          <w:lang w:val="en-US"/>
        </w:rPr>
        <w:t>21</w:t>
      </w:r>
      <w:r w:rsidR="004C41C6" w:rsidRPr="00793836">
        <w:rPr>
          <w:lang w:val="en-US"/>
        </w:rPr>
        <w:t>]</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5A54C90B">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C21B5B" w:rsidRPr="00A736FC" w:rsidRDefault="00C21B5B"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C21B5B" w:rsidRPr="00981CC3" w:rsidRDefault="00C21B5B"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C21B5B" w:rsidRPr="00981CC3" w:rsidRDefault="00C21B5B"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C21B5B" w:rsidRPr="00981CC3" w:rsidRDefault="00C21B5B"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C21B5B" w:rsidRPr="00981CC3" w:rsidRDefault="00C21B5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C21B5B" w:rsidRDefault="00EA2F89"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C21B5B" w:rsidRDefault="00EA2F89"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C21B5B" w:rsidRDefault="00EA2F89"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EED877D" w:rsidR="00C21B5B" w:rsidRPr="00746960" w:rsidRDefault="00746960" w:rsidP="00981CC3">
                              <w:pPr>
                                <w:ind w:firstLine="0"/>
                                <w:rPr>
                                  <w:b/>
                                  <w:bCs/>
                                </w:rPr>
                              </w:pPr>
                              <m:oMathPara>
                                <m:oMath>
                                  <m:r>
                                    <m:rPr>
                                      <m:sty m:val="b"/>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994171" y="2550380"/>
                            <a:ext cx="972765" cy="389142"/>
                          </a:xfrm>
                          <a:prstGeom prst="rect">
                            <a:avLst/>
                          </a:prstGeom>
                          <a:noFill/>
                          <a:ln w="6350">
                            <a:noFill/>
                          </a:ln>
                        </wps:spPr>
                        <wps:txbx>
                          <w:txbxContent>
                            <w:p w14:paraId="020DA8C7" w14:textId="157DA0F2"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954277" y="1187493"/>
                            <a:ext cx="972765" cy="389142"/>
                          </a:xfrm>
                          <a:prstGeom prst="rect">
                            <a:avLst/>
                          </a:prstGeom>
                          <a:noFill/>
                          <a:ln w="6350">
                            <a:noFill/>
                          </a:ln>
                        </wps:spPr>
                        <wps:txbx>
                          <w:txbxContent>
                            <w:p w14:paraId="2BEF8FDF" w14:textId="4709557C" w:rsidR="00C21B5B" w:rsidRDefault="00EA2F89"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974843" y="567039"/>
                            <a:ext cx="972765" cy="389142"/>
                          </a:xfrm>
                          <a:prstGeom prst="rect">
                            <a:avLst/>
                          </a:prstGeom>
                          <a:noFill/>
                          <a:ln w="6350">
                            <a:noFill/>
                          </a:ln>
                        </wps:spPr>
                        <wps:txbx>
                          <w:txbxContent>
                            <w:p w14:paraId="72809F6E" w14:textId="035E5069"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974843" y="9032"/>
                            <a:ext cx="972765" cy="437557"/>
                          </a:xfrm>
                          <a:prstGeom prst="rect">
                            <a:avLst/>
                          </a:prstGeom>
                          <a:noFill/>
                          <a:ln w="6350">
                            <a:noFill/>
                          </a:ln>
                        </wps:spPr>
                        <wps:txbx>
                          <w:txbxContent>
                            <w:p w14:paraId="62A4FBFE" w14:textId="76AAA270" w:rsidR="00C21B5B" w:rsidRPr="008B5E25" w:rsidRDefault="00EA2F89"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C21B5B" w:rsidRPr="00A736FC" w:rsidRDefault="00C21B5B"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C21B5B" w:rsidRPr="00981CC3" w:rsidRDefault="00C21B5B"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C21B5B" w:rsidRPr="00981CC3" w:rsidRDefault="00C21B5B"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C21B5B" w:rsidRPr="00981CC3" w:rsidRDefault="00C21B5B"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C21B5B" w:rsidRPr="00981CC3" w:rsidRDefault="00C21B5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C21B5B" w:rsidRDefault="00EA2F89"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C21B5B" w:rsidRDefault="00EA2F89"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C21B5B" w:rsidRDefault="00EA2F89"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EED877D" w:rsidR="00C21B5B" w:rsidRPr="00746960" w:rsidRDefault="00746960" w:rsidP="00981CC3">
                        <w:pPr>
                          <w:ind w:firstLine="0"/>
                          <w:rPr>
                            <w:b/>
                            <w:bCs/>
                          </w:rPr>
                        </w:pPr>
                        <m:oMathPara>
                          <m:oMath>
                            <m:r>
                              <m:rPr>
                                <m:sty m:val="b"/>
                              </m:rPr>
                              <w:rPr>
                                <w:rFonts w:ascii="Cambria Math" w:hAnsi="Cambria Math"/>
                              </w:rPr>
                              <m:t>y</m:t>
                            </m:r>
                          </m:oMath>
                        </m:oMathPara>
                      </w:p>
                    </w:txbxContent>
                  </v:textbox>
                </v:shape>
                <v:shape id="Надпись 50" o:spid="_x0000_s1052" type="#_x0000_t202" style="position:absolute;left:19941;top:25503;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v:textbox>
                </v:shape>
                <v:shape id="Надпись 52" o:spid="_x0000_s1054" type="#_x0000_t202" style="position:absolute;left:19542;top:11874;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C21B5B" w:rsidRDefault="00EA2F89"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v:textbox>
                </v:shape>
                <v:shape id="Надпись 53" o:spid="_x0000_s1055" type="#_x0000_t202" style="position:absolute;left:19748;top:5670;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C21B5B" w:rsidRDefault="00EA2F89"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v:textbox>
                </v:shape>
                <v:shape id="Надпись 54" o:spid="_x0000_s1056" type="#_x0000_t202" style="position:absolute;left:19748;top:90;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C21B5B" w:rsidRPr="008B5E25" w:rsidRDefault="00EA2F89"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459F762D"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w:t>
      </w:r>
      <w:r w:rsidR="008E5948" w:rsidRPr="008E5948">
        <w:rPr>
          <w:lang w:val="en-US"/>
        </w:rPr>
        <w:t>22</w:t>
      </w:r>
      <w:r w:rsidR="00AA598C" w:rsidRPr="00787341">
        <w:rPr>
          <w:lang w:val="en-US"/>
        </w:rPr>
        <w:t>,</w:t>
      </w:r>
      <w:r w:rsidR="008E5948" w:rsidRPr="008E5948">
        <w:rPr>
          <w:lang w:val="en-US"/>
        </w:rPr>
        <w:t>23</w:t>
      </w:r>
      <w:r w:rsidR="00AA598C" w:rsidRPr="00787341">
        <w:rPr>
          <w:lang w:val="en-US"/>
        </w:rPr>
        <w:t>]</w:t>
      </w:r>
      <w:r w:rsidR="001B55F4" w:rsidRPr="00787341">
        <w:rPr>
          <w:lang w:val="en-US"/>
        </w:rPr>
        <w:t>.</w:t>
      </w:r>
    </w:p>
    <w:p w14:paraId="024CE27A" w14:textId="2F108DE9" w:rsidR="00275FA7" w:rsidRPr="003346C6" w:rsidRDefault="005D76DF" w:rsidP="00275FA7">
      <w:pPr>
        <w:spacing w:after="160" w:line="259" w:lineRule="auto"/>
        <w:ind w:firstLine="709"/>
        <w:rPr>
          <w:lang w:val="en-US"/>
        </w:rPr>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454D7" w:rsidRPr="002454D7">
        <w:rPr>
          <w:lang w:val="en-US"/>
        </w:rPr>
        <w:t>After receiving a request ping from the AUV, each unit waits for a unique, specific response time and then sends a ping in response via its own separate transmission channel</w:t>
      </w:r>
      <w:r w:rsidR="00275FA7" w:rsidRPr="003346C6">
        <w:rPr>
          <w:lang w:val="en-US"/>
        </w:rPr>
        <w:t>.</w:t>
      </w:r>
    </w:p>
    <w:p w14:paraId="047EB743" w14:textId="72FA3A90" w:rsidR="00275FA7" w:rsidRDefault="001B41CA" w:rsidP="00620389">
      <w:pPr>
        <w:spacing w:after="160" w:line="259" w:lineRule="auto"/>
        <w:ind w:firstLine="0"/>
        <w:jc w:val="center"/>
        <w:rPr>
          <w:szCs w:val="28"/>
        </w:rPr>
      </w:pPr>
      <w:r>
        <w:rPr>
          <w:noProof/>
        </w:rPr>
        <w:lastRenderedPageBreak/>
        <w:drawing>
          <wp:inline distT="0" distB="0" distL="0" distR="0" wp14:anchorId="3D2BAD45" wp14:editId="0FE36D70">
            <wp:extent cx="6443345" cy="3847888"/>
            <wp:effectExtent l="19050" t="19050" r="1460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0422"/>
                    <a:stretch/>
                  </pic:blipFill>
                  <pic:spPr bwMode="auto">
                    <a:xfrm>
                      <a:off x="0" y="0"/>
                      <a:ext cx="6449484" cy="3851554"/>
                    </a:xfrm>
                    <a:prstGeom prst="rect">
                      <a:avLst/>
                    </a:prstGeom>
                    <a:noFill/>
                    <a:ln w="1905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09E62945" w:rsidR="0047342C" w:rsidRPr="00F650E2" w:rsidRDefault="00275FA7" w:rsidP="00D0588D">
      <w:pPr>
        <w:spacing w:after="160" w:line="259" w:lineRule="auto"/>
        <w:ind w:firstLine="0"/>
        <w:rPr>
          <w:i/>
          <w:iCs/>
          <w:szCs w:val="28"/>
          <w:lang w:val="en-US"/>
        </w:rPr>
      </w:pPr>
      <w:r w:rsidRPr="008E36CC">
        <w:rPr>
          <w:b/>
          <w:bCs/>
          <w:szCs w:val="28"/>
          <w:lang w:val="en-US"/>
        </w:rPr>
        <w:br w:type="page"/>
      </w:r>
      <w:r w:rsidR="00F650E2" w:rsidRPr="00F650E2">
        <w:rPr>
          <w:i/>
          <w:iCs/>
          <w:szCs w:val="28"/>
          <w:lang w:val="en-US"/>
        </w:rPr>
        <w:lastRenderedPageBreak/>
        <w:t xml:space="preserve">2.2. </w:t>
      </w:r>
      <w:r w:rsidR="008E36CC" w:rsidRPr="00F650E2">
        <w:rPr>
          <w:i/>
          <w:iCs/>
          <w:szCs w:val="28"/>
          <w:lang w:val="en-US"/>
        </w:rPr>
        <w:t xml:space="preserve">Slant </w:t>
      </w:r>
      <w:r w:rsidR="00F650E2">
        <w:rPr>
          <w:i/>
          <w:iCs/>
          <w:szCs w:val="28"/>
          <w:lang w:val="en-US"/>
        </w:rPr>
        <w:t>r</w:t>
      </w:r>
      <w:r w:rsidR="008E36CC" w:rsidRPr="00F650E2">
        <w:rPr>
          <w:i/>
          <w:iCs/>
          <w:szCs w:val="28"/>
          <w:lang w:val="en-US"/>
        </w:rPr>
        <w:t xml:space="preserve">anges </w:t>
      </w:r>
      <w:r w:rsidR="00F650E2">
        <w:rPr>
          <w:i/>
          <w:iCs/>
          <w:szCs w:val="28"/>
          <w:lang w:val="en-US"/>
        </w:rPr>
        <w:t>u</w:t>
      </w:r>
      <w:r w:rsidR="008E36CC" w:rsidRPr="00F650E2">
        <w:rPr>
          <w:i/>
          <w:iCs/>
          <w:szCs w:val="28"/>
          <w:lang w:val="en-US"/>
        </w:rPr>
        <w:t>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w:t>
      </w:r>
      <w:proofErr w:type="spellStart"/>
      <w:r w:rsidR="00121FC3" w:rsidRPr="00121FC3">
        <w:rPr>
          <w:szCs w:val="28"/>
          <w:lang w:val="en-US"/>
        </w:rPr>
        <w:t>buoys</w:t>
      </w:r>
      <w:proofErr w:type="spellEnd"/>
      <w:r w:rsidR="00121FC3" w:rsidRPr="00121FC3">
        <w:rPr>
          <w:szCs w:val="28"/>
          <w:lang w:val="en-US"/>
        </w:rPr>
        <w:t xml:space="preserve">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 xml:space="preserve">Denoting the slanted ranges as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EA2F89"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 xml:space="preserve">The distance between the circles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EA2F89"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EA2F89"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EA2F89"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02A50949" w:rsidR="00631019" w:rsidRPr="00D0588D" w:rsidRDefault="00D0588D" w:rsidP="00D0588D">
      <w:pPr>
        <w:spacing w:after="240"/>
        <w:ind w:firstLine="0"/>
        <w:rPr>
          <w:i/>
          <w:iCs/>
          <w:szCs w:val="28"/>
          <w:lang w:val="en-US"/>
        </w:rPr>
      </w:pPr>
      <w:r w:rsidRPr="00D0588D">
        <w:rPr>
          <w:i/>
          <w:iCs/>
          <w:szCs w:val="28"/>
          <w:lang w:val="en-US"/>
        </w:rPr>
        <w:lastRenderedPageBreak/>
        <w:t>2.3. Underwater vehicle model description</w:t>
      </w:r>
    </w:p>
    <w:p w14:paraId="34B0D620" w14:textId="75186E01" w:rsidR="00631019" w:rsidRPr="005A7FF1" w:rsidRDefault="005A7FF1" w:rsidP="00631019">
      <w:pPr>
        <w:ind w:firstLine="709"/>
        <w:rPr>
          <w:szCs w:val="28"/>
          <w:lang w:val="en-US"/>
        </w:rPr>
      </w:pPr>
      <w:r w:rsidRPr="005A7FF1">
        <w:rPr>
          <w:szCs w:val="28"/>
          <w:lang w:val="en-US"/>
        </w:rPr>
        <w:t xml:space="preserve">General coordinates of an autonomous underwater vehicle (AUV) are determined in a geocentric coordinate system using SNAME notation </w:t>
      </w:r>
      <w:r w:rsidR="00631019" w:rsidRPr="005A7FF1">
        <w:rPr>
          <w:szCs w:val="28"/>
          <w:lang w:val="en-US"/>
        </w:rPr>
        <w:t>[</w:t>
      </w:r>
      <w:r w:rsidR="00FF3B5E" w:rsidRPr="00FF3B5E">
        <w:rPr>
          <w:szCs w:val="28"/>
          <w:lang w:val="en-US"/>
        </w:rPr>
        <w:t>13</w:t>
      </w:r>
      <w:r w:rsidR="00631019" w:rsidRPr="005A7FF1">
        <w:rPr>
          <w:szCs w:val="28"/>
          <w:lang w:val="en-US"/>
        </w:rPr>
        <w:t>,</w:t>
      </w:r>
      <w:r w:rsidR="00FF3B5E" w:rsidRPr="00FF3B5E">
        <w:rPr>
          <w:szCs w:val="28"/>
          <w:lang w:val="en-US"/>
        </w:rPr>
        <w:t>14</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EA2F89"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EA2F89"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EA2F89"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Pr="00640E90">
        <w:rPr>
          <w:szCs w:val="28"/>
          <w:lang w:val="en-US"/>
        </w:rPr>
        <w:t xml:space="preserve">the solid body inertia matrix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proofErr w:type="spellStart"/>
      <w:r>
        <w:rPr>
          <w:szCs w:val="28"/>
          <w:lang w:val="en-US"/>
        </w:rPr>
        <w:t>DoF</w:t>
      </w:r>
      <w:proofErr w:type="spellEnd"/>
      <w:r>
        <w:rPr>
          <w:szCs w:val="28"/>
          <w:lang w:val="en-US"/>
        </w:rPr>
        <w:t xml:space="preserve"> number</w:t>
      </w:r>
      <w:r w:rsidR="00631019" w:rsidRPr="00640E90">
        <w:rPr>
          <w:szCs w:val="28"/>
          <w:lang w:val="en-US"/>
        </w:rPr>
        <w:t xml:space="preserve">), </w:t>
      </w:r>
    </w:p>
    <w:p w14:paraId="60EEA365" w14:textId="1D67733B" w:rsidR="00631019" w:rsidRPr="00640E90" w:rsidRDefault="00EA2F89"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EA2F89"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EA2F89"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640E90" w:rsidRPr="007D2DAC">
        <w:rPr>
          <w:szCs w:val="28"/>
          <w:lang w:val="en-US"/>
        </w:rPr>
        <w:t xml:space="preserve">gravitational forces and moments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EA2F89"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 xml:space="preserve">In real systems, </w:t>
      </w:r>
      <m:oMath>
        <m:r>
          <w:rPr>
            <w:rFonts w:ascii="Cambria Math" w:hAnsi="Cambria Math"/>
            <w:szCs w:val="28"/>
            <w:lang w:val="en-US"/>
          </w:rPr>
          <m:t>τ</m:t>
        </m:r>
      </m:oMath>
      <w:r w:rsidRPr="00843B32">
        <w:rPr>
          <w:szCs w:val="28"/>
          <w:lang w:val="en-US"/>
        </w:rPr>
        <w:t xml:space="preserve"> </w:t>
      </w:r>
      <w:r w:rsidR="00843B32" w:rsidRPr="00843B32">
        <w:rPr>
          <w:szCs w:val="28"/>
          <w:lang w:val="en-US"/>
        </w:rPr>
        <w:t>is calculated with the thruster’s models using the thruster’s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EA2F89"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21126A77" w14:textId="77777777" w:rsidR="00D372D2" w:rsidRDefault="00D372D2" w:rsidP="00631019">
      <w:pPr>
        <w:rPr>
          <w:szCs w:val="28"/>
          <w:lang w:val="en-US"/>
        </w:rPr>
      </w:pPr>
    </w:p>
    <w:p w14:paraId="2798E037" w14:textId="77777777" w:rsidR="00D372D2" w:rsidRDefault="00D372D2" w:rsidP="00631019">
      <w:pPr>
        <w:rPr>
          <w:szCs w:val="28"/>
          <w:lang w:val="en-US"/>
        </w:rPr>
      </w:pPr>
    </w:p>
    <w:p w14:paraId="247CE96F" w14:textId="77777777" w:rsidR="00D372D2" w:rsidRDefault="00D372D2" w:rsidP="00631019">
      <w:pPr>
        <w:rPr>
          <w:szCs w:val="28"/>
          <w:lang w:val="en-US"/>
        </w:rPr>
      </w:pPr>
    </w:p>
    <w:p w14:paraId="30BFDF26" w14:textId="2EDE62B1" w:rsidR="00631019" w:rsidRPr="00A558A1" w:rsidRDefault="00A558A1" w:rsidP="00631019">
      <w:pPr>
        <w:rPr>
          <w:szCs w:val="28"/>
          <w:lang w:val="en-US"/>
        </w:rPr>
      </w:pPr>
      <w:r w:rsidRPr="00A558A1">
        <w:rPr>
          <w:szCs w:val="28"/>
          <w:lang w:val="en-US"/>
        </w:rPr>
        <w:lastRenderedPageBreak/>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EA2F89"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06274987" w14:textId="77777777" w:rsidR="00D372D2" w:rsidRDefault="00D372D2" w:rsidP="00631019">
      <w:pPr>
        <w:ind w:firstLine="0"/>
        <w:rPr>
          <w:szCs w:val="28"/>
          <w:lang w:val="en-US"/>
        </w:rPr>
      </w:pPr>
    </w:p>
    <w:p w14:paraId="53021144" w14:textId="67140596" w:rsidR="00631019" w:rsidRPr="00CA03B4" w:rsidRDefault="00CA03B4" w:rsidP="00631019">
      <w:pPr>
        <w:ind w:firstLine="0"/>
        <w:rPr>
          <w:szCs w:val="28"/>
          <w:lang w:val="en-US"/>
        </w:rPr>
      </w:pPr>
      <w:r>
        <w:rPr>
          <w:szCs w:val="28"/>
          <w:lang w:val="en-US"/>
        </w:rPr>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EA2F89"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EA2F89"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EA2F89"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EA2F89"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4C2D13DD" w:rsidR="00631019" w:rsidRPr="005F5D63" w:rsidRDefault="005F5D63" w:rsidP="00631019">
      <w:pPr>
        <w:rPr>
          <w:lang w:val="en-US"/>
        </w:rPr>
      </w:pPr>
      <w:r w:rsidRPr="005F5D63">
        <w:rPr>
          <w:lang w:val="en-US"/>
        </w:rPr>
        <w:t xml:space="preserve">The latter equation can be represented in the State-Dependent Coefficients (SDC) form </w:t>
      </w:r>
      <w:r w:rsidR="00631019" w:rsidRPr="005F5D63">
        <w:rPr>
          <w:lang w:val="en-US"/>
        </w:rPr>
        <w:t>[</w:t>
      </w:r>
      <w:r w:rsidR="00FF3B5E" w:rsidRPr="00FF3B5E">
        <w:rPr>
          <w:lang w:val="en-US"/>
        </w:rPr>
        <w:t>17</w:t>
      </w:r>
      <w:r w:rsidR="00631019" w:rsidRPr="005F5D63">
        <w:rPr>
          <w:lang w:val="en-US"/>
        </w:rPr>
        <w:t>]</w:t>
      </w:r>
    </w:p>
    <w:p w14:paraId="7D39F648" w14:textId="77777777" w:rsidR="00631019" w:rsidRPr="005F5D63" w:rsidRDefault="00631019" w:rsidP="00631019">
      <w:pPr>
        <w:rPr>
          <w:lang w:val="en-US"/>
        </w:rPr>
      </w:pPr>
    </w:p>
    <w:p w14:paraId="33AA2CEE" w14:textId="77777777" w:rsidR="00631019" w:rsidRPr="007B0E3C" w:rsidRDefault="00EA2F89" w:rsidP="00631019">
      <w:pPr>
        <w:pStyle w:val="MDPI39equation"/>
        <w:spacing w:after="0"/>
        <w:rPr>
          <w:sz w:val="28"/>
          <w:szCs w:val="28"/>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rPr>
          <m:t xml:space="preserve">,  </m:t>
        </m:r>
        <m:r>
          <w:rPr>
            <w:rFonts w:ascii="Cambria Math" w:hAnsi="Cambria Math"/>
            <w:sz w:val="28"/>
            <w:szCs w:val="28"/>
            <w:lang w:val="en-GB"/>
          </w:rPr>
          <m:t>x</m:t>
        </m:r>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rPr>
              <m:t>0</m:t>
            </m:r>
          </m:sub>
        </m:sSub>
      </m:oMath>
      <w:r w:rsidR="00631019" w:rsidRPr="007B0E3C">
        <w:rPr>
          <w:sz w:val="28"/>
          <w:szCs w:val="28"/>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EA2F89"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EA2F89"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2n×2n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EA2F89"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14E800BD" w:rsidR="00F3083E" w:rsidRPr="00D0588D" w:rsidRDefault="00D0588D" w:rsidP="00D0588D">
      <w:pPr>
        <w:spacing w:after="240"/>
        <w:ind w:firstLine="0"/>
        <w:rPr>
          <w:i/>
          <w:iCs/>
          <w:szCs w:val="28"/>
          <w:lang w:val="en-US"/>
        </w:rPr>
      </w:pPr>
      <w:r w:rsidRPr="00D0588D">
        <w:rPr>
          <w:i/>
          <w:iCs/>
          <w:szCs w:val="28"/>
          <w:lang w:val="en-US"/>
        </w:rPr>
        <w:lastRenderedPageBreak/>
        <w:t xml:space="preserve">2.4. Description of the </w:t>
      </w:r>
      <w:r>
        <w:rPr>
          <w:i/>
          <w:iCs/>
          <w:szCs w:val="28"/>
          <w:lang w:val="en-US"/>
        </w:rPr>
        <w:t>K</w:t>
      </w:r>
      <w:r w:rsidRPr="00D0588D">
        <w:rPr>
          <w:i/>
          <w:iCs/>
          <w:szCs w:val="28"/>
          <w:lang w:val="en-US"/>
        </w:rPr>
        <w:t>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 xml:space="preserve">Taking into account the white noise of the system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EA2F89"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EA2F89"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w:t>
      </w:r>
      <w:proofErr w:type="spellStart"/>
      <w:r w:rsidRPr="000D737F">
        <w:rPr>
          <w:szCs w:val="28"/>
          <w:lang w:val="en-US"/>
        </w:rPr>
        <w:t>Riccati</w:t>
      </w:r>
      <w:proofErr w:type="spellEnd"/>
      <w:r w:rsidRPr="000D737F">
        <w:rPr>
          <w:szCs w:val="28"/>
          <w:lang w:val="en-US"/>
        </w:rPr>
        <w:t xml:space="preserve">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45543FB0" w14:textId="6B2D8AB4" w:rsidR="00236062" w:rsidRPr="007745C5" w:rsidRDefault="00236062" w:rsidP="00236062">
      <w:pPr>
        <w:tabs>
          <w:tab w:val="left" w:pos="8356"/>
        </w:tabs>
        <w:spacing w:after="240"/>
        <w:ind w:firstLine="0"/>
        <w:jc w:val="left"/>
        <w:rPr>
          <w:b/>
          <w:bCs/>
          <w:szCs w:val="28"/>
          <w:lang w:val="en-US"/>
        </w:rPr>
      </w:pPr>
      <w:r>
        <w:rPr>
          <w:b/>
          <w:bCs/>
          <w:szCs w:val="28"/>
          <w:lang w:val="en-US"/>
        </w:rPr>
        <w:lastRenderedPageBreak/>
        <w:t xml:space="preserve">3. </w:t>
      </w:r>
      <w:r w:rsidRPr="007745C5">
        <w:rPr>
          <w:b/>
          <w:bCs/>
          <w:szCs w:val="28"/>
          <w:lang w:val="en-US"/>
        </w:rPr>
        <w:t>Navigation system components</w:t>
      </w:r>
    </w:p>
    <w:p w14:paraId="160AECC9" w14:textId="42194D81" w:rsidR="007745C5" w:rsidRPr="00236062" w:rsidRDefault="00236062" w:rsidP="00236062">
      <w:pPr>
        <w:tabs>
          <w:tab w:val="left" w:pos="8356"/>
        </w:tabs>
        <w:spacing w:after="240"/>
        <w:ind w:firstLine="0"/>
        <w:rPr>
          <w:i/>
          <w:iCs/>
          <w:szCs w:val="28"/>
          <w:lang w:val="en-US"/>
        </w:rPr>
      </w:pPr>
      <w:r w:rsidRPr="00236062">
        <w:rPr>
          <w:i/>
          <w:iCs/>
          <w:szCs w:val="28"/>
          <w:lang w:val="en-US"/>
        </w:rPr>
        <w:t xml:space="preserve">3.1. Description of the controlled object </w:t>
      </w:r>
      <w:r>
        <w:rPr>
          <w:i/>
          <w:iCs/>
          <w:szCs w:val="28"/>
          <w:lang w:val="en-US"/>
        </w:rPr>
        <w:t>MMT</w:t>
      </w:r>
      <w:r w:rsidRPr="00236062">
        <w:rPr>
          <w:i/>
          <w:iCs/>
          <w:szCs w:val="28"/>
          <w:lang w:val="en-US"/>
        </w:rPr>
        <w: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33982E42" w:rsidR="00AD08AA" w:rsidRPr="00394442" w:rsidRDefault="007745C5" w:rsidP="00637276">
      <w:pPr>
        <w:tabs>
          <w:tab w:val="left" w:pos="8356"/>
        </w:tabs>
        <w:ind w:firstLine="709"/>
        <w:rPr>
          <w:lang w:val="en-US"/>
        </w:rPr>
      </w:pPr>
      <w:r w:rsidRPr="00394442">
        <w:rPr>
          <w:lang w:val="en-US"/>
        </w:rPr>
        <w:t>The location of the main AUV elements is shown in Fig. 4</w:t>
      </w:r>
      <w:r w:rsidR="00AD08AA" w:rsidRPr="00394442">
        <w:rPr>
          <w:lang w:val="en-US"/>
        </w:rPr>
        <w:t>:</w:t>
      </w:r>
      <w:r w:rsidR="00637276" w:rsidRPr="00394442">
        <w:rPr>
          <w:lang w:val="en-US"/>
        </w:rPr>
        <w:t xml:space="preserve"> </w:t>
      </w:r>
      <w:r w:rsidR="00AD08AA" w:rsidRPr="00394442">
        <w:rPr>
          <w:lang w:val="en-US"/>
        </w:rPr>
        <w:t xml:space="preserve">1 – </w:t>
      </w:r>
      <w:r w:rsidR="00394442" w:rsidRPr="00394442">
        <w:rPr>
          <w:lang w:val="en-US"/>
        </w:rPr>
        <w:t>sustainer propulsion system</w:t>
      </w:r>
      <w:r w:rsidR="00AD08AA" w:rsidRPr="00394442">
        <w:rPr>
          <w:lang w:val="en-US"/>
        </w:rPr>
        <w:t xml:space="preserve">, 2 – </w:t>
      </w:r>
      <w:r w:rsidR="00394442" w:rsidRPr="00394442">
        <w:rPr>
          <w:lang w:val="en-US"/>
        </w:rPr>
        <w:t>stabilizers</w:t>
      </w:r>
      <w:r w:rsidR="00AD08AA" w:rsidRPr="00394442">
        <w:rPr>
          <w:lang w:val="en-US"/>
        </w:rPr>
        <w:t xml:space="preserve">, 3 – </w:t>
      </w:r>
      <w:r w:rsidR="00394442" w:rsidRPr="00394442">
        <w:rPr>
          <w:lang w:val="en-US"/>
        </w:rPr>
        <w:t>aft compartment</w:t>
      </w:r>
      <w:r w:rsidR="00AD08AA" w:rsidRPr="00394442">
        <w:rPr>
          <w:lang w:val="en-US"/>
        </w:rPr>
        <w:t>, 4 –</w:t>
      </w:r>
      <w:r w:rsidR="006E04B1">
        <w:rPr>
          <w:lang w:val="en-US"/>
        </w:rPr>
        <w:t xml:space="preserve"> </w:t>
      </w:r>
      <w:r w:rsidR="00394442" w:rsidRPr="00394442">
        <w:rPr>
          <w:lang w:val="en-US"/>
        </w:rPr>
        <w:t>charge connector</w:t>
      </w:r>
      <w:r w:rsidR="00AD08AA" w:rsidRPr="00394442">
        <w:rPr>
          <w:lang w:val="en-US"/>
        </w:rPr>
        <w:t xml:space="preserve">, 5 – </w:t>
      </w:r>
      <w:r w:rsidR="00394442" w:rsidRPr="00394442">
        <w:rPr>
          <w:lang w:val="en-US"/>
        </w:rPr>
        <w:t>aft cover</w:t>
      </w:r>
      <w:r w:rsidR="00AD08AA" w:rsidRPr="00394442">
        <w:rPr>
          <w:lang w:val="en-US"/>
        </w:rPr>
        <w:t xml:space="preserve">, 6 – </w:t>
      </w:r>
      <w:r w:rsidR="00394442" w:rsidRPr="00394442">
        <w:rPr>
          <w:lang w:val="en-US"/>
        </w:rPr>
        <w:t>navigation and communication compartment</w:t>
      </w:r>
      <w:r w:rsidR="00AD08AA" w:rsidRPr="00394442">
        <w:rPr>
          <w:lang w:val="en-US"/>
        </w:rPr>
        <w:t xml:space="preserve">, 7 – </w:t>
      </w:r>
      <w:r w:rsidR="00C21B5B" w:rsidRPr="00C21B5B">
        <w:rPr>
          <w:lang w:val="en-US"/>
        </w:rPr>
        <w:t>side-scan sonar</w:t>
      </w:r>
      <w:r w:rsidR="00AD08AA" w:rsidRPr="00394442">
        <w:rPr>
          <w:lang w:val="en-US"/>
        </w:rPr>
        <w:t xml:space="preserve">, 8 – </w:t>
      </w:r>
      <w:r w:rsidR="00C21B5B" w:rsidRPr="00C21B5B">
        <w:rPr>
          <w:lang w:val="en-US"/>
        </w:rPr>
        <w:t>hermetic payload compartment</w:t>
      </w:r>
      <w:r w:rsidR="00AD08AA" w:rsidRPr="00394442">
        <w:rPr>
          <w:lang w:val="en-US"/>
        </w:rPr>
        <w:t xml:space="preserve">, 9 – </w:t>
      </w:r>
      <w:r w:rsidR="00C21B5B" w:rsidRPr="00C21B5B">
        <w:rPr>
          <w:lang w:val="en-US"/>
        </w:rPr>
        <w:t>bow cover</w:t>
      </w:r>
      <w:r w:rsidR="00AD08AA" w:rsidRPr="00394442">
        <w:rPr>
          <w:lang w:val="en-US"/>
        </w:rPr>
        <w:t xml:space="preserve">, 10 – </w:t>
      </w:r>
      <w:r w:rsidR="00C21B5B" w:rsidRPr="00C21B5B">
        <w:rPr>
          <w:lang w:val="en-US"/>
        </w:rPr>
        <w:t>outboard payload compartment</w:t>
      </w:r>
      <w:r w:rsidR="00AD08AA" w:rsidRPr="00394442">
        <w:rPr>
          <w:lang w:val="en-US"/>
        </w:rPr>
        <w:t xml:space="preserve">, 11 – </w:t>
      </w:r>
      <w:r w:rsidR="00C21B5B" w:rsidRPr="00C21B5B">
        <w:rPr>
          <w:lang w:val="en-US"/>
        </w:rPr>
        <w:t>horizontal thruster</w:t>
      </w:r>
      <w:r w:rsidR="00AD08AA" w:rsidRPr="00394442">
        <w:rPr>
          <w:lang w:val="en-US"/>
        </w:rPr>
        <w:t xml:space="preserve">, 12 – </w:t>
      </w:r>
      <w:r w:rsidR="00C21B5B" w:rsidRPr="00C21B5B">
        <w:rPr>
          <w:lang w:val="en-US"/>
        </w:rPr>
        <w:t>compartment cover</w:t>
      </w:r>
      <w:r w:rsidR="00AD08AA" w:rsidRPr="00394442">
        <w:rPr>
          <w:lang w:val="en-US"/>
        </w:rPr>
        <w:t xml:space="preserve">, 13 – </w:t>
      </w:r>
      <w:r w:rsidR="00C21B5B" w:rsidRPr="00C21B5B">
        <w:rPr>
          <w:lang w:val="en-US"/>
        </w:rPr>
        <w:t>radio module</w:t>
      </w:r>
      <w:r w:rsidR="00AD08AA" w:rsidRPr="00394442">
        <w:rPr>
          <w:lang w:val="en-US"/>
        </w:rPr>
        <w:t xml:space="preserve">, 14, 16 – </w:t>
      </w:r>
      <w:r w:rsidR="00C21B5B" w:rsidRPr="00C21B5B">
        <w:rPr>
          <w:lang w:val="en-US"/>
        </w:rPr>
        <w:t>cargo arm</w:t>
      </w:r>
      <w:r w:rsidR="00AD08AA" w:rsidRPr="00394442">
        <w:rPr>
          <w:lang w:val="en-US"/>
        </w:rPr>
        <w:t xml:space="preserve">, 15 – </w:t>
      </w:r>
      <w:r w:rsidR="00C21B5B" w:rsidRPr="00C21B5B">
        <w:rPr>
          <w:lang w:val="en-US"/>
        </w:rPr>
        <w:t>autopilot compartment</w:t>
      </w:r>
      <w:r w:rsidR="00AD08AA" w:rsidRPr="00394442">
        <w:rPr>
          <w:lang w:val="en-US"/>
        </w:rPr>
        <w:t xml:space="preserve">, 17 – </w:t>
      </w:r>
      <w:r w:rsidR="00C21B5B" w:rsidRPr="00A17111">
        <w:rPr>
          <w:lang w:val="en-US"/>
        </w:rPr>
        <w:t>vertical thruster</w:t>
      </w:r>
      <w:r w:rsidR="00AD08AA" w:rsidRPr="00394442">
        <w:rPr>
          <w:lang w:val="en-US"/>
        </w:rPr>
        <w:t xml:space="preserve">, 18, 22 – </w:t>
      </w:r>
      <w:r w:rsidR="00A17111" w:rsidRPr="00A17111">
        <w:rPr>
          <w:lang w:val="en-US"/>
        </w:rPr>
        <w:t>payload compartment cover</w:t>
      </w:r>
      <w:r w:rsidR="00AD08AA" w:rsidRPr="00394442">
        <w:rPr>
          <w:lang w:val="en-US"/>
        </w:rPr>
        <w:t xml:space="preserve">, 19 – </w:t>
      </w:r>
      <w:r w:rsidR="00A17111" w:rsidRPr="00A17111">
        <w:rPr>
          <w:lang w:val="en-US"/>
        </w:rPr>
        <w:t>towing arm</w:t>
      </w:r>
      <w:r w:rsidR="00AD08AA" w:rsidRPr="00394442">
        <w:rPr>
          <w:lang w:val="en-US"/>
        </w:rPr>
        <w:t xml:space="preserve">, 20 – </w:t>
      </w:r>
      <w:r w:rsidR="00A17111" w:rsidRPr="00A17111">
        <w:rPr>
          <w:lang w:val="en-US"/>
        </w:rPr>
        <w:t>emergency ballast mechanism</w:t>
      </w:r>
      <w:r w:rsidR="00AD08AA" w:rsidRPr="00394442">
        <w:rPr>
          <w:lang w:val="en-US"/>
        </w:rPr>
        <w:t xml:space="preserve">, 21 – </w:t>
      </w:r>
      <w:r w:rsidR="00A17111" w:rsidRPr="00A17111">
        <w:rPr>
          <w:lang w:val="en-US"/>
        </w:rPr>
        <w:t xml:space="preserve">Doppler </w:t>
      </w:r>
      <w:r w:rsidR="00A17111">
        <w:rPr>
          <w:lang w:val="en-US"/>
        </w:rPr>
        <w:t>velocity</w:t>
      </w:r>
      <w:r w:rsidR="00A17111" w:rsidRPr="00A17111">
        <w:rPr>
          <w:lang w:val="en-US"/>
        </w:rPr>
        <w:t xml:space="preserve"> l</w:t>
      </w:r>
      <w:r w:rsidR="00A17111">
        <w:rPr>
          <w:lang w:val="en-US"/>
        </w:rPr>
        <w:t>o</w:t>
      </w:r>
      <w:r w:rsidR="00A17111" w:rsidRPr="00A17111">
        <w:rPr>
          <w:lang w:val="en-US"/>
        </w:rPr>
        <w:t>g</w:t>
      </w:r>
      <w:r w:rsidR="00A17111">
        <w:rPr>
          <w:lang w:val="en-US"/>
        </w:rPr>
        <w:t>ger</w:t>
      </w:r>
      <w:r w:rsidR="00AD08AA" w:rsidRPr="00394442">
        <w:rPr>
          <w:lang w:val="en-US"/>
        </w:rPr>
        <w:t xml:space="preserve">, 23 – </w:t>
      </w:r>
      <w:r w:rsidR="00A17111" w:rsidRPr="00A17111">
        <w:rPr>
          <w:lang w:val="en-US"/>
        </w:rPr>
        <w:t>ELS antennas</w:t>
      </w:r>
      <w:r w:rsidR="00AD08AA" w:rsidRPr="00394442">
        <w:rPr>
          <w:lang w:val="en-US"/>
        </w:rPr>
        <w:t xml:space="preserve">, 24 – </w:t>
      </w:r>
      <w:r w:rsidR="00A17111" w:rsidRPr="006D2DD7">
        <w:rPr>
          <w:lang w:val="en-US"/>
        </w:rPr>
        <w:t>hermetic communication connector</w:t>
      </w:r>
      <w:r w:rsidR="00637276" w:rsidRPr="00394442">
        <w:rPr>
          <w:lang w:val="en-US"/>
        </w:rPr>
        <w:t>.</w:t>
      </w:r>
    </w:p>
    <w:p w14:paraId="702BF673" w14:textId="77777777" w:rsidR="004F0FCE" w:rsidRPr="00394442" w:rsidRDefault="004F0FCE" w:rsidP="00A3344E">
      <w:pPr>
        <w:tabs>
          <w:tab w:val="left" w:pos="8356"/>
        </w:tabs>
        <w:ind w:firstLine="709"/>
        <w:rPr>
          <w:lang w:val="en-US"/>
        </w:rPr>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p>
    <w:p w14:paraId="3ACB4590" w14:textId="4924692D" w:rsidR="00BD0CA0" w:rsidRPr="007B0E3C" w:rsidRDefault="007B0E3C" w:rsidP="00BD0CA0">
      <w:pPr>
        <w:tabs>
          <w:tab w:val="left" w:pos="8356"/>
        </w:tabs>
        <w:ind w:firstLine="0"/>
        <w:jc w:val="center"/>
        <w:rPr>
          <w:lang w:val="en-US"/>
        </w:rPr>
      </w:pPr>
      <w:r w:rsidRPr="007B0E3C">
        <w:rPr>
          <w:lang w:val="en-US"/>
        </w:rPr>
        <w:t>Figure 4</w:t>
      </w:r>
      <w:r w:rsidR="00BD0CA0" w:rsidRPr="007B0E3C">
        <w:rPr>
          <w:lang w:val="en-US"/>
        </w:rPr>
        <w:t xml:space="preserve"> –</w:t>
      </w:r>
      <w:r>
        <w:rPr>
          <w:lang w:val="en-US"/>
        </w:rPr>
        <w:t xml:space="preserve"> </w:t>
      </w:r>
      <w:r w:rsidRPr="007B0E3C">
        <w:rPr>
          <w:lang w:val="en-US"/>
        </w:rPr>
        <w:t>Location of the AUV</w:t>
      </w:r>
      <w:r w:rsidR="00902DBF">
        <w:rPr>
          <w:lang w:val="en-US"/>
        </w:rPr>
        <w:t>’s</w:t>
      </w:r>
      <w:r w:rsidRPr="007B0E3C">
        <w:rPr>
          <w:lang w:val="en-US"/>
        </w:rPr>
        <w:t xml:space="preserve"> main components</w:t>
      </w:r>
      <w:r w:rsidR="00BD0CA0" w:rsidRPr="007B0E3C">
        <w:rPr>
          <w:lang w:val="en-US"/>
        </w:rPr>
        <w:t xml:space="preserve"> </w:t>
      </w:r>
    </w:p>
    <w:p w14:paraId="7FCAA9B1" w14:textId="4BC1D2AE" w:rsidR="004F0FCE" w:rsidRPr="007B0E3C" w:rsidRDefault="004F0FCE" w:rsidP="00F51040">
      <w:pPr>
        <w:tabs>
          <w:tab w:val="left" w:pos="8356"/>
        </w:tabs>
        <w:ind w:firstLine="0"/>
        <w:rPr>
          <w:b/>
          <w:bCs/>
          <w:szCs w:val="28"/>
          <w:lang w:val="en-US"/>
        </w:rPr>
      </w:pPr>
    </w:p>
    <w:p w14:paraId="5FE74C72" w14:textId="77777777" w:rsidR="006D2DD7" w:rsidRPr="007B0E3C" w:rsidRDefault="006D2DD7" w:rsidP="00F51040">
      <w:pPr>
        <w:tabs>
          <w:tab w:val="left" w:pos="8356"/>
        </w:tabs>
        <w:ind w:firstLine="0"/>
        <w:rPr>
          <w:b/>
          <w:bCs/>
          <w:szCs w:val="28"/>
          <w:lang w:val="en-US"/>
        </w:rPr>
      </w:pPr>
    </w:p>
    <w:p w14:paraId="3915328C" w14:textId="0C2490D0" w:rsidR="004F0FCE" w:rsidRPr="005C5B36" w:rsidRDefault="005C5B36" w:rsidP="005C5B36">
      <w:pPr>
        <w:tabs>
          <w:tab w:val="left" w:pos="8356"/>
        </w:tabs>
        <w:spacing w:after="240"/>
        <w:ind w:firstLine="0"/>
        <w:rPr>
          <w:i/>
          <w:iCs/>
          <w:lang w:val="en-US"/>
        </w:rPr>
      </w:pPr>
      <w:r w:rsidRPr="005C5B36">
        <w:rPr>
          <w:i/>
          <w:iCs/>
          <w:lang w:val="en-US"/>
        </w:rPr>
        <w:lastRenderedPageBreak/>
        <w:t xml:space="preserve">3.1.1. </w:t>
      </w:r>
      <w:r w:rsidR="006D2DD7" w:rsidRPr="005C5B36">
        <w:rPr>
          <w:i/>
          <w:iCs/>
          <w:lang w:val="en-US"/>
        </w:rPr>
        <w:t>Software control and on-board navigation system</w:t>
      </w:r>
    </w:p>
    <w:p w14:paraId="034DC331" w14:textId="1344E1E1" w:rsidR="004F0FCE" w:rsidRPr="006D2DD7" w:rsidRDefault="006D2DD7" w:rsidP="00A3344E">
      <w:pPr>
        <w:tabs>
          <w:tab w:val="left" w:pos="8356"/>
        </w:tabs>
        <w:ind w:firstLine="709"/>
        <w:rPr>
          <w:lang w:val="en-US"/>
        </w:rPr>
      </w:pPr>
      <w:r w:rsidRPr="006D2DD7">
        <w:rPr>
          <w:lang w:val="en-US"/>
        </w:rPr>
        <w:t>The Onboard Control and Navigation System (OC</w:t>
      </w:r>
      <w:r>
        <w:rPr>
          <w:lang w:val="en-US"/>
        </w:rPr>
        <w:t>N</w:t>
      </w:r>
      <w:r w:rsidRPr="006D2DD7">
        <w:rPr>
          <w:lang w:val="en-US"/>
        </w:rPr>
        <w:t>S) is designed to control all systems of the vehicle in all operating modes of the AUV</w:t>
      </w:r>
      <w:r w:rsidR="004F0FCE" w:rsidRPr="006D2DD7">
        <w:rPr>
          <w:lang w:val="en-US"/>
        </w:rPr>
        <w:t xml:space="preserve">. </w:t>
      </w:r>
    </w:p>
    <w:p w14:paraId="6AC9DB29" w14:textId="5CFC694E" w:rsidR="004F0FCE" w:rsidRPr="00B30926" w:rsidRDefault="006D2DD7" w:rsidP="00A3344E">
      <w:pPr>
        <w:tabs>
          <w:tab w:val="left" w:pos="8356"/>
        </w:tabs>
        <w:ind w:firstLine="709"/>
        <w:rPr>
          <w:lang w:val="en-US"/>
        </w:rPr>
      </w:pPr>
      <w:r w:rsidRPr="00B30926">
        <w:rPr>
          <w:lang w:val="en-US"/>
        </w:rPr>
        <w:t xml:space="preserve">The </w:t>
      </w:r>
      <w:r w:rsidRPr="006D2DD7">
        <w:rPr>
          <w:lang w:val="en-US"/>
        </w:rPr>
        <w:t>OC</w:t>
      </w:r>
      <w:r>
        <w:rPr>
          <w:lang w:val="en-US"/>
        </w:rPr>
        <w:t>N</w:t>
      </w:r>
      <w:r w:rsidRPr="006D2DD7">
        <w:rPr>
          <w:lang w:val="en-US"/>
        </w:rPr>
        <w:t>S</w:t>
      </w:r>
      <w:r w:rsidRPr="00B30926">
        <w:rPr>
          <w:lang w:val="en-US"/>
        </w:rPr>
        <w:t xml:space="preserve"> provides</w:t>
      </w:r>
      <w:r w:rsidR="004F0FCE" w:rsidRPr="00B30926">
        <w:rPr>
          <w:lang w:val="en-US"/>
        </w:rPr>
        <w:t xml:space="preserve">: </w:t>
      </w:r>
    </w:p>
    <w:p w14:paraId="0B16C732" w14:textId="02E6F632" w:rsidR="004F0FCE" w:rsidRPr="00034738" w:rsidRDefault="004F0FCE" w:rsidP="00A3344E">
      <w:pPr>
        <w:tabs>
          <w:tab w:val="left" w:pos="8356"/>
        </w:tabs>
        <w:ind w:firstLine="709"/>
        <w:rPr>
          <w:lang w:val="en-US"/>
        </w:rPr>
      </w:pPr>
      <w:r w:rsidRPr="00034738">
        <w:rPr>
          <w:lang w:val="en-US"/>
        </w:rPr>
        <w:t>−</w:t>
      </w:r>
      <w:r w:rsidR="00034738">
        <w:rPr>
          <w:lang w:val="en-US"/>
        </w:rPr>
        <w:t xml:space="preserve"> e</w:t>
      </w:r>
      <w:r w:rsidR="00034738" w:rsidRPr="00034738">
        <w:rPr>
          <w:lang w:val="en-US"/>
        </w:rPr>
        <w:t>xecution of a pre-programmed AUV task</w:t>
      </w:r>
      <w:r w:rsidRPr="00034738">
        <w:rPr>
          <w:lang w:val="en-US"/>
        </w:rPr>
        <w:t xml:space="preserve">; </w:t>
      </w:r>
    </w:p>
    <w:p w14:paraId="71FE352F" w14:textId="08AFA45B"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detection of emergencies and their adequate handling</w:t>
      </w:r>
      <w:r w:rsidRPr="00034738">
        <w:rPr>
          <w:lang w:val="en-US"/>
        </w:rPr>
        <w:t xml:space="preserve">; </w:t>
      </w:r>
    </w:p>
    <w:p w14:paraId="21DFC6F5" w14:textId="3CF0CAEB"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 xml:space="preserve">trajectory control of </w:t>
      </w:r>
      <w:r w:rsidR="00034738">
        <w:rPr>
          <w:lang w:val="en-US"/>
        </w:rPr>
        <w:t>various</w:t>
      </w:r>
      <w:r w:rsidR="00034738" w:rsidRPr="00034738">
        <w:rPr>
          <w:lang w:val="en-US"/>
        </w:rPr>
        <w:t xml:space="preserve"> types</w:t>
      </w:r>
      <w:r w:rsidRPr="00034738">
        <w:rPr>
          <w:lang w:val="en-US"/>
        </w:rPr>
        <w:t xml:space="preserve">; </w:t>
      </w:r>
    </w:p>
    <w:p w14:paraId="7439442B" w14:textId="577DEE47"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determination of the resulting AUV location in geographical coordinates</w:t>
      </w:r>
      <w:r w:rsidRPr="00034738">
        <w:rPr>
          <w:lang w:val="en-US"/>
        </w:rPr>
        <w:t xml:space="preserve">. </w:t>
      </w:r>
    </w:p>
    <w:p w14:paraId="191B76BE" w14:textId="43BE503E" w:rsidR="004F0FCE" w:rsidRPr="00034738" w:rsidRDefault="00034738" w:rsidP="00A3344E">
      <w:pPr>
        <w:tabs>
          <w:tab w:val="left" w:pos="8356"/>
        </w:tabs>
        <w:ind w:firstLine="709"/>
        <w:rPr>
          <w:lang w:val="en-US"/>
        </w:rPr>
      </w:pPr>
      <w:r w:rsidRPr="00034738">
        <w:rPr>
          <w:lang w:val="en-US"/>
        </w:rPr>
        <w:t xml:space="preserve">The onboard control and navigation system </w:t>
      </w:r>
      <w:proofErr w:type="gramStart"/>
      <w:r w:rsidRPr="00034738">
        <w:rPr>
          <w:lang w:val="en-US"/>
        </w:rPr>
        <w:t>includes</w:t>
      </w:r>
      <w:proofErr w:type="gramEnd"/>
      <w:r w:rsidR="004F0FCE" w:rsidRPr="00034738">
        <w:rPr>
          <w:lang w:val="en-US"/>
        </w:rPr>
        <w:t xml:space="preserve">: </w:t>
      </w:r>
    </w:p>
    <w:p w14:paraId="56E19331" w14:textId="5B82717D" w:rsidR="004F0FCE" w:rsidRPr="00034738" w:rsidRDefault="004F0FCE" w:rsidP="00A3344E">
      <w:pPr>
        <w:tabs>
          <w:tab w:val="left" w:pos="8356"/>
        </w:tabs>
        <w:ind w:firstLine="709"/>
        <w:rPr>
          <w:lang w:val="en-US"/>
        </w:rPr>
      </w:pPr>
      <w:r w:rsidRPr="00034738">
        <w:rPr>
          <w:lang w:val="en-US"/>
        </w:rPr>
        <w:t xml:space="preserve">− </w:t>
      </w:r>
      <w:r w:rsidR="00034738">
        <w:rPr>
          <w:lang w:val="en-US"/>
        </w:rPr>
        <w:t>e</w:t>
      </w:r>
      <w:r w:rsidR="00034738" w:rsidRPr="00034738">
        <w:rPr>
          <w:lang w:val="en-US"/>
        </w:rPr>
        <w:t>mergency sensors and actuators</w:t>
      </w:r>
      <w:r w:rsidRPr="00034738">
        <w:rPr>
          <w:lang w:val="en-US"/>
        </w:rPr>
        <w:t xml:space="preserve">; </w:t>
      </w:r>
    </w:p>
    <w:p w14:paraId="5FC06D9A" w14:textId="32C2A3FA"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magnetic compass and orientation sensors</w:t>
      </w:r>
      <w:r w:rsidRPr="00034738">
        <w:rPr>
          <w:lang w:val="en-US"/>
        </w:rPr>
        <w:t xml:space="preserve">; </w:t>
      </w:r>
    </w:p>
    <w:p w14:paraId="5DE63F56" w14:textId="4D2733B1" w:rsidR="004F0FCE" w:rsidRPr="00B30926" w:rsidRDefault="004F0FCE" w:rsidP="00A3344E">
      <w:pPr>
        <w:tabs>
          <w:tab w:val="left" w:pos="8356"/>
        </w:tabs>
        <w:ind w:firstLine="709"/>
        <w:rPr>
          <w:lang w:val="en-US"/>
        </w:rPr>
      </w:pPr>
      <w:r w:rsidRPr="00B30926">
        <w:rPr>
          <w:lang w:val="en-US"/>
        </w:rPr>
        <w:t>−</w:t>
      </w:r>
      <w:r w:rsidR="00034738" w:rsidRPr="00B30926">
        <w:rPr>
          <w:lang w:val="en-US"/>
        </w:rPr>
        <w:t xml:space="preserve"> </w:t>
      </w:r>
      <w:r w:rsidR="00034738" w:rsidRPr="00034738">
        <w:rPr>
          <w:lang w:val="en-US"/>
        </w:rPr>
        <w:t>radio</w:t>
      </w:r>
      <w:r w:rsidR="00034738" w:rsidRPr="00B30926">
        <w:rPr>
          <w:lang w:val="en-US"/>
        </w:rPr>
        <w:t xml:space="preserve"> </w:t>
      </w:r>
      <w:r w:rsidR="00034738" w:rsidRPr="00034738">
        <w:rPr>
          <w:lang w:val="en-US"/>
        </w:rPr>
        <w:t>module</w:t>
      </w:r>
      <w:r w:rsidRPr="00B30926">
        <w:rPr>
          <w:lang w:val="en-US"/>
        </w:rPr>
        <w:t xml:space="preserve">; </w:t>
      </w:r>
    </w:p>
    <w:p w14:paraId="7FCA3461" w14:textId="4EA26650" w:rsidR="004F0FCE" w:rsidRPr="00B30926" w:rsidRDefault="004F0FCE" w:rsidP="00A3344E">
      <w:pPr>
        <w:tabs>
          <w:tab w:val="left" w:pos="8356"/>
        </w:tabs>
        <w:ind w:firstLine="709"/>
        <w:rPr>
          <w:lang w:val="en-US"/>
        </w:rPr>
      </w:pPr>
      <w:r w:rsidRPr="00B30926">
        <w:rPr>
          <w:lang w:val="en-US"/>
        </w:rPr>
        <w:t xml:space="preserve">− </w:t>
      </w:r>
      <w:r w:rsidR="00034738" w:rsidRPr="00B30926">
        <w:rPr>
          <w:lang w:val="en-US"/>
        </w:rPr>
        <w:t>depth sensor</w:t>
      </w:r>
      <w:r w:rsidRPr="00B30926">
        <w:rPr>
          <w:lang w:val="en-US"/>
        </w:rPr>
        <w:t xml:space="preserve">; </w:t>
      </w:r>
    </w:p>
    <w:p w14:paraId="55D8C9C8" w14:textId="77777777" w:rsidR="00034738" w:rsidRPr="00B30926" w:rsidRDefault="004F0FCE" w:rsidP="00034738">
      <w:pPr>
        <w:tabs>
          <w:tab w:val="left" w:pos="8356"/>
        </w:tabs>
        <w:ind w:firstLine="709"/>
        <w:rPr>
          <w:lang w:val="en-US"/>
        </w:rPr>
      </w:pPr>
      <w:r w:rsidRPr="00034738">
        <w:rPr>
          <w:lang w:val="en-US"/>
        </w:rPr>
        <w:t xml:space="preserve">− </w:t>
      </w:r>
      <w:r w:rsidR="00034738" w:rsidRPr="00034738">
        <w:rPr>
          <w:lang w:val="en-US"/>
        </w:rPr>
        <w:t>Doppler logger.</w:t>
      </w:r>
    </w:p>
    <w:p w14:paraId="39864EDB" w14:textId="77777777" w:rsidR="00AF14F1" w:rsidRPr="00B30926" w:rsidRDefault="00AF14F1" w:rsidP="008F7134">
      <w:pPr>
        <w:spacing w:line="259" w:lineRule="auto"/>
        <w:ind w:firstLine="0"/>
        <w:jc w:val="left"/>
        <w:rPr>
          <w:b/>
          <w:bCs/>
          <w:szCs w:val="28"/>
          <w:lang w:val="en-US"/>
        </w:rPr>
      </w:pPr>
    </w:p>
    <w:p w14:paraId="5A38FE35" w14:textId="23E3F3CA" w:rsidR="00626001" w:rsidRPr="005C5B36" w:rsidRDefault="005C5B36" w:rsidP="005C5B36">
      <w:pPr>
        <w:spacing w:after="160" w:line="259" w:lineRule="auto"/>
        <w:ind w:firstLine="0"/>
        <w:jc w:val="left"/>
        <w:rPr>
          <w:i/>
          <w:iCs/>
          <w:lang w:val="en-US"/>
        </w:rPr>
      </w:pPr>
      <w:r w:rsidRPr="005C5B36">
        <w:rPr>
          <w:i/>
          <w:iCs/>
          <w:lang w:val="en-US"/>
        </w:rPr>
        <w:t xml:space="preserve">3.1.2. </w:t>
      </w:r>
      <w:r w:rsidR="00E579C5" w:rsidRPr="005C5B36">
        <w:rPr>
          <w:i/>
          <w:iCs/>
          <w:lang w:val="en-US"/>
        </w:rPr>
        <w:t>Propulsion-steering complex</w:t>
      </w:r>
    </w:p>
    <w:p w14:paraId="5C42E3AD" w14:textId="4E2C5EE5" w:rsidR="00626001" w:rsidRPr="00400995" w:rsidRDefault="00400995" w:rsidP="008F7134">
      <w:pPr>
        <w:spacing w:after="160" w:line="259" w:lineRule="auto"/>
        <w:ind w:firstLine="709"/>
        <w:rPr>
          <w:lang w:val="en-US"/>
        </w:rPr>
      </w:pPr>
      <w:r w:rsidRPr="00400995">
        <w:rPr>
          <w:lang w:val="en-US"/>
        </w:rPr>
        <w:t>The propulsion-steering complex (PSC) is a program-controlled executive device. The AUV uses a propulsion system consisting of four aft reversible thrusters and two thrusters of horizontal and vertical channels. Stern thrusters are located in pairs in the horizontal and vertical planes at an angle of</w:t>
      </w:r>
      <w:r>
        <w:rPr>
          <w:lang w:val="en-US"/>
        </w:rPr>
        <w:t xml:space="preserve"> </w:t>
      </w:r>
      <w:r w:rsidR="00626001" w:rsidRPr="00400995">
        <w:rPr>
          <w:lang w:val="en-US"/>
        </w:rPr>
        <w:t>22</w:t>
      </w:r>
      <w:r w:rsidR="00626001">
        <w:sym w:font="Symbol" w:char="F0B0"/>
      </w:r>
      <w:r w:rsidR="00626001" w:rsidRPr="00400995">
        <w:rPr>
          <w:lang w:val="en-US"/>
        </w:rPr>
        <w:t xml:space="preserve"> </w:t>
      </w:r>
      <w:r w:rsidRPr="00400995">
        <w:rPr>
          <w:lang w:val="en-US"/>
        </w:rPr>
        <w:t>to the longitudinal axis</w:t>
      </w:r>
      <w:r w:rsidR="00626001" w:rsidRPr="00400995">
        <w:rPr>
          <w:lang w:val="en-US"/>
        </w:rPr>
        <w:t xml:space="preserve">. </w:t>
      </w:r>
      <w:r w:rsidRPr="00400995">
        <w:rPr>
          <w:lang w:val="en-US"/>
        </w:rPr>
        <w:t>This propulsion scheme makes it possible to create arbitrary forces and moments to control the AUV, as well as to implement various movement modes</w:t>
      </w:r>
      <w:r w:rsidR="00626001" w:rsidRPr="00400995">
        <w:rPr>
          <w:lang w:val="en-US"/>
        </w:rPr>
        <w:t>.</w:t>
      </w:r>
      <w:r w:rsidR="008F7134" w:rsidRPr="008F7134">
        <w:rPr>
          <w:lang w:val="en-US"/>
        </w:rPr>
        <w:t xml:space="preserve"> </w:t>
      </w:r>
      <w:r w:rsidRPr="00400995">
        <w:rPr>
          <w:lang w:val="en-US"/>
        </w:rPr>
        <w:t>The AUV motion is controlled by five degrees of freedom. The range of possible values for a given longitudinal velocity is 0</w:t>
      </w:r>
      <w:r w:rsidR="00B54DA9">
        <w:rPr>
          <w:lang w:val="en-US"/>
        </w:rPr>
        <w:t>–</w:t>
      </w:r>
      <w:r w:rsidRPr="00400995">
        <w:rPr>
          <w:lang w:val="en-US"/>
        </w:rPr>
        <w:t>2.0 m/s</w:t>
      </w:r>
      <w:r w:rsidR="00626001" w:rsidRPr="00400995">
        <w:rPr>
          <w:lang w:val="en-US"/>
        </w:rPr>
        <w:t xml:space="preserve">. </w:t>
      </w:r>
    </w:p>
    <w:p w14:paraId="7589FBA9" w14:textId="77777777" w:rsidR="00333AE8" w:rsidRPr="00A304AD" w:rsidRDefault="00333AE8" w:rsidP="00F51040">
      <w:pPr>
        <w:spacing w:line="259" w:lineRule="auto"/>
        <w:ind w:firstLine="0"/>
        <w:rPr>
          <w:lang w:val="en-US"/>
        </w:rPr>
      </w:pPr>
    </w:p>
    <w:p w14:paraId="422197B7" w14:textId="4B823B0A" w:rsidR="00333AE8" w:rsidRPr="00CB4551" w:rsidRDefault="00CB4551" w:rsidP="00CB4551">
      <w:pPr>
        <w:spacing w:after="240"/>
        <w:ind w:firstLine="0"/>
        <w:rPr>
          <w:i/>
          <w:iCs/>
          <w:lang w:val="en-US"/>
        </w:rPr>
      </w:pPr>
      <w:r w:rsidRPr="00CB4551">
        <w:rPr>
          <w:i/>
          <w:iCs/>
          <w:lang w:val="en-US"/>
        </w:rPr>
        <w:t xml:space="preserve">3.1.3. </w:t>
      </w:r>
      <w:r w:rsidR="00B54DA9" w:rsidRPr="00CB4551">
        <w:rPr>
          <w:i/>
          <w:iCs/>
          <w:lang w:val="en-US"/>
        </w:rPr>
        <w:t>Hydroacoustic navigation and communication system (option)</w:t>
      </w:r>
    </w:p>
    <w:p w14:paraId="1DC62691" w14:textId="5095C015" w:rsidR="00333AE8" w:rsidRPr="00B54DA9" w:rsidRDefault="00B54DA9" w:rsidP="00333AE8">
      <w:pPr>
        <w:ind w:firstLine="709"/>
        <w:rPr>
          <w:lang w:val="en-US"/>
        </w:rPr>
      </w:pPr>
      <w:r>
        <w:rPr>
          <w:lang w:val="en-US"/>
        </w:rPr>
        <w:t>The HNCS</w:t>
      </w:r>
      <w:r w:rsidRPr="00B54DA9">
        <w:rPr>
          <w:lang w:val="en-US"/>
        </w:rPr>
        <w:t xml:space="preserve"> provides vehicle tracking, as well as periodic correction in determining the onboard coordinates of the AUV. The error in determining the distance depends significantly on hydrological conditions of the working area, as well as on the error in the set sound velocity</w:t>
      </w:r>
      <w:r w:rsidR="00333AE8" w:rsidRPr="00B54DA9">
        <w:rPr>
          <w:lang w:val="en-US"/>
        </w:rPr>
        <w:t xml:space="preserve">. </w:t>
      </w:r>
      <w:r w:rsidRPr="00B54DA9">
        <w:rPr>
          <w:lang w:val="en-US"/>
        </w:rPr>
        <w:t xml:space="preserve">In the absence of GANS, the AUV uses calculus (using magnetic compass (MC), depth sensor (DS) and Doppler </w:t>
      </w:r>
      <w:r>
        <w:rPr>
          <w:lang w:val="en-US"/>
        </w:rPr>
        <w:t xml:space="preserve">velocity </w:t>
      </w:r>
      <w:r w:rsidRPr="00B54DA9">
        <w:rPr>
          <w:lang w:val="en-US"/>
        </w:rPr>
        <w:t>log</w:t>
      </w:r>
      <w:r>
        <w:rPr>
          <w:lang w:val="en-US"/>
        </w:rPr>
        <w:t>ger</w:t>
      </w:r>
      <w:r w:rsidRPr="00B54DA9">
        <w:rPr>
          <w:lang w:val="en-US"/>
        </w:rPr>
        <w:t xml:space="preserve"> (D</w:t>
      </w:r>
      <w:r>
        <w:rPr>
          <w:lang w:val="en-US"/>
        </w:rPr>
        <w:t>V</w:t>
      </w:r>
      <w:r w:rsidRPr="00B54DA9">
        <w:rPr>
          <w:lang w:val="en-US"/>
        </w:rPr>
        <w:t>L) readings) and GNSS (on the surface) to determine its own coordinates</w:t>
      </w:r>
      <w:r w:rsidR="00333AE8" w:rsidRPr="00B54DA9">
        <w:rPr>
          <w:lang w:val="en-US"/>
        </w:rPr>
        <w:t>.</w:t>
      </w:r>
    </w:p>
    <w:p w14:paraId="55C24F68" w14:textId="6F31ED88" w:rsidR="00333AE8" w:rsidRPr="00B54DA9" w:rsidRDefault="00B54DA9" w:rsidP="00333AE8">
      <w:pPr>
        <w:ind w:firstLine="709"/>
        <w:rPr>
          <w:lang w:val="en-US"/>
        </w:rPr>
      </w:pPr>
      <w:r w:rsidRPr="00B54DA9">
        <w:rPr>
          <w:lang w:val="en-US"/>
        </w:rPr>
        <w:t>The main HNCS features are summarized in Table 1</w:t>
      </w:r>
      <w:r w:rsidR="00637276" w:rsidRPr="00B54DA9">
        <w:rPr>
          <w:lang w:val="en-US"/>
        </w:rPr>
        <w:t>.</w:t>
      </w:r>
    </w:p>
    <w:p w14:paraId="1A6D349B" w14:textId="77777777" w:rsidR="00333AE8" w:rsidRPr="00B54DA9" w:rsidRDefault="00333AE8" w:rsidP="00333AE8">
      <w:pPr>
        <w:ind w:firstLine="0"/>
        <w:rPr>
          <w:lang w:val="en-US"/>
        </w:rPr>
      </w:pPr>
    </w:p>
    <w:p w14:paraId="79B86478" w14:textId="56ED1FEE" w:rsidR="00333AE8" w:rsidRPr="00AD08AA" w:rsidRDefault="00B54DA9" w:rsidP="00AD08AA">
      <w:pPr>
        <w:tabs>
          <w:tab w:val="left" w:pos="8356"/>
        </w:tabs>
        <w:ind w:firstLine="0"/>
        <w:rPr>
          <w:szCs w:val="28"/>
        </w:rPr>
      </w:pPr>
      <w:r>
        <w:rPr>
          <w:lang w:val="en-US"/>
        </w:rPr>
        <w:t>Table</w:t>
      </w:r>
      <w:r w:rsidR="00333AE8" w:rsidRPr="00333AE8">
        <w:t xml:space="preserve"> </w:t>
      </w:r>
      <w:r w:rsidR="00333AE8">
        <w:t>1</w:t>
      </w:r>
      <w:r w:rsidR="00333AE8" w:rsidRPr="00333AE8">
        <w:rPr>
          <w:szCs w:val="28"/>
        </w:rPr>
        <w:t xml:space="preserve"> – </w:t>
      </w:r>
      <w:r w:rsidRPr="00B54DA9">
        <w:t xml:space="preserve">HNCS </w:t>
      </w:r>
      <w:r>
        <w:rPr>
          <w:lang w:val="en-US"/>
        </w:rPr>
        <w:t>f</w:t>
      </w:r>
      <w:proofErr w:type="spellStart"/>
      <w:r w:rsidRPr="00B54DA9">
        <w:t>eatures</w:t>
      </w:r>
      <w:proofErr w:type="spellEnd"/>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965902A" w:rsidR="008244E0" w:rsidRPr="00DF42E9" w:rsidRDefault="00DF42E9" w:rsidP="00F51040">
            <w:pPr>
              <w:ind w:firstLine="0"/>
              <w:jc w:val="center"/>
              <w:rPr>
                <w:lang w:val="en-US"/>
              </w:rPr>
            </w:pPr>
            <w:r>
              <w:rPr>
                <w:lang w:val="en-US"/>
              </w:rPr>
              <w:t>Parameter</w:t>
            </w:r>
          </w:p>
        </w:tc>
        <w:tc>
          <w:tcPr>
            <w:tcW w:w="3822" w:type="dxa"/>
          </w:tcPr>
          <w:p w14:paraId="68C1D20A" w14:textId="43D99774" w:rsidR="008244E0" w:rsidRPr="00DF42E9" w:rsidRDefault="00DF42E9" w:rsidP="00F51040">
            <w:pPr>
              <w:ind w:firstLine="0"/>
              <w:jc w:val="center"/>
              <w:rPr>
                <w:lang w:val="en-US"/>
              </w:rPr>
            </w:pPr>
            <w:r>
              <w:rPr>
                <w:lang w:val="en-US"/>
              </w:rPr>
              <w:t>Value</w:t>
            </w:r>
          </w:p>
        </w:tc>
      </w:tr>
      <w:tr w:rsidR="008244E0" w14:paraId="5B1D7513" w14:textId="77777777" w:rsidTr="00AD08AA">
        <w:tc>
          <w:tcPr>
            <w:tcW w:w="6374" w:type="dxa"/>
          </w:tcPr>
          <w:p w14:paraId="1C15AD55" w14:textId="5E35EEE9" w:rsidR="008244E0" w:rsidRDefault="00DF42E9" w:rsidP="00333AE8">
            <w:pPr>
              <w:ind w:firstLine="0"/>
            </w:pPr>
            <w:proofErr w:type="spellStart"/>
            <w:r w:rsidRPr="00DF42E9">
              <w:t>Operating</w:t>
            </w:r>
            <w:proofErr w:type="spellEnd"/>
            <w:r w:rsidRPr="00DF42E9">
              <w:t xml:space="preserve"> </w:t>
            </w:r>
            <w:proofErr w:type="spellStart"/>
            <w:r w:rsidRPr="00DF42E9">
              <w:t>depth</w:t>
            </w:r>
            <w:proofErr w:type="spellEnd"/>
            <w:r w:rsidRPr="00DF42E9">
              <w:t>, m</w:t>
            </w:r>
          </w:p>
        </w:tc>
        <w:tc>
          <w:tcPr>
            <w:tcW w:w="3822" w:type="dxa"/>
          </w:tcPr>
          <w:p w14:paraId="06A74C0E" w14:textId="70C4B739" w:rsidR="008244E0" w:rsidRDefault="00DF42E9" w:rsidP="00333AE8">
            <w:pPr>
              <w:ind w:firstLine="0"/>
            </w:pPr>
            <w:proofErr w:type="spellStart"/>
            <w:r w:rsidRPr="00DF42E9">
              <w:t>up</w:t>
            </w:r>
            <w:proofErr w:type="spellEnd"/>
            <w:r w:rsidRPr="00DF42E9">
              <w:t xml:space="preserve"> </w:t>
            </w:r>
            <w:proofErr w:type="spellStart"/>
            <w:r w:rsidRPr="00DF42E9">
              <w:t>to</w:t>
            </w:r>
            <w:proofErr w:type="spellEnd"/>
            <w:r w:rsidRPr="00DF42E9">
              <w:t xml:space="preserve"> 300</w:t>
            </w:r>
          </w:p>
        </w:tc>
      </w:tr>
      <w:tr w:rsidR="008244E0" w14:paraId="2CE91847" w14:textId="77777777" w:rsidTr="00AD08AA">
        <w:tc>
          <w:tcPr>
            <w:tcW w:w="6374" w:type="dxa"/>
          </w:tcPr>
          <w:p w14:paraId="14213864" w14:textId="1D7CC9E9" w:rsidR="008244E0" w:rsidRDefault="00DF42E9" w:rsidP="00333AE8">
            <w:pPr>
              <w:ind w:firstLine="0"/>
            </w:pPr>
            <w:proofErr w:type="spellStart"/>
            <w:r w:rsidRPr="00DF42E9">
              <w:t>Operating</w:t>
            </w:r>
            <w:proofErr w:type="spellEnd"/>
            <w:r w:rsidRPr="00DF42E9">
              <w:t xml:space="preserve"> </w:t>
            </w:r>
            <w:proofErr w:type="spellStart"/>
            <w:r w:rsidRPr="00DF42E9">
              <w:t>range</w:t>
            </w:r>
            <w:proofErr w:type="spellEnd"/>
            <w:r w:rsidRPr="00DF42E9">
              <w:t xml:space="preserve"> (</w:t>
            </w:r>
            <w:proofErr w:type="spellStart"/>
            <w:r w:rsidRPr="00DF42E9">
              <w:t>slant</w:t>
            </w:r>
            <w:proofErr w:type="spellEnd"/>
            <w:r w:rsidRPr="00DF42E9">
              <w:t xml:space="preserve">), </w:t>
            </w:r>
            <w:proofErr w:type="spellStart"/>
            <w:r w:rsidRPr="00DF42E9">
              <w:t>km</w:t>
            </w:r>
            <w:proofErr w:type="spellEnd"/>
          </w:p>
        </w:tc>
        <w:tc>
          <w:tcPr>
            <w:tcW w:w="3822" w:type="dxa"/>
          </w:tcPr>
          <w:p w14:paraId="597D09AD" w14:textId="3840D8DF" w:rsidR="008244E0" w:rsidRDefault="00DF42E9" w:rsidP="00333AE8">
            <w:pPr>
              <w:ind w:firstLine="0"/>
            </w:pPr>
            <w:r>
              <w:rPr>
                <w:lang w:val="en-US"/>
              </w:rPr>
              <w:t>u</w:t>
            </w:r>
            <w:r w:rsidRPr="00DF42E9">
              <w:t xml:space="preserve">p </w:t>
            </w:r>
            <w:proofErr w:type="spellStart"/>
            <w:r w:rsidRPr="00DF42E9">
              <w:t>to</w:t>
            </w:r>
            <w:proofErr w:type="spellEnd"/>
            <w:r w:rsidRPr="00DF42E9">
              <w:t xml:space="preserve"> 3.5</w:t>
            </w:r>
          </w:p>
        </w:tc>
      </w:tr>
      <w:tr w:rsidR="008244E0" w14:paraId="5400981A" w14:textId="77777777" w:rsidTr="00AD08AA">
        <w:tc>
          <w:tcPr>
            <w:tcW w:w="6374" w:type="dxa"/>
          </w:tcPr>
          <w:p w14:paraId="05551AE3" w14:textId="22939172" w:rsidR="008244E0" w:rsidRPr="00DF42E9" w:rsidRDefault="00DF42E9" w:rsidP="00333AE8">
            <w:pPr>
              <w:ind w:firstLine="0"/>
              <w:rPr>
                <w:lang w:val="en-US"/>
              </w:rPr>
            </w:pPr>
            <w:r w:rsidRPr="00DF42E9">
              <w:rPr>
                <w:lang w:val="en-US"/>
              </w:rPr>
              <w:t>Slant range measurement error, m</w:t>
            </w:r>
          </w:p>
        </w:tc>
        <w:tc>
          <w:tcPr>
            <w:tcW w:w="3822" w:type="dxa"/>
          </w:tcPr>
          <w:p w14:paraId="2CF527B2" w14:textId="4668CBD5" w:rsidR="008244E0" w:rsidRDefault="003C5542" w:rsidP="00333AE8">
            <w:pPr>
              <w:ind w:firstLine="0"/>
            </w:pPr>
            <w:proofErr w:type="spellStart"/>
            <w:r w:rsidRPr="003C5542">
              <w:t>no</w:t>
            </w:r>
            <w:proofErr w:type="spellEnd"/>
            <w:r w:rsidRPr="003C5542">
              <w:t xml:space="preserve"> </w:t>
            </w:r>
            <w:proofErr w:type="spellStart"/>
            <w:r w:rsidRPr="003C5542">
              <w:t>more</w:t>
            </w:r>
            <w:proofErr w:type="spellEnd"/>
            <w:r w:rsidRPr="003C5542">
              <w:t xml:space="preserve"> </w:t>
            </w:r>
            <w:proofErr w:type="spellStart"/>
            <w:r w:rsidRPr="003C5542">
              <w:t>than</w:t>
            </w:r>
            <w:proofErr w:type="spellEnd"/>
            <w:r w:rsidRPr="003C5542">
              <w:t xml:space="preserve"> 0.01</w:t>
            </w:r>
          </w:p>
        </w:tc>
      </w:tr>
      <w:tr w:rsidR="008244E0" w14:paraId="00224663" w14:textId="77777777" w:rsidTr="00AD08AA">
        <w:tc>
          <w:tcPr>
            <w:tcW w:w="6374" w:type="dxa"/>
          </w:tcPr>
          <w:p w14:paraId="35D7FF61" w14:textId="18A687B9" w:rsidR="008244E0" w:rsidRDefault="00DF42E9" w:rsidP="00333AE8">
            <w:pPr>
              <w:ind w:firstLine="0"/>
            </w:pPr>
            <w:proofErr w:type="spellStart"/>
            <w:r w:rsidRPr="00DF42E9">
              <w:t>Operating</w:t>
            </w:r>
            <w:proofErr w:type="spellEnd"/>
            <w:r w:rsidRPr="00DF42E9">
              <w:t xml:space="preserve"> </w:t>
            </w:r>
            <w:proofErr w:type="spellStart"/>
            <w:r w:rsidRPr="00DF42E9">
              <w:t>frequency</w:t>
            </w:r>
            <w:proofErr w:type="spellEnd"/>
            <w:r w:rsidRPr="00DF42E9">
              <w:t xml:space="preserve">, </w:t>
            </w:r>
            <w:proofErr w:type="spellStart"/>
            <w:r w:rsidRPr="00DF42E9">
              <w:t>kHz</w:t>
            </w:r>
            <w:proofErr w:type="spellEnd"/>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33CDB6FF" w:rsidR="008244E0" w:rsidRDefault="00DF42E9" w:rsidP="00333AE8">
            <w:pPr>
              <w:ind w:firstLine="0"/>
            </w:pPr>
            <w:proofErr w:type="spellStart"/>
            <w:r w:rsidRPr="00DF42E9">
              <w:t>Bearing</w:t>
            </w:r>
            <w:proofErr w:type="spellEnd"/>
            <w:r w:rsidRPr="00DF42E9">
              <w:t xml:space="preserve"> </w:t>
            </w:r>
            <w:proofErr w:type="spellStart"/>
            <w:r w:rsidRPr="00DF42E9">
              <w:t>measurement</w:t>
            </w:r>
            <w:proofErr w:type="spellEnd"/>
            <w:r w:rsidRPr="00DF42E9">
              <w:t xml:space="preserve"> </w:t>
            </w:r>
            <w:proofErr w:type="spellStart"/>
            <w:r w:rsidRPr="00DF42E9">
              <w:t>error</w:t>
            </w:r>
            <w:proofErr w:type="spellEnd"/>
            <w:r w:rsidRPr="00DF42E9">
              <w:t xml:space="preserve">, </w:t>
            </w:r>
            <w:proofErr w:type="spellStart"/>
            <w:r w:rsidRPr="00DF42E9">
              <w:t>deg</w:t>
            </w:r>
            <w:proofErr w:type="spellEnd"/>
          </w:p>
        </w:tc>
        <w:tc>
          <w:tcPr>
            <w:tcW w:w="3822" w:type="dxa"/>
          </w:tcPr>
          <w:p w14:paraId="2B9E6C26" w14:textId="3D27F0A4" w:rsidR="008244E0" w:rsidRDefault="00AD08AA" w:rsidP="00333AE8">
            <w:pPr>
              <w:ind w:firstLine="0"/>
            </w:pPr>
            <w:r>
              <w:t>0</w:t>
            </w:r>
            <w:r w:rsidR="003C5542">
              <w:t>.</w:t>
            </w:r>
            <w:r>
              <w:t>1</w:t>
            </w:r>
          </w:p>
        </w:tc>
      </w:tr>
      <w:tr w:rsidR="008244E0" w14:paraId="1353DA61" w14:textId="77777777" w:rsidTr="00AD08AA">
        <w:tc>
          <w:tcPr>
            <w:tcW w:w="6374" w:type="dxa"/>
          </w:tcPr>
          <w:p w14:paraId="7AAB7639" w14:textId="5839FA3A" w:rsidR="008244E0" w:rsidRPr="00DF42E9" w:rsidRDefault="00DF42E9" w:rsidP="00333AE8">
            <w:pPr>
              <w:ind w:firstLine="0"/>
              <w:rPr>
                <w:lang w:val="en-US"/>
              </w:rPr>
            </w:pPr>
            <w:r w:rsidRPr="00DF42E9">
              <w:rPr>
                <w:lang w:val="en-US"/>
              </w:rPr>
              <w:t xml:space="preserve">Data transfer rate, </w:t>
            </w:r>
            <w:proofErr w:type="spellStart"/>
            <w:r w:rsidRPr="00DF42E9">
              <w:rPr>
                <w:lang w:val="en-US"/>
              </w:rPr>
              <w:t>kbit</w:t>
            </w:r>
            <w:proofErr w:type="spellEnd"/>
            <w:r w:rsidRPr="00DF42E9">
              <w:rPr>
                <w:lang w:val="en-US"/>
              </w:rPr>
              <w:t>/s</w:t>
            </w:r>
          </w:p>
        </w:tc>
        <w:tc>
          <w:tcPr>
            <w:tcW w:w="3822" w:type="dxa"/>
          </w:tcPr>
          <w:p w14:paraId="1EE35C2D" w14:textId="19DD33FA" w:rsidR="008244E0" w:rsidRDefault="003C5542" w:rsidP="00333AE8">
            <w:pPr>
              <w:ind w:firstLine="0"/>
            </w:pPr>
            <w:proofErr w:type="spellStart"/>
            <w:r w:rsidRPr="003C5542">
              <w:t>up</w:t>
            </w:r>
            <w:proofErr w:type="spellEnd"/>
            <w:r w:rsidRPr="003C5542">
              <w:t xml:space="preserve"> </w:t>
            </w:r>
            <w:proofErr w:type="spellStart"/>
            <w:r w:rsidRPr="003C5542">
              <w:t>to</w:t>
            </w:r>
            <w:proofErr w:type="spellEnd"/>
            <w:r w:rsidRPr="003C5542">
              <w:t xml:space="preserve"> 13.9</w:t>
            </w:r>
          </w:p>
        </w:tc>
      </w:tr>
    </w:tbl>
    <w:p w14:paraId="29D0D3EA" w14:textId="3E66C463" w:rsidR="004F0FCE" w:rsidRPr="00CB4551" w:rsidRDefault="00CB4551" w:rsidP="00CB4551">
      <w:pPr>
        <w:tabs>
          <w:tab w:val="left" w:pos="8356"/>
        </w:tabs>
        <w:spacing w:after="240"/>
        <w:ind w:firstLine="0"/>
        <w:jc w:val="left"/>
        <w:rPr>
          <w:i/>
          <w:iCs/>
          <w:szCs w:val="28"/>
          <w:lang w:val="en-US"/>
        </w:rPr>
      </w:pPr>
      <w:r w:rsidRPr="00CB4551">
        <w:rPr>
          <w:i/>
          <w:iCs/>
          <w:szCs w:val="28"/>
          <w:lang w:val="en-US"/>
        </w:rPr>
        <w:lastRenderedPageBreak/>
        <w:t xml:space="preserve">3.2. </w:t>
      </w:r>
      <w:r w:rsidR="00A21FEF" w:rsidRPr="00CB4551">
        <w:rPr>
          <w:i/>
          <w:iCs/>
          <w:szCs w:val="28"/>
        </w:rPr>
        <w:t xml:space="preserve">MMT-300 </w:t>
      </w:r>
      <w:proofErr w:type="spellStart"/>
      <w:r w:rsidRPr="00CB4551">
        <w:rPr>
          <w:i/>
          <w:iCs/>
          <w:szCs w:val="28"/>
        </w:rPr>
        <w:t>mathematical</w:t>
      </w:r>
      <w:proofErr w:type="spellEnd"/>
      <w:r w:rsidRPr="00CB4551">
        <w:rPr>
          <w:i/>
          <w:iCs/>
          <w:szCs w:val="28"/>
        </w:rPr>
        <w:t xml:space="preserve"> </w:t>
      </w:r>
      <w:proofErr w:type="spellStart"/>
      <w:r w:rsidRPr="00CB4551">
        <w:rPr>
          <w:i/>
          <w:iCs/>
          <w:szCs w:val="28"/>
        </w:rPr>
        <w:t>model</w:t>
      </w:r>
      <w:proofErr w:type="spellEnd"/>
    </w:p>
    <w:p w14:paraId="0ED8C62B" w14:textId="355A33E9" w:rsidR="00E061E6" w:rsidRPr="00A21FEF" w:rsidRDefault="009C1F19" w:rsidP="00E061E6">
      <w:pPr>
        <w:spacing w:after="160" w:line="259" w:lineRule="auto"/>
        <w:ind w:firstLine="0"/>
        <w:rPr>
          <w:szCs w:val="28"/>
          <w:lang w:val="en-US"/>
        </w:rPr>
      </w:pPr>
      <w:r w:rsidRPr="00A21FEF">
        <w:rPr>
          <w:szCs w:val="28"/>
          <w:lang w:val="en-US"/>
        </w:rPr>
        <w:tab/>
      </w:r>
      <w:r w:rsidR="00A21FEF" w:rsidRPr="00A21FEF">
        <w:rPr>
          <w:szCs w:val="28"/>
          <w:lang w:val="en-US"/>
        </w:rPr>
        <w:t>The main MMT-300 vehicle parameters are summarized in Table 2</w:t>
      </w:r>
      <w:r w:rsidRPr="00A21FEF">
        <w:rPr>
          <w:szCs w:val="28"/>
          <w:lang w:val="en-US"/>
        </w:rPr>
        <w:t>.</w:t>
      </w:r>
    </w:p>
    <w:p w14:paraId="758785C8" w14:textId="2361E146" w:rsidR="00E061E6" w:rsidRPr="00E061E6" w:rsidRDefault="00A21FEF" w:rsidP="00B23FFA">
      <w:pPr>
        <w:spacing w:line="259" w:lineRule="auto"/>
        <w:ind w:firstLine="0"/>
        <w:rPr>
          <w:szCs w:val="28"/>
          <w:lang w:val="en-US"/>
        </w:rPr>
      </w:pPr>
      <w:r>
        <w:rPr>
          <w:szCs w:val="28"/>
          <w:lang w:val="en-US"/>
        </w:rPr>
        <w:t xml:space="preserve">Table </w:t>
      </w:r>
      <w:r w:rsidR="00F51040">
        <w:rPr>
          <w:szCs w:val="28"/>
          <w:lang w:val="en-US"/>
        </w:rPr>
        <w:t>2</w:t>
      </w:r>
      <w:r w:rsidR="00E061E6">
        <w:rPr>
          <w:szCs w:val="28"/>
        </w:rPr>
        <w:t xml:space="preserve"> – </w:t>
      </w:r>
      <w:r w:rsidRPr="00A21FEF">
        <w:rPr>
          <w:szCs w:val="28"/>
        </w:rPr>
        <w:t xml:space="preserve">AUV </w:t>
      </w:r>
      <w:proofErr w:type="spellStart"/>
      <w:r w:rsidRPr="00A21FEF">
        <w:rPr>
          <w:szCs w:val="28"/>
        </w:rPr>
        <w:t>parameters</w:t>
      </w:r>
      <w:proofErr w:type="spellEnd"/>
    </w:p>
    <w:tbl>
      <w:tblPr>
        <w:tblStyle w:val="a6"/>
        <w:tblW w:w="0" w:type="auto"/>
        <w:tblLook w:val="04A0" w:firstRow="1" w:lastRow="0" w:firstColumn="1" w:lastColumn="0" w:noHBand="0" w:noVBand="1"/>
      </w:tblPr>
      <w:tblGrid>
        <w:gridCol w:w="1271"/>
        <w:gridCol w:w="1418"/>
        <w:gridCol w:w="1417"/>
        <w:gridCol w:w="1985"/>
        <w:gridCol w:w="2126"/>
        <w:gridCol w:w="1979"/>
      </w:tblGrid>
      <w:tr w:rsidR="00F51040" w14:paraId="1C618CF6" w14:textId="77777777" w:rsidTr="00A21FEF">
        <w:tc>
          <w:tcPr>
            <w:tcW w:w="1271" w:type="dxa"/>
            <w:vAlign w:val="center"/>
          </w:tcPr>
          <w:p w14:paraId="6B244403" w14:textId="7E63B7D5" w:rsidR="00E061E6" w:rsidRPr="00E061E6" w:rsidRDefault="00A21FEF" w:rsidP="00F51040">
            <w:pPr>
              <w:spacing w:after="160" w:line="259" w:lineRule="auto"/>
              <w:ind w:firstLine="0"/>
              <w:jc w:val="center"/>
              <w:rPr>
                <w:i/>
                <w:szCs w:val="28"/>
                <w:lang w:val="en-US"/>
              </w:rPr>
            </w:pPr>
            <w:r>
              <w:rPr>
                <w:szCs w:val="28"/>
                <w:lang w:val="en-US"/>
              </w:rPr>
              <w:t>Mass</w:t>
            </w:r>
            <w:r w:rsidR="00E061E6">
              <w:rPr>
                <w:szCs w:val="28"/>
                <w:lang w:val="en-US"/>
              </w:rPr>
              <w:t xml:space="preserve">, </w:t>
            </w:r>
            <m:oMath>
              <m:r>
                <w:rPr>
                  <w:rFonts w:ascii="Cambria Math" w:hAnsi="Cambria Math"/>
                  <w:szCs w:val="28"/>
                </w:rPr>
                <m:t>m</m:t>
              </m:r>
            </m:oMath>
          </w:p>
        </w:tc>
        <w:tc>
          <w:tcPr>
            <w:tcW w:w="1418" w:type="dxa"/>
            <w:vAlign w:val="center"/>
          </w:tcPr>
          <w:p w14:paraId="695218C1" w14:textId="6D1298C9" w:rsidR="00E061E6" w:rsidRDefault="00A21FEF" w:rsidP="00F51040">
            <w:pPr>
              <w:spacing w:after="160" w:line="259" w:lineRule="auto"/>
              <w:ind w:firstLine="0"/>
              <w:jc w:val="center"/>
              <w:rPr>
                <w:szCs w:val="28"/>
              </w:rPr>
            </w:pPr>
            <w:proofErr w:type="spellStart"/>
            <w:r w:rsidRPr="00A21FEF">
              <w:rPr>
                <w:szCs w:val="28"/>
              </w:rPr>
              <w:t>Length</w:t>
            </w:r>
            <w:proofErr w:type="spellEnd"/>
            <w:r w:rsidR="00E061E6">
              <w:rPr>
                <w:szCs w:val="28"/>
              </w:rPr>
              <w:t xml:space="preserve">, </w:t>
            </w:r>
            <m:oMath>
              <m:r>
                <w:rPr>
                  <w:rFonts w:ascii="Cambria Math" w:hAnsi="Cambria Math"/>
                  <w:szCs w:val="28"/>
                  <w:lang w:val="en-US"/>
                </w:rPr>
                <m:t>L</m:t>
              </m:r>
            </m:oMath>
          </w:p>
        </w:tc>
        <w:tc>
          <w:tcPr>
            <w:tcW w:w="1417" w:type="dxa"/>
            <w:vAlign w:val="center"/>
          </w:tcPr>
          <w:p w14:paraId="0D8C9316" w14:textId="106109BB" w:rsidR="00E061E6" w:rsidRDefault="00A21FEF" w:rsidP="00F51040">
            <w:pPr>
              <w:spacing w:after="160" w:line="259" w:lineRule="auto"/>
              <w:ind w:firstLine="0"/>
              <w:jc w:val="center"/>
              <w:rPr>
                <w:szCs w:val="28"/>
              </w:rPr>
            </w:pPr>
            <w:proofErr w:type="spellStart"/>
            <w:r w:rsidRPr="00A21FEF">
              <w:rPr>
                <w:szCs w:val="28"/>
              </w:rPr>
              <w:t>Radius</w:t>
            </w:r>
            <w:proofErr w:type="spellEnd"/>
            <w:r w:rsidR="00E061E6">
              <w:rPr>
                <w:szCs w:val="28"/>
              </w:rPr>
              <w:t xml:space="preserve">, </w:t>
            </w:r>
            <m:oMath>
              <m:r>
                <w:rPr>
                  <w:rFonts w:ascii="Cambria Math" w:hAnsi="Cambria Math"/>
                  <w:szCs w:val="28"/>
                  <w:lang w:val="en-US"/>
                </w:rPr>
                <m:t>r</m:t>
              </m:r>
            </m:oMath>
          </w:p>
        </w:tc>
        <w:tc>
          <w:tcPr>
            <w:tcW w:w="1985" w:type="dxa"/>
            <w:vAlign w:val="center"/>
          </w:tcPr>
          <w:p w14:paraId="64F366D7" w14:textId="6D04842C" w:rsidR="00E061E6" w:rsidRPr="00A21FEF" w:rsidRDefault="00A21FEF" w:rsidP="00F51040">
            <w:pPr>
              <w:spacing w:after="160" w:line="259" w:lineRule="auto"/>
              <w:ind w:firstLine="0"/>
              <w:jc w:val="center"/>
              <w:rPr>
                <w:szCs w:val="28"/>
                <w:lang w:val="en-US"/>
              </w:rPr>
            </w:pPr>
            <w:r w:rsidRPr="00A21FEF">
              <w:rPr>
                <w:szCs w:val="28"/>
                <w:lang w:val="en-US"/>
              </w:rPr>
              <w:t>Center-of-mass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5FA18086" w:rsidR="00E061E6" w:rsidRPr="00A21FEF" w:rsidRDefault="00A21FEF" w:rsidP="00F51040">
            <w:pPr>
              <w:spacing w:after="160" w:line="259" w:lineRule="auto"/>
              <w:ind w:firstLine="0"/>
              <w:jc w:val="center"/>
              <w:rPr>
                <w:szCs w:val="28"/>
                <w:lang w:val="en-US"/>
              </w:rPr>
            </w:pPr>
            <w:r w:rsidRPr="00A21FEF">
              <w:rPr>
                <w:szCs w:val="28"/>
                <w:lang w:val="en-US"/>
              </w:rPr>
              <w:t>Buoyancy center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07451AB" w:rsidR="00E061E6" w:rsidRPr="00F51040" w:rsidRDefault="00A21FEF" w:rsidP="00F51040">
            <w:pPr>
              <w:spacing w:after="160" w:line="259" w:lineRule="auto"/>
              <w:ind w:firstLine="0"/>
              <w:jc w:val="center"/>
              <w:rPr>
                <w:szCs w:val="28"/>
                <w:lang w:val="en-US"/>
              </w:rPr>
            </w:pPr>
            <w:proofErr w:type="spellStart"/>
            <w:r w:rsidRPr="00A21FEF">
              <w:rPr>
                <w:szCs w:val="28"/>
              </w:rPr>
              <w:t>Buoyancy</w:t>
            </w:r>
            <w:proofErr w:type="spellEnd"/>
            <w:r w:rsidR="00F51040">
              <w:rPr>
                <w:szCs w:val="28"/>
              </w:rPr>
              <w:t xml:space="preserve">, </w:t>
            </w:r>
            <m:oMath>
              <m:r>
                <w:rPr>
                  <w:rFonts w:ascii="Cambria Math" w:hAnsi="Cambria Math"/>
                  <w:szCs w:val="28"/>
                  <w:lang w:val="en-US"/>
                </w:rPr>
                <m:t>B</m:t>
              </m:r>
            </m:oMath>
          </w:p>
        </w:tc>
      </w:tr>
      <w:tr w:rsidR="00F51040" w14:paraId="31FCF729" w14:textId="77777777" w:rsidTr="00A21FEF">
        <w:tc>
          <w:tcPr>
            <w:tcW w:w="1271" w:type="dxa"/>
            <w:vAlign w:val="center"/>
          </w:tcPr>
          <w:p w14:paraId="65697382" w14:textId="6EFC5E5D" w:rsidR="00E061E6" w:rsidRPr="00A21FEF" w:rsidRDefault="00E061E6" w:rsidP="00F51040">
            <w:pPr>
              <w:spacing w:after="160" w:line="259" w:lineRule="auto"/>
              <w:ind w:firstLine="0"/>
              <w:jc w:val="center"/>
              <w:rPr>
                <w:szCs w:val="28"/>
                <w:lang w:val="en-US"/>
              </w:rPr>
            </w:pPr>
            <w:r>
              <w:rPr>
                <w:szCs w:val="28"/>
                <w:lang w:val="en-US"/>
              </w:rPr>
              <w:t xml:space="preserve">150 </w:t>
            </w:r>
            <w:r w:rsidR="00A21FEF">
              <w:rPr>
                <w:szCs w:val="28"/>
                <w:lang w:val="en-US"/>
              </w:rPr>
              <w:t>kg</w:t>
            </w:r>
          </w:p>
        </w:tc>
        <w:tc>
          <w:tcPr>
            <w:tcW w:w="1418" w:type="dxa"/>
            <w:vAlign w:val="center"/>
          </w:tcPr>
          <w:p w14:paraId="198140A2" w14:textId="0A15A744" w:rsidR="00E061E6" w:rsidRPr="00A21FEF" w:rsidRDefault="00E061E6" w:rsidP="00F51040">
            <w:pPr>
              <w:spacing w:after="160" w:line="259" w:lineRule="auto"/>
              <w:ind w:firstLine="0"/>
              <w:jc w:val="center"/>
              <w:rPr>
                <w:szCs w:val="28"/>
                <w:lang w:val="en-US"/>
              </w:rPr>
            </w:pPr>
            <w:r>
              <w:rPr>
                <w:szCs w:val="28"/>
              </w:rPr>
              <w:t xml:space="preserve">3.081 </w:t>
            </w:r>
            <w:r w:rsidR="00A21FEF">
              <w:rPr>
                <w:szCs w:val="28"/>
                <w:lang w:val="en-US"/>
              </w:rPr>
              <w:t>m</w:t>
            </w:r>
          </w:p>
        </w:tc>
        <w:tc>
          <w:tcPr>
            <w:tcW w:w="1417" w:type="dxa"/>
            <w:vAlign w:val="center"/>
          </w:tcPr>
          <w:p w14:paraId="0E994ABD" w14:textId="58680ACE" w:rsidR="00E061E6" w:rsidRPr="00A21FEF" w:rsidRDefault="00F51040" w:rsidP="00F51040">
            <w:pPr>
              <w:spacing w:after="160" w:line="259" w:lineRule="auto"/>
              <w:ind w:firstLine="0"/>
              <w:jc w:val="center"/>
              <w:rPr>
                <w:szCs w:val="28"/>
                <w:lang w:val="en-US"/>
              </w:rPr>
            </w:pPr>
            <w:r>
              <w:rPr>
                <w:szCs w:val="28"/>
              </w:rPr>
              <w:t xml:space="preserve">0,147 </w:t>
            </w:r>
            <w:r w:rsidR="00A21FEF">
              <w:rPr>
                <w:szCs w:val="28"/>
                <w:lang w:val="en-US"/>
              </w:rPr>
              <w:t>m</w:t>
            </w:r>
          </w:p>
        </w:tc>
        <w:tc>
          <w:tcPr>
            <w:tcW w:w="1985" w:type="dxa"/>
            <w:vAlign w:val="center"/>
          </w:tcPr>
          <w:p w14:paraId="29D4FDDE" w14:textId="05743D08" w:rsidR="00E061E6" w:rsidRPr="00A21FEF" w:rsidRDefault="00EA2F89"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Pr="00A21FEF" w:rsidRDefault="00EA2F89"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1C403C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sidR="00A21FEF">
              <w:rPr>
                <w:szCs w:val="28"/>
                <w:lang w:val="en-US"/>
              </w:rPr>
              <w:t>N</w:t>
            </w:r>
          </w:p>
        </w:tc>
      </w:tr>
    </w:tbl>
    <w:p w14:paraId="518C41E6" w14:textId="77777777" w:rsidR="00E061E6" w:rsidRPr="00E061E6" w:rsidRDefault="00E061E6" w:rsidP="00845E4E">
      <w:pPr>
        <w:tabs>
          <w:tab w:val="left" w:pos="8356"/>
        </w:tabs>
        <w:ind w:firstLine="709"/>
        <w:jc w:val="left"/>
      </w:pPr>
    </w:p>
    <w:p w14:paraId="79E24FF2" w14:textId="62974ACA" w:rsidR="00125CE4" w:rsidRPr="00D576CF" w:rsidRDefault="00D576CF" w:rsidP="00D576CF">
      <w:pPr>
        <w:tabs>
          <w:tab w:val="left" w:pos="8356"/>
        </w:tabs>
        <w:spacing w:after="240"/>
        <w:ind w:firstLine="0"/>
        <w:jc w:val="left"/>
        <w:rPr>
          <w:i/>
          <w:iCs/>
          <w:szCs w:val="28"/>
          <w:lang w:val="en-US"/>
        </w:rPr>
      </w:pPr>
      <w:r w:rsidRPr="00D576CF">
        <w:rPr>
          <w:i/>
          <w:iCs/>
          <w:szCs w:val="28"/>
          <w:lang w:val="en-US"/>
        </w:rPr>
        <w:t xml:space="preserve">3.2.1. </w:t>
      </w:r>
      <w:proofErr w:type="spellStart"/>
      <w:r w:rsidR="00E579C5" w:rsidRPr="00D576CF">
        <w:rPr>
          <w:i/>
          <w:iCs/>
          <w:szCs w:val="28"/>
        </w:rPr>
        <w:t>Thrusters</w:t>
      </w:r>
      <w:proofErr w:type="spellEnd"/>
      <w:r w:rsidR="00E579C5" w:rsidRPr="00D576CF">
        <w:rPr>
          <w:i/>
          <w:iCs/>
          <w:szCs w:val="28"/>
        </w:rPr>
        <w:t xml:space="preserve"> </w:t>
      </w:r>
      <w:proofErr w:type="spellStart"/>
      <w:r w:rsidR="00E579C5" w:rsidRPr="00D576CF">
        <w:rPr>
          <w:i/>
          <w:iCs/>
          <w:szCs w:val="28"/>
        </w:rPr>
        <w:t>allocation</w:t>
      </w:r>
      <w:proofErr w:type="spellEnd"/>
      <w:r w:rsidR="00E579C5" w:rsidRPr="00D576CF">
        <w:rPr>
          <w:i/>
          <w:iCs/>
          <w:szCs w:val="28"/>
        </w:rPr>
        <w:t xml:space="preserve"> </w:t>
      </w:r>
      <w:proofErr w:type="spellStart"/>
      <w:r w:rsidR="00E579C5" w:rsidRPr="00D576CF">
        <w:rPr>
          <w:i/>
          <w:iCs/>
          <w:szCs w:val="28"/>
        </w:rPr>
        <w:t>matrix</w:t>
      </w:r>
      <w:proofErr w:type="spellEnd"/>
    </w:p>
    <w:p w14:paraId="19B01137" w14:textId="3C6AF32C" w:rsidR="00845E4E" w:rsidRPr="005A1A53" w:rsidRDefault="005A1A53" w:rsidP="00DA6678">
      <w:pPr>
        <w:tabs>
          <w:tab w:val="left" w:pos="8356"/>
        </w:tabs>
        <w:ind w:firstLine="709"/>
        <w:rPr>
          <w:szCs w:val="28"/>
          <w:lang w:val="en-US"/>
        </w:rPr>
      </w:pPr>
      <w:r w:rsidRPr="005A1A53">
        <w:rPr>
          <w:szCs w:val="28"/>
          <w:lang w:val="en-US"/>
        </w:rPr>
        <w:t xml:space="preserve">Given the geometric and physical parameters of the thrusters, it is possible to determine the </w:t>
      </w:r>
      <w:proofErr w:type="gramStart"/>
      <w:r w:rsidRPr="005A1A53">
        <w:rPr>
          <w:szCs w:val="28"/>
          <w:lang w:val="en-US"/>
        </w:rPr>
        <w:t>thrusters</w:t>
      </w:r>
      <w:proofErr w:type="gramEnd"/>
      <w:r w:rsidRPr="005A1A53">
        <w:rPr>
          <w:szCs w:val="28"/>
          <w:lang w:val="en-US"/>
        </w:rPr>
        <w:t xml:space="preserve"> allocation matrix (4) by the following expression</w:t>
      </w:r>
    </w:p>
    <w:p w14:paraId="674D1DE3" w14:textId="77777777" w:rsidR="00DA6678" w:rsidRPr="005A1A53" w:rsidRDefault="00DA6678" w:rsidP="00845E4E">
      <w:pPr>
        <w:tabs>
          <w:tab w:val="left" w:pos="8356"/>
        </w:tabs>
        <w:ind w:firstLine="709"/>
        <w:jc w:val="left"/>
        <w:rPr>
          <w:szCs w:val="28"/>
          <w:lang w:val="en-US"/>
        </w:rPr>
      </w:pPr>
    </w:p>
    <w:p w14:paraId="431756F8" w14:textId="717034E4" w:rsidR="00C4209D" w:rsidRPr="00C4209D" w:rsidRDefault="00EA2F89"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281D643F" w:rsidR="00DA6678" w:rsidRPr="005A1A53" w:rsidRDefault="005A1A53" w:rsidP="00711497">
      <w:pPr>
        <w:tabs>
          <w:tab w:val="left" w:pos="8356"/>
        </w:tabs>
        <w:ind w:firstLine="0"/>
        <w:rPr>
          <w:szCs w:val="28"/>
          <w:lang w:val="en-US"/>
        </w:rPr>
      </w:pPr>
      <w:r>
        <w:rPr>
          <w:szCs w:val="28"/>
          <w:lang w:val="en-US"/>
        </w:rPr>
        <w:t>where</w:t>
      </w:r>
      <w:r w:rsidR="00DA6678" w:rsidRPr="005A1A53">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00DA6678" w:rsidRPr="005A1A53">
        <w:rPr>
          <w:szCs w:val="28"/>
          <w:lang w:val="en-US"/>
        </w:rPr>
        <w:t xml:space="preserve"> – </w:t>
      </w:r>
      <w:r w:rsidRPr="005A1A53">
        <w:rPr>
          <w:szCs w:val="28"/>
          <w:lang w:val="en-US"/>
        </w:rPr>
        <w:t>is the force created by the</w:t>
      </w:r>
      <w:r w:rsidR="00DA6678" w:rsidRPr="005A1A53">
        <w:rPr>
          <w:szCs w:val="28"/>
          <w:lang w:val="en-US"/>
        </w:rPr>
        <w:t xml:space="preserve"> </w:t>
      </w:r>
      <m:oMath>
        <m:r>
          <w:rPr>
            <w:rFonts w:ascii="Cambria Math" w:hAnsi="Cambria Math"/>
            <w:szCs w:val="28"/>
            <w:lang w:val="en-US"/>
          </w:rPr>
          <m:t>i</m:t>
        </m:r>
      </m:oMath>
      <w:r w:rsidR="00DA6678" w:rsidRPr="005A1A53">
        <w:rPr>
          <w:szCs w:val="28"/>
          <w:lang w:val="en-US"/>
        </w:rPr>
        <w:t>-</w:t>
      </w:r>
      <w:proofErr w:type="spellStart"/>
      <w:r>
        <w:rPr>
          <w:szCs w:val="28"/>
          <w:lang w:val="en-US"/>
        </w:rPr>
        <w:t>th</w:t>
      </w:r>
      <w:proofErr w:type="spellEnd"/>
      <w:r w:rsidR="00DA6678" w:rsidRPr="005A1A53">
        <w:rPr>
          <w:szCs w:val="28"/>
          <w:lang w:val="en-US"/>
        </w:rPr>
        <w:t xml:space="preserve"> </w:t>
      </w:r>
      <w:r>
        <w:rPr>
          <w:szCs w:val="28"/>
          <w:lang w:val="en-US"/>
        </w:rPr>
        <w:t>thruster</w:t>
      </w:r>
      <w:r w:rsidR="00DA6678" w:rsidRPr="005A1A53">
        <w:rPr>
          <w:szCs w:val="28"/>
          <w:lang w:val="en-US"/>
        </w:rPr>
        <w:t>,</w:t>
      </w:r>
    </w:p>
    <w:p w14:paraId="219DE33D" w14:textId="7596FA74" w:rsidR="00DA6678" w:rsidRPr="00427F0F" w:rsidRDefault="00EA2F89" w:rsidP="00711497">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427F0F">
        <w:rPr>
          <w:szCs w:val="28"/>
          <w:lang w:val="en-US"/>
        </w:rPr>
        <w:t xml:space="preserve"> – </w:t>
      </w:r>
      <w:r w:rsidR="00427F0F" w:rsidRPr="00427F0F">
        <w:rPr>
          <w:szCs w:val="28"/>
          <w:lang w:val="en-US"/>
        </w:rPr>
        <w:t xml:space="preserve">is the geometric position of the force application point of the </w:t>
      </w:r>
      <m:oMath>
        <m:r>
          <w:rPr>
            <w:rFonts w:ascii="Cambria Math" w:hAnsi="Cambria Math"/>
            <w:szCs w:val="28"/>
            <w:lang w:val="en-US"/>
          </w:rPr>
          <m:t>i</m:t>
        </m:r>
      </m:oMath>
      <w:r w:rsidR="00DA6678" w:rsidRPr="00427F0F">
        <w:rPr>
          <w:szCs w:val="28"/>
          <w:lang w:val="en-US"/>
        </w:rPr>
        <w:t>-</w:t>
      </w:r>
      <w:proofErr w:type="spellStart"/>
      <w:r w:rsidR="00427F0F">
        <w:rPr>
          <w:szCs w:val="28"/>
          <w:lang w:val="en-US"/>
        </w:rPr>
        <w:t>th</w:t>
      </w:r>
      <w:proofErr w:type="spellEnd"/>
      <w:r w:rsidR="00DA6678" w:rsidRPr="00427F0F">
        <w:rPr>
          <w:szCs w:val="28"/>
          <w:lang w:val="en-US"/>
        </w:rPr>
        <w:t xml:space="preserve"> </w:t>
      </w:r>
      <w:r w:rsidR="00427F0F" w:rsidRPr="00427F0F">
        <w:rPr>
          <w:szCs w:val="28"/>
          <w:lang w:val="en-US"/>
        </w:rPr>
        <w:t>thruster relative to the vehicle's center of mass</w:t>
      </w:r>
      <w:r w:rsidR="00711497" w:rsidRPr="00427F0F">
        <w:rPr>
          <w:szCs w:val="28"/>
          <w:lang w:val="en-US"/>
        </w:rPr>
        <w:t>.</w:t>
      </w:r>
    </w:p>
    <w:p w14:paraId="322AA4FA" w14:textId="2907C6EA" w:rsidR="00911D71" w:rsidRPr="00427F0F" w:rsidRDefault="00911D71" w:rsidP="00711497">
      <w:pPr>
        <w:tabs>
          <w:tab w:val="left" w:pos="8356"/>
        </w:tabs>
        <w:ind w:firstLine="0"/>
        <w:rPr>
          <w:szCs w:val="28"/>
          <w:lang w:val="en-US"/>
        </w:rPr>
      </w:pPr>
    </w:p>
    <w:p w14:paraId="2A66CC69" w14:textId="133FC912" w:rsidR="00911D71" w:rsidRPr="00760E01" w:rsidRDefault="00760E01" w:rsidP="00911D71">
      <w:pPr>
        <w:ind w:firstLine="709"/>
        <w:rPr>
          <w:szCs w:val="28"/>
          <w:lang w:val="en-US"/>
        </w:rPr>
      </w:pPr>
      <w:r w:rsidRPr="00760E01">
        <w:rPr>
          <w:szCs w:val="28"/>
          <w:lang w:val="en-US"/>
        </w:rPr>
        <w:t>It is worth noting that the forces generated by the MMT-300 thrusters depend on the software control, which leads expression (9) to the parametric form</w:t>
      </w:r>
    </w:p>
    <w:p w14:paraId="07BB06CB" w14:textId="2D00413C" w:rsidR="00C4209D" w:rsidRPr="00760E01" w:rsidRDefault="00C4209D" w:rsidP="00C4209D">
      <w:pPr>
        <w:ind w:firstLine="0"/>
        <w:rPr>
          <w:szCs w:val="28"/>
          <w:lang w:val="en-US"/>
        </w:rPr>
      </w:pPr>
    </w:p>
    <w:p w14:paraId="4F5FD00E" w14:textId="08A9534C" w:rsidR="00C4209D" w:rsidRPr="00C4209D" w:rsidRDefault="00EA2F89"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EE2DF40" w:rsidR="00C4209D" w:rsidRPr="00760E01" w:rsidRDefault="00760E01" w:rsidP="00C4209D">
      <w:pPr>
        <w:tabs>
          <w:tab w:val="left" w:pos="8356"/>
        </w:tabs>
        <w:ind w:firstLine="0"/>
        <w:rPr>
          <w:szCs w:val="28"/>
          <w:lang w:val="en-US"/>
        </w:rPr>
      </w:pPr>
      <w:r>
        <w:rPr>
          <w:szCs w:val="28"/>
          <w:lang w:val="en-US"/>
        </w:rPr>
        <w:t>where</w:t>
      </w:r>
      <w:r w:rsidR="00C4209D" w:rsidRPr="00760E01">
        <w:rPr>
          <w:szCs w:val="28"/>
          <w:lang w:val="en-US"/>
        </w:rPr>
        <w:t xml:space="preserve"> </w:t>
      </w:r>
      <m:oMath>
        <m:r>
          <w:rPr>
            <w:rFonts w:ascii="Cambria Math" w:hAnsi="Cambria Math"/>
            <w:szCs w:val="28"/>
            <w:lang w:val="en-US"/>
          </w:rPr>
          <m:t>code</m:t>
        </m:r>
        <m:r>
          <w:rPr>
            <w:rFonts w:ascii="Cambria Math" w:hAnsi="Cambria Math"/>
            <w:sz w:val="26"/>
            <w:szCs w:val="26"/>
            <w:lang w:val="en-US"/>
          </w:rPr>
          <m:t>∈</m:t>
        </m:r>
        <m:d>
          <m:dPr>
            <m:begChr m:val="["/>
            <m:endChr m:val="]"/>
            <m:ctrlPr>
              <w:rPr>
                <w:rFonts w:ascii="Cambria Math" w:hAnsi="Cambria Math"/>
                <w:i/>
                <w:sz w:val="26"/>
                <w:szCs w:val="26"/>
                <w:lang w:val="en-US"/>
              </w:rPr>
            </m:ctrlPr>
          </m:dPr>
          <m:e>
            <m:r>
              <w:rPr>
                <w:rFonts w:ascii="Cambria Math" w:hAnsi="Cambria Math"/>
                <w:sz w:val="26"/>
                <w:szCs w:val="26"/>
                <w:lang w:val="en-US"/>
              </w:rPr>
              <m:t>-128;128</m:t>
            </m:r>
          </m:e>
        </m:d>
      </m:oMath>
      <w:r w:rsidR="00C4209D" w:rsidRPr="00760E01">
        <w:rPr>
          <w:szCs w:val="28"/>
          <w:lang w:val="en-US"/>
        </w:rPr>
        <w:t xml:space="preserve"> – </w:t>
      </w:r>
      <w:r w:rsidRPr="00760E01">
        <w:rPr>
          <w:szCs w:val="28"/>
          <w:lang w:val="en-US"/>
        </w:rPr>
        <w:t>is the software control code</w:t>
      </w:r>
      <w:r w:rsidR="00C4209D" w:rsidRPr="00760E01">
        <w:rPr>
          <w:szCs w:val="28"/>
          <w:lang w:val="en-US"/>
        </w:rPr>
        <w:t xml:space="preserve">. </w:t>
      </w:r>
    </w:p>
    <w:p w14:paraId="48A91EA9" w14:textId="1B0A2811" w:rsidR="00520AAA" w:rsidRPr="00760E01" w:rsidRDefault="00520AAA" w:rsidP="00C4209D">
      <w:pPr>
        <w:tabs>
          <w:tab w:val="left" w:pos="8356"/>
        </w:tabs>
        <w:ind w:firstLine="0"/>
        <w:rPr>
          <w:szCs w:val="28"/>
          <w:lang w:val="en-US"/>
        </w:rPr>
      </w:pPr>
    </w:p>
    <w:p w14:paraId="6FAFD283" w14:textId="51C6384F" w:rsidR="00520AAA" w:rsidRPr="001E42F5" w:rsidRDefault="00520AAA" w:rsidP="00501827">
      <w:pPr>
        <w:spacing w:after="240"/>
        <w:ind w:firstLine="0"/>
        <w:rPr>
          <w:szCs w:val="28"/>
          <w:lang w:val="en-US"/>
        </w:rPr>
      </w:pPr>
      <w:r w:rsidRPr="00760E01">
        <w:rPr>
          <w:szCs w:val="28"/>
          <w:lang w:val="en-US"/>
        </w:rPr>
        <w:tab/>
      </w:r>
      <w:r w:rsidR="001E42F5" w:rsidRPr="001E42F5">
        <w:rPr>
          <w:szCs w:val="28"/>
          <w:lang w:val="en-US"/>
        </w:rPr>
        <w:t>From Fig. 5 it is possible to determine the values</w:t>
      </w:r>
      <w:r w:rsidR="001E42F5">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Pr="001E42F5">
        <w:rPr>
          <w:szCs w:val="28"/>
          <w:lang w:val="en-US"/>
        </w:rPr>
        <w:t xml:space="preserve">, </w:t>
      </w:r>
      <w:r w:rsidR="001E42F5" w:rsidRPr="001E42F5">
        <w:rPr>
          <w:szCs w:val="28"/>
          <w:lang w:val="en-US"/>
        </w:rPr>
        <w:t>which are presented in Table 3</w:t>
      </w:r>
      <w:r w:rsidRPr="001E42F5">
        <w:rPr>
          <w:szCs w:val="28"/>
          <w:lang w:val="en-US"/>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6003" cy="2360830"/>
                    </a:xfrm>
                    <a:prstGeom prst="rect">
                      <a:avLst/>
                    </a:prstGeom>
                  </pic:spPr>
                </pic:pic>
              </a:graphicData>
            </a:graphic>
          </wp:inline>
        </w:drawing>
      </w:r>
    </w:p>
    <w:p w14:paraId="0D7047F8" w14:textId="0F015BF9" w:rsidR="00A05F14" w:rsidRPr="00A304AD" w:rsidRDefault="001E42F5" w:rsidP="00B878DC">
      <w:pPr>
        <w:ind w:firstLine="0"/>
        <w:jc w:val="center"/>
        <w:rPr>
          <w:szCs w:val="28"/>
          <w:lang w:val="en-US"/>
        </w:rPr>
      </w:pPr>
      <w:r>
        <w:rPr>
          <w:szCs w:val="28"/>
          <w:lang w:val="en-US"/>
        </w:rPr>
        <w:t>Figure</w:t>
      </w:r>
      <w:r w:rsidR="0055434D" w:rsidRPr="00A304AD">
        <w:rPr>
          <w:szCs w:val="28"/>
          <w:lang w:val="en-US"/>
        </w:rPr>
        <w:t xml:space="preserve"> </w:t>
      </w:r>
      <w:r w:rsidR="006C74F8" w:rsidRPr="00A304AD">
        <w:rPr>
          <w:szCs w:val="28"/>
          <w:lang w:val="en-US"/>
        </w:rPr>
        <w:t>5</w:t>
      </w:r>
      <w:r w:rsidR="0055434D" w:rsidRPr="00A304AD">
        <w:rPr>
          <w:szCs w:val="28"/>
          <w:lang w:val="en-US"/>
        </w:rPr>
        <w:t xml:space="preserve"> – </w:t>
      </w:r>
      <w:r w:rsidR="001E2CB3" w:rsidRPr="00A304AD">
        <w:rPr>
          <w:szCs w:val="28"/>
          <w:lang w:val="en-US"/>
        </w:rPr>
        <w:t>MMT-300 geometric parameters</w:t>
      </w:r>
    </w:p>
    <w:p w14:paraId="1330751D" w14:textId="77777777" w:rsidR="00B23FFA" w:rsidRDefault="00B23FFA" w:rsidP="0022469C">
      <w:pPr>
        <w:tabs>
          <w:tab w:val="left" w:pos="8356"/>
        </w:tabs>
        <w:ind w:firstLine="0"/>
        <w:rPr>
          <w:lang w:val="en-US"/>
        </w:rPr>
      </w:pPr>
    </w:p>
    <w:p w14:paraId="17190ED7" w14:textId="5810AFAD" w:rsidR="0022469C" w:rsidRPr="00B878DC" w:rsidRDefault="00B878DC" w:rsidP="0022469C">
      <w:pPr>
        <w:tabs>
          <w:tab w:val="left" w:pos="8356"/>
        </w:tabs>
        <w:ind w:firstLine="0"/>
        <w:rPr>
          <w:szCs w:val="28"/>
          <w:lang w:val="en-US"/>
        </w:rPr>
      </w:pPr>
      <w:r>
        <w:rPr>
          <w:lang w:val="en-US"/>
        </w:rPr>
        <w:lastRenderedPageBreak/>
        <w:t>Table</w:t>
      </w:r>
      <w:r w:rsidR="00F23994" w:rsidRPr="00B878DC">
        <w:rPr>
          <w:lang w:val="en-US"/>
        </w:rPr>
        <w:t xml:space="preserve"> </w:t>
      </w:r>
      <w:r w:rsidR="00D763B5" w:rsidRPr="00B878DC">
        <w:rPr>
          <w:lang w:val="en-US"/>
        </w:rPr>
        <w:t>3</w:t>
      </w:r>
      <w:r w:rsidR="007A3F25" w:rsidRPr="00B878DC">
        <w:rPr>
          <w:szCs w:val="28"/>
          <w:lang w:val="en-US"/>
        </w:rPr>
        <w:t xml:space="preserve"> –</w:t>
      </w:r>
      <w:r>
        <w:rPr>
          <w:szCs w:val="28"/>
          <w:lang w:val="en-US"/>
        </w:rPr>
        <w:t xml:space="preserve"> Thrusters moment of arms of the </w:t>
      </w:r>
      <w:r w:rsidR="00B34874" w:rsidRPr="00B34874">
        <w:rPr>
          <w:szCs w:val="28"/>
        </w:rPr>
        <w:t>ММТ</w:t>
      </w:r>
      <w:r w:rsidR="00B34874" w:rsidRPr="00B878DC">
        <w:rPr>
          <w:szCs w:val="28"/>
          <w:lang w:val="en-US"/>
        </w:rPr>
        <w: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5E2CDC4C" w:rsidR="00CC15DA" w:rsidRPr="00CC15DA" w:rsidRDefault="00EA2F89"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w:t>
            </w:r>
            <w:r w:rsidR="00B878DC">
              <w:rPr>
                <w:szCs w:val="28"/>
                <w:lang w:val="en-US"/>
              </w:rPr>
              <w:t>mm</w:t>
            </w:r>
            <w:r w:rsidR="00CC15DA">
              <w:rPr>
                <w:szCs w:val="28"/>
                <w:lang w:val="en-US"/>
              </w:rPr>
              <w:t>)</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EA2F89"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EA2F89"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EA2F89"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2A2BDECC" w:rsidR="007A3F25" w:rsidRPr="00B878DC" w:rsidRDefault="00B878DC" w:rsidP="006C74F8">
      <w:pPr>
        <w:ind w:firstLine="709"/>
        <w:rPr>
          <w:i/>
          <w:szCs w:val="28"/>
          <w:lang w:val="en-US"/>
        </w:rPr>
      </w:pPr>
      <w:r w:rsidRPr="00B878DC">
        <w:rPr>
          <w:szCs w:val="28"/>
          <w:lang w:val="en-US"/>
        </w:rPr>
        <w:t xml:space="preserve">Since all thrusters are the same in design, they create a single force that depends on the software control code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00B50957" w:rsidRPr="00B878DC">
        <w:rPr>
          <w:szCs w:val="28"/>
          <w:lang w:val="en-US"/>
        </w:rPr>
        <w:t xml:space="preserve">. </w:t>
      </w:r>
      <w:r w:rsidRPr="00B878DC">
        <w:rPr>
          <w:szCs w:val="28"/>
          <w:lang w:val="en-US"/>
        </w:rPr>
        <w:t>In this case</w:t>
      </w:r>
      <w:r w:rsidR="00B50957" w:rsidRPr="00B878D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sidR="00B50957" w:rsidRPr="00B878DC">
        <w:rPr>
          <w:szCs w:val="28"/>
          <w:lang w:val="en-US"/>
        </w:rPr>
        <w:t xml:space="preserve"> </w:t>
      </w:r>
      <w:r w:rsidRPr="00B878DC">
        <w:rPr>
          <w:szCs w:val="28"/>
          <w:lang w:val="en-US"/>
        </w:rPr>
        <w:t>is defined taking into account the geometry of the control object as</w:t>
      </w:r>
    </w:p>
    <w:p w14:paraId="79457B87" w14:textId="0F685911" w:rsidR="00A129CA" w:rsidRPr="00B878DC" w:rsidRDefault="00A129CA" w:rsidP="007B7E64">
      <w:pPr>
        <w:tabs>
          <w:tab w:val="left" w:pos="8356"/>
        </w:tabs>
        <w:ind w:firstLine="0"/>
        <w:rPr>
          <w:szCs w:val="28"/>
          <w:lang w:val="en-US"/>
        </w:rPr>
      </w:pPr>
    </w:p>
    <w:p w14:paraId="0B155651" w14:textId="4C9D2696" w:rsidR="009833CB" w:rsidRPr="00A304AD" w:rsidRDefault="00EA2F89"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5C8AAA0F" w14:textId="56505791" w:rsidR="007B7E64" w:rsidRPr="00A304AD" w:rsidRDefault="00EA2F89"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0B05C169" w14:textId="00D7B2AA" w:rsidR="007B7E64" w:rsidRPr="00A304AD" w:rsidRDefault="00EA2F89"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A304AD">
        <w:rPr>
          <w:szCs w:val="28"/>
          <w:lang w:val="en-US"/>
        </w:rPr>
        <w:t>.</w:t>
      </w:r>
    </w:p>
    <w:p w14:paraId="04CED0A8" w14:textId="77777777" w:rsidR="007B7E64" w:rsidRPr="00A304AD" w:rsidRDefault="007B7E64" w:rsidP="007B7E64">
      <w:pPr>
        <w:tabs>
          <w:tab w:val="left" w:pos="8356"/>
        </w:tabs>
        <w:ind w:firstLine="0"/>
        <w:rPr>
          <w:szCs w:val="28"/>
          <w:lang w:val="en-US"/>
        </w:rPr>
      </w:pPr>
    </w:p>
    <w:p w14:paraId="42F25493" w14:textId="0C28EBCF" w:rsidR="00243752" w:rsidRPr="00660F8A" w:rsidRDefault="00660F8A" w:rsidP="006C74F8">
      <w:pPr>
        <w:spacing w:after="160" w:line="259" w:lineRule="auto"/>
        <w:ind w:firstLine="709"/>
        <w:rPr>
          <w:szCs w:val="28"/>
          <w:lang w:val="en-US"/>
        </w:rPr>
      </w:pPr>
      <w:r w:rsidRPr="00660F8A">
        <w:rPr>
          <w:szCs w:val="28"/>
          <w:lang w:val="en-US"/>
        </w:rPr>
        <w:t>From the thruster’s static characteristic (Fig. 6) it is possible to write down the functional dependence between the control code and the generated force, for example by means of a sixth-order polynomial</w:t>
      </w:r>
    </w:p>
    <w:p w14:paraId="4A0ADAB4" w14:textId="1C410569" w:rsidR="00243752" w:rsidRPr="00243752" w:rsidRDefault="00EA2F89"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68CBDA16">
            <wp:extent cx="5646342" cy="26276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6357"/>
                    <a:stretch/>
                  </pic:blipFill>
                  <pic:spPr bwMode="auto">
                    <a:xfrm>
                      <a:off x="0" y="0"/>
                      <a:ext cx="5703670" cy="2654322"/>
                    </a:xfrm>
                    <a:prstGeom prst="rect">
                      <a:avLst/>
                    </a:prstGeom>
                    <a:noFill/>
                    <a:ln>
                      <a:noFill/>
                    </a:ln>
                    <a:extLst>
                      <a:ext uri="{53640926-AAD7-44D8-BBD7-CCE9431645EC}">
                        <a14:shadowObscured xmlns:a14="http://schemas.microsoft.com/office/drawing/2010/main"/>
                      </a:ext>
                    </a:extLst>
                  </pic:spPr>
                </pic:pic>
              </a:graphicData>
            </a:graphic>
          </wp:inline>
        </w:drawing>
      </w:r>
    </w:p>
    <w:p w14:paraId="53611DFB" w14:textId="7F5DA7C4" w:rsidR="005E6941" w:rsidRPr="005A15D0" w:rsidRDefault="005A15D0" w:rsidP="005E6941">
      <w:pPr>
        <w:spacing w:after="160" w:line="259" w:lineRule="auto"/>
        <w:ind w:firstLine="0"/>
        <w:jc w:val="center"/>
        <w:rPr>
          <w:szCs w:val="28"/>
          <w:lang w:val="en-US"/>
        </w:rPr>
      </w:pPr>
      <w:r>
        <w:rPr>
          <w:szCs w:val="28"/>
          <w:lang w:val="en-US"/>
        </w:rPr>
        <w:t>Figure</w:t>
      </w:r>
      <w:r w:rsidR="005E6941" w:rsidRPr="005A15D0">
        <w:rPr>
          <w:szCs w:val="28"/>
          <w:lang w:val="en-US"/>
        </w:rPr>
        <w:t xml:space="preserve"> </w:t>
      </w:r>
      <w:r w:rsidR="006C74F8" w:rsidRPr="005A15D0">
        <w:rPr>
          <w:szCs w:val="28"/>
          <w:lang w:val="en-US"/>
        </w:rPr>
        <w:t>6</w:t>
      </w:r>
      <w:r w:rsidR="005E6941" w:rsidRPr="005A15D0">
        <w:rPr>
          <w:szCs w:val="28"/>
          <w:lang w:val="en-US"/>
        </w:rPr>
        <w:t xml:space="preserve"> – </w:t>
      </w:r>
      <w:r w:rsidRPr="005A15D0">
        <w:rPr>
          <w:szCs w:val="28"/>
          <w:lang w:val="en-US"/>
        </w:rPr>
        <w:t>Static characteristics of the MMT-300 thrusters</w:t>
      </w:r>
    </w:p>
    <w:p w14:paraId="627BC215" w14:textId="3C6DED01" w:rsidR="001101E9" w:rsidRPr="008E7991" w:rsidRDefault="001101E9" w:rsidP="001101E9">
      <w:pPr>
        <w:spacing w:after="160" w:line="259" w:lineRule="auto"/>
        <w:ind w:firstLine="0"/>
        <w:rPr>
          <w:szCs w:val="28"/>
          <w:lang w:val="en-US"/>
        </w:rPr>
      </w:pPr>
      <w:r w:rsidRPr="005A15D0">
        <w:rPr>
          <w:szCs w:val="28"/>
          <w:lang w:val="en-US"/>
        </w:rPr>
        <w:lastRenderedPageBreak/>
        <w:tab/>
      </w:r>
      <w:r w:rsidR="007038BD" w:rsidRPr="007038BD">
        <w:rPr>
          <w:szCs w:val="28"/>
          <w:lang w:val="en-US"/>
        </w:rPr>
        <w:t xml:space="preserve">With the dependencies defined above, it is possible to determine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sidRPr="007038BD">
        <w:rPr>
          <w:szCs w:val="28"/>
          <w:lang w:val="en-US"/>
        </w:rPr>
        <w:t xml:space="preserve"> </w:t>
      </w:r>
      <w:r w:rsidR="007038BD" w:rsidRPr="007038BD">
        <w:rPr>
          <w:szCs w:val="28"/>
          <w:lang w:val="en-US"/>
        </w:rPr>
        <w:t>which makes it possible to define the expression for forces and moments (4) already in parametric form</w:t>
      </w:r>
      <w:r w:rsidRPr="007038BD">
        <w:rPr>
          <w:szCs w:val="28"/>
          <w:lang w:val="en-US"/>
        </w:rPr>
        <w:t xml:space="preserve">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lang w:val="en-US"/>
          </w:rPr>
          <m:t>∙u</m:t>
        </m:r>
      </m:oMath>
      <w:r w:rsidRPr="007038BD">
        <w:rPr>
          <w:lang w:val="en-US"/>
        </w:rPr>
        <w:t xml:space="preserve">. </w:t>
      </w:r>
      <w:r w:rsidR="008E7991" w:rsidRPr="008E7991">
        <w:rPr>
          <w:lang w:val="en-US"/>
        </w:rPr>
        <w:t xml:space="preserve">In this case, </w:t>
      </w:r>
      <m:oMath>
        <m:r>
          <w:rPr>
            <w:rFonts w:ascii="Cambria Math" w:hAnsi="Cambria Math"/>
          </w:rPr>
          <m:t>u</m:t>
        </m:r>
      </m:oMath>
      <w:r w:rsidRPr="008E7991">
        <w:rPr>
          <w:lang w:val="en-US"/>
        </w:rPr>
        <w:t xml:space="preserve"> </w:t>
      </w:r>
      <w:r w:rsidR="008E7991" w:rsidRPr="008E7991">
        <w:rPr>
          <w:lang w:val="en-US"/>
        </w:rPr>
        <w:t>determines the thruster</w:t>
      </w:r>
      <w:r w:rsidR="008E7991">
        <w:rPr>
          <w:lang w:val="en-US"/>
        </w:rPr>
        <w:t>’s</w:t>
      </w:r>
      <w:r w:rsidR="008E7991" w:rsidRPr="008E7991">
        <w:rPr>
          <w:lang w:val="en-US"/>
        </w:rPr>
        <w:t xml:space="preserve"> load percentage</w:t>
      </w:r>
      <w:r w:rsidRPr="008E7991">
        <w:rPr>
          <w:lang w:val="en-US"/>
        </w:rPr>
        <w:t xml:space="preserve">. </w:t>
      </w:r>
      <w:r w:rsidR="008E7991" w:rsidRPr="006E3752">
        <w:rPr>
          <w:lang w:val="en-US"/>
        </w:rPr>
        <w:t xml:space="preserve">At full performance </w:t>
      </w:r>
      <m:oMath>
        <m:r>
          <w:rPr>
            <w:rFonts w:ascii="Cambria Math" w:hAnsi="Cambria Math"/>
          </w:rPr>
          <m:t>u</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e>
          <m:sup>
            <m:r>
              <w:rPr>
                <w:rFonts w:ascii="Cambria Math" w:hAnsi="Cambria Math"/>
                <w:lang w:val="en-US"/>
              </w:rPr>
              <m:t>T</m:t>
            </m:r>
          </m:sup>
        </m:sSup>
      </m:oMath>
      <w:r w:rsidRPr="008E7991">
        <w:rPr>
          <w:lang w:val="en-US"/>
        </w:rPr>
        <w:t>.</w:t>
      </w:r>
      <w:r w:rsidRPr="008E7991">
        <w:rPr>
          <w:szCs w:val="28"/>
          <w:lang w:val="en-US"/>
        </w:rPr>
        <w:t xml:space="preserve"> </w:t>
      </w:r>
    </w:p>
    <w:p w14:paraId="2D82787A" w14:textId="77777777" w:rsidR="001101E9" w:rsidRPr="008E7991" w:rsidRDefault="001101E9" w:rsidP="0022469C">
      <w:pPr>
        <w:tabs>
          <w:tab w:val="left" w:pos="8356"/>
        </w:tabs>
        <w:ind w:firstLine="0"/>
        <w:rPr>
          <w:szCs w:val="28"/>
          <w:lang w:val="en-US"/>
        </w:rPr>
      </w:pPr>
    </w:p>
    <w:p w14:paraId="3D9604CA" w14:textId="405B2159" w:rsidR="001101E9" w:rsidRPr="00D576CF" w:rsidRDefault="00D576CF" w:rsidP="00D576CF">
      <w:pPr>
        <w:tabs>
          <w:tab w:val="left" w:pos="8356"/>
        </w:tabs>
        <w:spacing w:after="240"/>
        <w:ind w:firstLine="0"/>
        <w:jc w:val="left"/>
        <w:rPr>
          <w:i/>
          <w:iCs/>
          <w:szCs w:val="28"/>
          <w:lang w:val="en-US"/>
        </w:rPr>
      </w:pPr>
      <w:r w:rsidRPr="00D576CF">
        <w:rPr>
          <w:i/>
          <w:iCs/>
          <w:szCs w:val="28"/>
          <w:lang w:val="en-US"/>
        </w:rPr>
        <w:t xml:space="preserve">3.2.2. </w:t>
      </w:r>
      <w:r w:rsidR="008E7991" w:rsidRPr="00D576CF">
        <w:rPr>
          <w:i/>
          <w:iCs/>
          <w:szCs w:val="28"/>
          <w:lang w:val="en-US"/>
        </w:rPr>
        <w:t>Inertia and added masses matrices</w:t>
      </w:r>
    </w:p>
    <w:p w14:paraId="677C8787" w14:textId="1A9A19D4" w:rsidR="001D581B" w:rsidRPr="006E3752" w:rsidRDefault="006E3752" w:rsidP="001D581B">
      <w:pPr>
        <w:rPr>
          <w:szCs w:val="28"/>
          <w:lang w:val="en-US"/>
        </w:rPr>
      </w:pPr>
      <w:r w:rsidRPr="006E3752">
        <w:rPr>
          <w:iCs/>
          <w:szCs w:val="28"/>
          <w:lang w:val="en-US"/>
        </w:rPr>
        <w:t xml:space="preserve">The matrix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001D581B" w:rsidRPr="006E3752">
        <w:rPr>
          <w:szCs w:val="28"/>
          <w:lang w:val="en-US"/>
        </w:rPr>
        <w:t xml:space="preserve"> </w:t>
      </w:r>
      <w:r w:rsidR="001D581B" w:rsidRPr="000928CA">
        <w:rPr>
          <w:szCs w:val="28"/>
        </w:rPr>
        <w:t>в</w:t>
      </w:r>
      <w:r w:rsidR="001D581B" w:rsidRPr="006E3752">
        <w:rPr>
          <w:szCs w:val="28"/>
          <w:lang w:val="en-US"/>
        </w:rPr>
        <w:t xml:space="preserve"> </w:t>
      </w:r>
      <w:r w:rsidR="001D581B" w:rsidRPr="000928CA">
        <w:rPr>
          <w:szCs w:val="28"/>
        </w:rPr>
        <w:t>уравнении</w:t>
      </w:r>
      <w:r w:rsidR="001D581B" w:rsidRPr="006E3752">
        <w:rPr>
          <w:szCs w:val="28"/>
          <w:lang w:val="en-US"/>
        </w:rPr>
        <w:t xml:space="preserve"> (6) </w:t>
      </w:r>
      <w:r w:rsidRPr="006E3752">
        <w:rPr>
          <w:szCs w:val="28"/>
          <w:lang w:val="en-US"/>
        </w:rPr>
        <w:t>is constant, symmetric and positively determined</w:t>
      </w:r>
      <w:r w:rsidR="001D581B" w:rsidRPr="006E3752">
        <w:rPr>
          <w:szCs w:val="28"/>
          <w:lang w:val="en-US"/>
        </w:rPr>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lang w:val="en-US"/>
          </w:rPr>
          <m:t>&gt;0</m:t>
        </m:r>
      </m:oMath>
      <w:r w:rsidR="001D581B" w:rsidRPr="006E3752">
        <w:rPr>
          <w:szCs w:val="28"/>
          <w:lang w:val="en-US"/>
        </w:rPr>
        <w:t xml:space="preserve">). </w:t>
      </w:r>
      <w:r w:rsidRPr="006E3752">
        <w:rPr>
          <w:szCs w:val="28"/>
          <w:lang w:val="en-US"/>
        </w:rPr>
        <w:t xml:space="preserve">The values filling it largely depend on the geometric configuration and, in the most general case, have the following form </w:t>
      </w:r>
      <w:r w:rsidR="00287810" w:rsidRPr="006E3752">
        <w:rPr>
          <w:szCs w:val="28"/>
          <w:lang w:val="en-US"/>
        </w:rPr>
        <w:t>[</w:t>
      </w:r>
      <w:r w:rsidR="00FF3B5E" w:rsidRPr="00FF3B5E">
        <w:rPr>
          <w:szCs w:val="28"/>
          <w:lang w:val="en-US"/>
        </w:rPr>
        <w:t>14</w:t>
      </w:r>
      <w:r w:rsidR="00287810" w:rsidRPr="006E3752">
        <w:rPr>
          <w:szCs w:val="28"/>
          <w:lang w:val="en-US"/>
        </w:rPr>
        <w:t>]</w:t>
      </w:r>
    </w:p>
    <w:p w14:paraId="2F683563" w14:textId="77777777" w:rsidR="001D581B" w:rsidRPr="006E3752" w:rsidRDefault="001D581B" w:rsidP="001D581B">
      <w:pPr>
        <w:ind w:firstLine="0"/>
        <w:rPr>
          <w:iCs/>
          <w:szCs w:val="28"/>
          <w:lang w:val="en-US"/>
        </w:rPr>
      </w:pPr>
    </w:p>
    <w:p w14:paraId="4BD4EDA8" w14:textId="39797A43" w:rsidR="001D581B" w:rsidRPr="000928CA" w:rsidRDefault="00EA2F89"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5D94C9CA" w:rsidR="001D581B" w:rsidRPr="00B84A92" w:rsidRDefault="00B84A92" w:rsidP="001D581B">
      <w:pPr>
        <w:ind w:firstLine="0"/>
        <w:rPr>
          <w:szCs w:val="28"/>
          <w:lang w:val="en-US"/>
        </w:rPr>
      </w:pPr>
      <w:r>
        <w:rPr>
          <w:szCs w:val="28"/>
          <w:lang w:val="en-US"/>
        </w:rPr>
        <w:t>where</w:t>
      </w:r>
      <w:r w:rsidR="001D581B" w:rsidRPr="00B84A92">
        <w:rPr>
          <w:szCs w:val="28"/>
          <w:lang w:val="en-US"/>
        </w:rPr>
        <w:t xml:space="preserve"> </w:t>
      </w:r>
      <m:oMath>
        <m:r>
          <w:rPr>
            <w:rFonts w:ascii="Cambria Math" w:hAnsi="Cambria Math"/>
            <w:szCs w:val="28"/>
          </w:rPr>
          <m:t>m</m:t>
        </m:r>
      </m:oMath>
      <w:r w:rsidR="001D581B" w:rsidRPr="00B84A92">
        <w:rPr>
          <w:szCs w:val="28"/>
          <w:lang w:val="en-US"/>
        </w:rPr>
        <w:t xml:space="preserve"> – </w:t>
      </w:r>
      <w:r w:rsidR="005E4F34" w:rsidRPr="005E4F34">
        <w:rPr>
          <w:szCs w:val="28"/>
          <w:lang w:val="en-US"/>
        </w:rPr>
        <w:t xml:space="preserve">is </w:t>
      </w:r>
      <w:r w:rsidR="005E4F34">
        <w:rPr>
          <w:szCs w:val="28"/>
          <w:lang w:val="en-US"/>
        </w:rPr>
        <w:t xml:space="preserve">rigid </w:t>
      </w:r>
      <w:r w:rsidR="005E4F34" w:rsidRPr="005E4F34">
        <w:rPr>
          <w:szCs w:val="28"/>
          <w:lang w:val="en-US"/>
        </w:rPr>
        <w:t xml:space="preserve">body </w:t>
      </w:r>
      <w:r w:rsidR="005E4F34">
        <w:rPr>
          <w:szCs w:val="28"/>
          <w:lang w:val="en-US"/>
        </w:rPr>
        <w:t>mass</w:t>
      </w:r>
      <w:r w:rsidR="001D581B" w:rsidRPr="00B84A92">
        <w:rPr>
          <w:szCs w:val="28"/>
          <w:lang w:val="en-US"/>
        </w:rPr>
        <w:t xml:space="preserve">, </w:t>
      </w:r>
    </w:p>
    <w:p w14:paraId="44BBB71C" w14:textId="19D1AC10" w:rsidR="001D581B" w:rsidRPr="00B84A92" w:rsidRDefault="00EA2F89" w:rsidP="001D581B">
      <w:pPr>
        <w:ind w:firstLine="0"/>
        <w:rPr>
          <w:szCs w:val="28"/>
          <w:lang w:val="en-US"/>
        </w:rPr>
      </w:pPr>
      <m:oMath>
        <m:sSub>
          <m:sSubPr>
            <m:ctrlPr>
              <w:rPr>
                <w:rFonts w:ascii="Cambria Math" w:hAnsi="Cambria Math"/>
                <w:i/>
                <w:szCs w:val="28"/>
              </w:rPr>
            </m:ctrlPr>
          </m:sSubPr>
          <m:e>
            <m:r>
              <m:rPr>
                <m:sty m:val="p"/>
              </m:rPr>
              <w:rPr>
                <w:rFonts w:ascii="Cambria Math" w:hAnsi="Cambria Math"/>
                <w:szCs w:val="28"/>
                <w:lang w:val="en-US"/>
              </w:rPr>
              <m:t>I</m:t>
            </m:r>
          </m:e>
          <m:sub>
            <m:r>
              <w:rPr>
                <w:rFonts w:ascii="Cambria Math" w:hAnsi="Cambria Math"/>
                <w:szCs w:val="28"/>
                <w:lang w:val="en-US"/>
              </w:rPr>
              <m:t>3×3</m:t>
            </m:r>
          </m:sub>
        </m:sSub>
      </m:oMath>
      <w:r w:rsidR="001D581B" w:rsidRPr="00B84A92">
        <w:rPr>
          <w:szCs w:val="28"/>
          <w:lang w:val="en-US"/>
        </w:rPr>
        <w:t xml:space="preserve"> – </w:t>
      </w:r>
      <w:r w:rsidR="00B84A92" w:rsidRPr="00B84A92">
        <w:rPr>
          <w:szCs w:val="28"/>
          <w:lang w:val="en-US"/>
        </w:rPr>
        <w:t xml:space="preserve">is </w:t>
      </w:r>
      <m:oMath>
        <m:r>
          <w:rPr>
            <w:rFonts w:ascii="Cambria Math" w:hAnsi="Cambria Math"/>
            <w:sz w:val="26"/>
            <w:szCs w:val="26"/>
            <w:lang w:val="en-US"/>
          </w:rPr>
          <m:t>3×3</m:t>
        </m:r>
      </m:oMath>
      <w:r w:rsidR="00B84A92" w:rsidRPr="00B84A92">
        <w:rPr>
          <w:sz w:val="26"/>
          <w:szCs w:val="26"/>
          <w:lang w:val="en-US"/>
        </w:rPr>
        <w:t xml:space="preserve"> </w:t>
      </w:r>
      <w:r w:rsidR="00B84A92" w:rsidRPr="00B84A92">
        <w:rPr>
          <w:szCs w:val="28"/>
          <w:lang w:val="en-US"/>
        </w:rPr>
        <w:t>identity matrix</w:t>
      </w:r>
      <w:r w:rsidR="001D581B" w:rsidRPr="00B84A92">
        <w:rPr>
          <w:szCs w:val="28"/>
          <w:lang w:val="en-US"/>
        </w:rPr>
        <w:t xml:space="preserve">, </w:t>
      </w:r>
    </w:p>
    <w:p w14:paraId="706C7361" w14:textId="67D80844" w:rsidR="001D581B" w:rsidRPr="00B84A92" w:rsidRDefault="00EA2F89" w:rsidP="001D581B">
      <w:pPr>
        <w:ind w:firstLine="0"/>
        <w:rPr>
          <w:szCs w:val="28"/>
          <w:lang w:val="en-US"/>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B84A92">
        <w:rPr>
          <w:szCs w:val="28"/>
          <w:lang w:val="en-US"/>
        </w:rPr>
        <w:t xml:space="preserve"> – </w:t>
      </w:r>
      <w:r w:rsidR="00B84A92" w:rsidRPr="00B84A92">
        <w:rPr>
          <w:szCs w:val="28"/>
          <w:lang w:val="en-US"/>
        </w:rPr>
        <w:t xml:space="preserve">is the inertia tensor in the reference frame of </w:t>
      </w:r>
      <w:r w:rsidR="00B84A92">
        <w:rPr>
          <w:szCs w:val="28"/>
          <w:lang w:val="en-US"/>
        </w:rPr>
        <w:t>the</w:t>
      </w:r>
      <w:r w:rsidR="00B84A92" w:rsidRPr="00B84A92">
        <w:rPr>
          <w:szCs w:val="28"/>
          <w:lang w:val="en-US"/>
        </w:rPr>
        <w:t xml:space="preserve"> body</w:t>
      </w:r>
      <w:r w:rsidR="001D581B" w:rsidRPr="00B84A92">
        <w:rPr>
          <w:szCs w:val="28"/>
          <w:lang w:val="en-US"/>
        </w:rPr>
        <w:t>,</w:t>
      </w:r>
    </w:p>
    <w:p w14:paraId="0B9331A6" w14:textId="052F459D" w:rsidR="001D581B" w:rsidRPr="0059648C" w:rsidRDefault="00EA2F89" w:rsidP="001D581B">
      <w:pPr>
        <w:ind w:firstLine="0"/>
        <w:rPr>
          <w:szCs w:val="28"/>
          <w:lang w:val="en-US"/>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59648C">
        <w:rPr>
          <w:szCs w:val="28"/>
          <w:lang w:val="en-US"/>
        </w:rPr>
        <w:t xml:space="preserve"> – </w:t>
      </w:r>
      <w:r w:rsidR="0059648C" w:rsidRPr="0059648C">
        <w:rPr>
          <w:szCs w:val="28"/>
          <w:lang w:val="en-US"/>
        </w:rPr>
        <w:t xml:space="preserve">is the vector from the origin to the gravity center of the </w:t>
      </w:r>
      <w:r w:rsidR="005E4F34">
        <w:rPr>
          <w:szCs w:val="28"/>
          <w:lang w:val="en-US"/>
        </w:rPr>
        <w:t>body</w:t>
      </w:r>
      <w:r w:rsidR="001D581B" w:rsidRPr="0059648C">
        <w:rPr>
          <w:szCs w:val="28"/>
          <w:lang w:val="en-US"/>
        </w:rPr>
        <w:t>,</w:t>
      </w:r>
    </w:p>
    <w:p w14:paraId="28E465E1" w14:textId="6ACEEB1C" w:rsidR="001D581B" w:rsidRPr="005E4F34" w:rsidRDefault="001D581B" w:rsidP="001D581B">
      <w:pPr>
        <w:ind w:firstLine="0"/>
        <w:rPr>
          <w:szCs w:val="28"/>
          <w:lang w:val="en-US"/>
        </w:rPr>
      </w:pPr>
      <m:oMath>
        <m:r>
          <w:rPr>
            <w:rFonts w:ascii="Cambria Math" w:hAnsi="Cambria Math"/>
            <w:szCs w:val="28"/>
          </w:rPr>
          <m:t>S</m:t>
        </m:r>
        <m:d>
          <m:dPr>
            <m:ctrlPr>
              <w:rPr>
                <w:rFonts w:ascii="Cambria Math" w:hAnsi="Cambria Math"/>
                <w:i/>
                <w:szCs w:val="28"/>
              </w:rPr>
            </m:ctrlPr>
          </m:dPr>
          <m:e>
            <m:r>
              <w:rPr>
                <w:rFonts w:ascii="Cambria Math" w:hAnsi="Cambria Math"/>
                <w:szCs w:val="28"/>
                <w:lang w:val="en-US"/>
              </w:rPr>
              <m:t xml:space="preserve"> ∙ </m:t>
            </m:r>
          </m:e>
        </m:d>
      </m:oMath>
      <w:r w:rsidRPr="005E4F34">
        <w:rPr>
          <w:szCs w:val="28"/>
          <w:lang w:val="en-US"/>
        </w:rPr>
        <w:t xml:space="preserve"> – </w:t>
      </w:r>
      <w:r w:rsidR="005E4F34" w:rsidRPr="005E4F34">
        <w:rPr>
          <w:szCs w:val="28"/>
          <w:lang w:val="en-US"/>
        </w:rPr>
        <w:t>is a</w:t>
      </w:r>
      <w:r w:rsidR="005E4F34">
        <w:rPr>
          <w:szCs w:val="28"/>
          <w:lang w:val="en-US"/>
        </w:rPr>
        <w:t>n</w:t>
      </w:r>
      <w:r w:rsidR="005E4F34" w:rsidRPr="005E4F34">
        <w:rPr>
          <w:szCs w:val="28"/>
          <w:lang w:val="en-US"/>
        </w:rPr>
        <w:t xml:space="preserve"> </w:t>
      </w:r>
      <w:r w:rsidR="0059648C" w:rsidRPr="005E4F34">
        <w:rPr>
          <w:szCs w:val="28"/>
          <w:lang w:val="en-US"/>
        </w:rPr>
        <w:t>operator of vector transformation into a skewed matrix</w:t>
      </w:r>
      <w:r w:rsidRPr="005E4F34">
        <w:rPr>
          <w:szCs w:val="28"/>
          <w:lang w:val="en-US"/>
        </w:rPr>
        <w:t>:</w:t>
      </w:r>
    </w:p>
    <w:p w14:paraId="5D252188" w14:textId="77777777" w:rsidR="001D581B" w:rsidRPr="005E4F34" w:rsidRDefault="001D581B" w:rsidP="001D581B">
      <w:pPr>
        <w:ind w:firstLine="0"/>
        <w:rPr>
          <w:szCs w:val="28"/>
          <w:lang w:val="en-US"/>
        </w:rPr>
      </w:pPr>
    </w:p>
    <w:p w14:paraId="4C05AD34" w14:textId="45D99F57" w:rsidR="00A05F14" w:rsidRPr="00BA5D5B" w:rsidRDefault="00EA2F89" w:rsidP="00BA5D5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3AE8186A" w14:textId="77777777" w:rsidR="00A05F14" w:rsidRDefault="00A05F14" w:rsidP="006C74F8">
      <w:pPr>
        <w:ind w:firstLine="0"/>
        <w:rPr>
          <w:iCs/>
          <w:szCs w:val="28"/>
          <w:lang w:val="en-US"/>
        </w:rPr>
      </w:pPr>
    </w:p>
    <w:p w14:paraId="6570FF12" w14:textId="3B3DB632" w:rsidR="001D581B" w:rsidRPr="000928CA" w:rsidRDefault="00EA2F89"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w:t>
      </w:r>
      <w:proofErr w:type="spellStart"/>
      <w:r w:rsidR="00F10240" w:rsidRPr="00F10240">
        <w:rPr>
          <w:szCs w:val="28"/>
        </w:rPr>
        <w:t>as</w:t>
      </w:r>
      <w:proofErr w:type="spellEnd"/>
      <w:r w:rsidR="00F10240" w:rsidRPr="00F10240">
        <w:rPr>
          <w:szCs w:val="28"/>
        </w:rPr>
        <w:t xml:space="preserve"> </w:t>
      </w:r>
      <w:proofErr w:type="spellStart"/>
      <w:r w:rsidR="00F10240" w:rsidRPr="00F10240">
        <w:rPr>
          <w:szCs w:val="28"/>
        </w:rPr>
        <w:t>expanded</w:t>
      </w:r>
      <w:proofErr w:type="spellEnd"/>
      <w:r w:rsidR="001D581B" w:rsidRPr="000928CA">
        <w:rPr>
          <w:szCs w:val="28"/>
        </w:rPr>
        <w:t>:</w:t>
      </w:r>
    </w:p>
    <w:p w14:paraId="3AF633CD" w14:textId="77777777" w:rsidR="001D581B" w:rsidRPr="000928CA" w:rsidRDefault="001D581B" w:rsidP="001D581B">
      <w:pPr>
        <w:ind w:firstLine="0"/>
        <w:rPr>
          <w:szCs w:val="28"/>
        </w:rPr>
      </w:pPr>
    </w:p>
    <w:p w14:paraId="122E0648" w14:textId="77777777" w:rsidR="001D581B" w:rsidRPr="000928CA" w:rsidRDefault="00EA2F89"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48B5A115" w:rsidR="000D2085" w:rsidRPr="00F10240" w:rsidRDefault="00F10240" w:rsidP="00F65089">
      <w:pPr>
        <w:ind w:firstLine="709"/>
        <w:rPr>
          <w:iCs/>
          <w:szCs w:val="28"/>
          <w:lang w:val="en-US"/>
        </w:rPr>
      </w:pPr>
      <w:r w:rsidRPr="00F10240">
        <w:rPr>
          <w:iCs/>
          <w:szCs w:val="28"/>
          <w:lang w:val="en-US"/>
        </w:rPr>
        <w:t>The inertia tensor for a solid cylinder is defined as</w:t>
      </w:r>
    </w:p>
    <w:p w14:paraId="7FE6FC39" w14:textId="77777777" w:rsidR="000D2085" w:rsidRPr="00F10240" w:rsidRDefault="000D2085" w:rsidP="00F65089">
      <w:pPr>
        <w:ind w:firstLine="709"/>
        <w:rPr>
          <w:iCs/>
          <w:szCs w:val="28"/>
          <w:lang w:val="en-US"/>
        </w:rPr>
      </w:pPr>
    </w:p>
    <w:p w14:paraId="09FEE37C" w14:textId="1269B2A3" w:rsidR="000D2085" w:rsidRPr="000D2085" w:rsidRDefault="00EA2F89"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7D447C30" w:rsidR="00F65089" w:rsidRPr="00043839" w:rsidRDefault="00043839" w:rsidP="00F65089">
      <w:pPr>
        <w:ind w:firstLine="709"/>
        <w:rPr>
          <w:iCs/>
          <w:szCs w:val="28"/>
          <w:lang w:val="en-US"/>
        </w:rPr>
      </w:pPr>
      <w:r w:rsidRPr="00043839">
        <w:rPr>
          <w:iCs/>
          <w:szCs w:val="28"/>
          <w:lang w:val="en-US"/>
        </w:rPr>
        <w:lastRenderedPageBreak/>
        <w:t xml:space="preserve">The matrix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00F65089" w:rsidRPr="00043839">
        <w:rPr>
          <w:iCs/>
          <w:szCs w:val="28"/>
          <w:lang w:val="en-US"/>
        </w:rPr>
        <w:t xml:space="preserve"> </w:t>
      </w:r>
      <w:r w:rsidRPr="00043839">
        <w:rPr>
          <w:iCs/>
          <w:szCs w:val="28"/>
          <w:lang w:val="en-US"/>
        </w:rPr>
        <w:t>consists of the external force</w:t>
      </w:r>
      <w:r w:rsidR="00B04709">
        <w:rPr>
          <w:iCs/>
          <w:szCs w:val="28"/>
          <w:lang w:val="en-US"/>
        </w:rPr>
        <w:t>s</w:t>
      </w:r>
      <w:r w:rsidRPr="00043839">
        <w:rPr>
          <w:iCs/>
          <w:szCs w:val="28"/>
          <w:lang w:val="en-US"/>
        </w:rPr>
        <w:t xml:space="preserve"> and moment</w:t>
      </w:r>
      <w:r w:rsidR="00B04709">
        <w:rPr>
          <w:iCs/>
          <w:szCs w:val="28"/>
          <w:lang w:val="en-US"/>
        </w:rPr>
        <w:t>s</w:t>
      </w:r>
      <w:r w:rsidRPr="00043839">
        <w:rPr>
          <w:iCs/>
          <w:szCs w:val="28"/>
          <w:lang w:val="en-US"/>
        </w:rPr>
        <w:t xml:space="preserve"> elements, and is written in composite form as</w:t>
      </w:r>
      <w:r w:rsidR="00287810" w:rsidRPr="00043839">
        <w:rPr>
          <w:iCs/>
          <w:szCs w:val="28"/>
          <w:lang w:val="en-US"/>
        </w:rPr>
        <w:t xml:space="preserve"> [</w:t>
      </w:r>
      <w:r w:rsidR="00FF3B5E" w:rsidRPr="00FF3B5E">
        <w:rPr>
          <w:iCs/>
          <w:szCs w:val="28"/>
          <w:lang w:val="en-US"/>
        </w:rPr>
        <w:t>13</w:t>
      </w:r>
      <w:r w:rsidR="00287810" w:rsidRPr="00043839">
        <w:rPr>
          <w:iCs/>
          <w:szCs w:val="28"/>
          <w:lang w:val="en-US"/>
        </w:rPr>
        <w:t>]</w:t>
      </w:r>
    </w:p>
    <w:p w14:paraId="10496203" w14:textId="77777777" w:rsidR="00F65089" w:rsidRPr="00043839" w:rsidRDefault="00F65089" w:rsidP="00F65089">
      <w:pPr>
        <w:ind w:firstLine="0"/>
        <w:rPr>
          <w:iCs/>
          <w:szCs w:val="28"/>
          <w:lang w:val="en-US"/>
        </w:rPr>
      </w:pPr>
    </w:p>
    <w:p w14:paraId="6A41C356" w14:textId="77777777" w:rsidR="00F65089" w:rsidRPr="00A304AD" w:rsidRDefault="00EA2F89" w:rsidP="00F65089">
      <w:pPr>
        <w:ind w:firstLine="0"/>
        <w:jc w:val="center"/>
        <w:rPr>
          <w:iCs/>
          <w:szCs w:val="28"/>
          <w:lang w:val="en-US"/>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lang w:val="en-US"/>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A304AD">
        <w:rPr>
          <w:iCs/>
          <w:szCs w:val="28"/>
          <w:lang w:val="en-US"/>
        </w:rPr>
        <w:t>,</w:t>
      </w:r>
    </w:p>
    <w:p w14:paraId="77EFA78F" w14:textId="77777777" w:rsidR="00F65089" w:rsidRPr="00A304AD" w:rsidRDefault="00F65089" w:rsidP="00F65089">
      <w:pPr>
        <w:ind w:firstLine="0"/>
        <w:rPr>
          <w:iCs/>
          <w:szCs w:val="28"/>
          <w:lang w:val="en-US"/>
        </w:rPr>
      </w:pPr>
    </w:p>
    <w:p w14:paraId="3FFC19AD" w14:textId="4FDCFB37" w:rsidR="00F65089" w:rsidRPr="000916C9" w:rsidRDefault="000916C9" w:rsidP="00F65089">
      <w:pPr>
        <w:ind w:firstLine="0"/>
        <w:rPr>
          <w:iCs/>
          <w:szCs w:val="28"/>
          <w:lang w:val="en-US"/>
        </w:rPr>
      </w:pPr>
      <w:r>
        <w:rPr>
          <w:iCs/>
          <w:szCs w:val="28"/>
          <w:lang w:val="en-US"/>
        </w:rPr>
        <w:t>where</w:t>
      </w:r>
      <w:r w:rsidR="00F65089" w:rsidRPr="000916C9">
        <w:rPr>
          <w:iCs/>
          <w:szCs w:val="28"/>
          <w:lang w:val="en-US"/>
        </w:rPr>
        <w:t xml:space="preserve">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00F65089" w:rsidRPr="000916C9">
        <w:rPr>
          <w:iCs/>
          <w:szCs w:val="28"/>
          <w:lang w:val="en-US"/>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Pr>
          <w:iCs/>
          <w:szCs w:val="28"/>
          <w:lang w:val="en-US"/>
        </w:rPr>
        <w:t>, etc</w:t>
      </w:r>
      <w:r w:rsidR="00F65089" w:rsidRPr="000916C9">
        <w:rPr>
          <w:iCs/>
          <w:szCs w:val="28"/>
          <w:lang w:val="en-US"/>
        </w:rPr>
        <w:t>.</w:t>
      </w:r>
    </w:p>
    <w:p w14:paraId="4571DE16" w14:textId="77777777" w:rsidR="00F65089" w:rsidRPr="000916C9" w:rsidRDefault="00F65089" w:rsidP="00F65089">
      <w:pPr>
        <w:ind w:firstLine="0"/>
        <w:rPr>
          <w:iCs/>
          <w:szCs w:val="28"/>
          <w:lang w:val="en-US"/>
        </w:rPr>
      </w:pPr>
      <w:r w:rsidRPr="000916C9">
        <w:rPr>
          <w:iCs/>
          <w:szCs w:val="28"/>
          <w:lang w:val="en-US"/>
        </w:rPr>
        <w:tab/>
      </w:r>
    </w:p>
    <w:p w14:paraId="3C61BC79" w14:textId="4E0A552D" w:rsidR="00F65089" w:rsidRPr="00EE15A0" w:rsidRDefault="00EE15A0" w:rsidP="00F65089">
      <w:pPr>
        <w:rPr>
          <w:iCs/>
          <w:szCs w:val="28"/>
          <w:lang w:val="en-US"/>
        </w:rPr>
      </w:pPr>
      <w:r w:rsidRPr="00EE15A0">
        <w:rPr>
          <w:iCs/>
          <w:szCs w:val="28"/>
          <w:lang w:val="en-US"/>
        </w:rPr>
        <w:t>Given the symmetric form approximation of the underwater vehicle, the matrix notation will be greatly simplified and will take a diagonal form</w:t>
      </w:r>
      <w:r w:rsidR="00F65089" w:rsidRPr="00EE15A0">
        <w:rPr>
          <w:iCs/>
          <w:szCs w:val="28"/>
          <w:lang w:val="en-US"/>
        </w:rPr>
        <w:t>:</w:t>
      </w:r>
    </w:p>
    <w:p w14:paraId="0C883691" w14:textId="77777777" w:rsidR="00F65089" w:rsidRPr="00EE15A0" w:rsidRDefault="00F65089" w:rsidP="00F65089">
      <w:pPr>
        <w:ind w:firstLine="0"/>
        <w:rPr>
          <w:iCs/>
          <w:szCs w:val="28"/>
          <w:lang w:val="en-US"/>
        </w:rPr>
      </w:pPr>
    </w:p>
    <w:p w14:paraId="60A20C86" w14:textId="4123B1FD" w:rsidR="00F65089" w:rsidRPr="00CB0840" w:rsidRDefault="00EA2F89"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BDDA876" w:rsidR="00F65089" w:rsidRPr="00916689" w:rsidRDefault="00EE15A0" w:rsidP="00F65089">
      <w:pPr>
        <w:rPr>
          <w:szCs w:val="28"/>
          <w:lang w:val="en-US"/>
        </w:rPr>
      </w:pPr>
      <w:r w:rsidRPr="00EE15A0">
        <w:rPr>
          <w:iCs/>
          <w:szCs w:val="28"/>
          <w:lang w:val="en-US"/>
        </w:rPr>
        <w:t xml:space="preserve">There is no unique correct way to calculate the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00F65089" w:rsidRPr="00EE15A0">
        <w:rPr>
          <w:iCs/>
          <w:szCs w:val="28"/>
          <w:lang w:val="en-US"/>
        </w:rPr>
        <w:t xml:space="preserve"> </w:t>
      </w:r>
      <w:r w:rsidRPr="00EE15A0">
        <w:rPr>
          <w:iCs/>
          <w:szCs w:val="28"/>
          <w:lang w:val="en-US"/>
        </w:rPr>
        <w:t>matrix elements, so, as a rule, a variety of estimation methods are used</w:t>
      </w:r>
      <w:r w:rsidR="00F65089" w:rsidRPr="00EE15A0">
        <w:rPr>
          <w:iCs/>
          <w:szCs w:val="28"/>
          <w:lang w:val="en-US"/>
        </w:rPr>
        <w:t>.</w:t>
      </w:r>
      <w:r w:rsidR="00F46B3F" w:rsidRPr="00EE15A0">
        <w:rPr>
          <w:iCs/>
          <w:szCs w:val="28"/>
          <w:lang w:val="en-US"/>
        </w:rPr>
        <w:t xml:space="preserve"> </w:t>
      </w:r>
      <w:r w:rsidRPr="00916689">
        <w:rPr>
          <w:iCs/>
          <w:szCs w:val="28"/>
          <w:lang w:val="en-US"/>
        </w:rPr>
        <w:t xml:space="preserve">For a solid cylinder of mass </w:t>
      </w:r>
      <m:oMath>
        <m:r>
          <w:rPr>
            <w:rFonts w:ascii="Cambria Math" w:hAnsi="Cambria Math"/>
            <w:szCs w:val="28"/>
          </w:rPr>
          <m:t>m</m:t>
        </m:r>
      </m:oMath>
      <w:r w:rsidR="00F46B3F" w:rsidRPr="00916689">
        <w:rPr>
          <w:szCs w:val="28"/>
          <w:lang w:val="en-US"/>
        </w:rPr>
        <w:t xml:space="preserve">, </w:t>
      </w:r>
      <w:r w:rsidRPr="00916689">
        <w:rPr>
          <w:szCs w:val="28"/>
          <w:lang w:val="en-US"/>
        </w:rPr>
        <w:t xml:space="preserve">length </w:t>
      </w:r>
      <m:oMath>
        <m:r>
          <w:rPr>
            <w:rFonts w:ascii="Cambria Math" w:hAnsi="Cambria Math"/>
            <w:szCs w:val="28"/>
          </w:rPr>
          <m:t>L</m:t>
        </m:r>
      </m:oMath>
      <w:r w:rsidR="00F46B3F" w:rsidRPr="00916689">
        <w:rPr>
          <w:szCs w:val="28"/>
          <w:lang w:val="en-US"/>
        </w:rPr>
        <w:t xml:space="preserve">, </w:t>
      </w:r>
      <w:r w:rsidRPr="00916689">
        <w:rPr>
          <w:szCs w:val="28"/>
          <w:lang w:val="en-US"/>
        </w:rPr>
        <w:t xml:space="preserve">radius </w:t>
      </w:r>
      <m:oMath>
        <m:r>
          <w:rPr>
            <w:rFonts w:ascii="Cambria Math" w:hAnsi="Cambria Math"/>
            <w:szCs w:val="28"/>
          </w:rPr>
          <m:t>r</m:t>
        </m:r>
      </m:oMath>
      <w:r w:rsidR="00F46B3F" w:rsidRPr="00916689">
        <w:rPr>
          <w:szCs w:val="28"/>
          <w:lang w:val="en-US"/>
        </w:rPr>
        <w:t xml:space="preserve"> </w:t>
      </w:r>
      <w:r w:rsidRPr="00916689">
        <w:rPr>
          <w:szCs w:val="28"/>
          <w:lang w:val="en-US"/>
        </w:rPr>
        <w:t xml:space="preserve">the added masses (15) are defined as </w:t>
      </w:r>
      <w:r w:rsidR="00287810" w:rsidRPr="00916689">
        <w:rPr>
          <w:szCs w:val="28"/>
          <w:lang w:val="en-US"/>
        </w:rPr>
        <w:t>[</w:t>
      </w:r>
      <w:r w:rsidR="00FF3B5E" w:rsidRPr="00FF3B5E">
        <w:rPr>
          <w:szCs w:val="28"/>
          <w:lang w:val="en-US"/>
        </w:rPr>
        <w:t>13</w:t>
      </w:r>
      <w:r w:rsidR="00287810" w:rsidRPr="00916689">
        <w:rPr>
          <w:szCs w:val="28"/>
          <w:lang w:val="en-US"/>
        </w:rPr>
        <w:t>]</w:t>
      </w:r>
    </w:p>
    <w:p w14:paraId="6B55BD80" w14:textId="77777777" w:rsidR="00F46B3F" w:rsidRPr="00916689" w:rsidRDefault="00F46B3F" w:rsidP="00F65089">
      <w:pPr>
        <w:rPr>
          <w:szCs w:val="28"/>
          <w:lang w:val="en-US"/>
        </w:rPr>
      </w:pPr>
    </w:p>
    <w:p w14:paraId="277510CA" w14:textId="7DBCD1F7" w:rsidR="00F46B3F" w:rsidRPr="003D7B49" w:rsidRDefault="00EA2F89"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5A1E7D85" w:rsidR="00F65089" w:rsidRPr="00D576CF" w:rsidRDefault="00D576CF" w:rsidP="00D576CF">
      <w:pPr>
        <w:spacing w:after="240"/>
        <w:ind w:firstLine="0"/>
        <w:rPr>
          <w:i/>
          <w:iCs/>
          <w:szCs w:val="28"/>
          <w:lang w:val="en-US"/>
        </w:rPr>
      </w:pPr>
      <w:r w:rsidRPr="00D576CF">
        <w:rPr>
          <w:i/>
          <w:iCs/>
          <w:szCs w:val="28"/>
          <w:lang w:val="en-US"/>
        </w:rPr>
        <w:lastRenderedPageBreak/>
        <w:t xml:space="preserve">3.2.3. </w:t>
      </w:r>
      <w:r w:rsidR="00916689" w:rsidRPr="00D576CF">
        <w:rPr>
          <w:i/>
          <w:iCs/>
          <w:szCs w:val="28"/>
          <w:lang w:val="en-US"/>
        </w:rPr>
        <w:t>Coriolis matrix</w:t>
      </w:r>
    </w:p>
    <w:p w14:paraId="2D896C76" w14:textId="05715F6A" w:rsidR="001D581B" w:rsidRPr="00916689" w:rsidRDefault="00916689" w:rsidP="001D581B">
      <w:pPr>
        <w:rPr>
          <w:rFonts w:eastAsiaTheme="minorEastAsia"/>
          <w:szCs w:val="28"/>
          <w:lang w:val="en-US"/>
        </w:rPr>
      </w:pPr>
      <w:r w:rsidRPr="00916689">
        <w:rPr>
          <w:szCs w:val="28"/>
          <w:lang w:val="en-US"/>
        </w:rPr>
        <w:t xml:space="preserve">According to Fossen </w:t>
      </w:r>
      <w:r w:rsidR="007946DB" w:rsidRPr="00916689">
        <w:rPr>
          <w:szCs w:val="28"/>
          <w:lang w:val="en-US"/>
        </w:rPr>
        <w:t>[</w:t>
      </w:r>
      <w:r w:rsidR="00FF3B5E" w:rsidRPr="00FF3B5E">
        <w:rPr>
          <w:szCs w:val="28"/>
          <w:lang w:val="en-US"/>
        </w:rPr>
        <w:t>14</w:t>
      </w:r>
      <w:r w:rsidR="007946DB" w:rsidRPr="00916689">
        <w:rPr>
          <w:szCs w:val="28"/>
          <w:lang w:val="en-US"/>
        </w:rPr>
        <w:t>]</w:t>
      </w:r>
      <w:r w:rsidRPr="00916689">
        <w:rPr>
          <w:szCs w:val="28"/>
          <w:lang w:val="en-US"/>
        </w:rPr>
        <w:t>, the matrix</w:t>
      </w:r>
      <w:r w:rsidR="001D581B" w:rsidRPr="00916689">
        <w:rPr>
          <w:szCs w:val="28"/>
          <w:lang w:val="en-US"/>
        </w:rPr>
        <w:t xml:space="preserve">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001D581B" w:rsidRPr="00916689">
        <w:rPr>
          <w:rFonts w:eastAsiaTheme="minorEastAsia"/>
          <w:iCs/>
          <w:szCs w:val="28"/>
          <w:lang w:val="en-US"/>
        </w:rPr>
        <w:t xml:space="preserve"> </w:t>
      </w:r>
      <w:r w:rsidRPr="00916689">
        <w:rPr>
          <w:rFonts w:eastAsiaTheme="minorEastAsia"/>
          <w:iCs/>
          <w:szCs w:val="28"/>
          <w:lang w:val="en-US"/>
        </w:rPr>
        <w:t>is generally defined from the blocks of the inertia matrix</w:t>
      </w:r>
      <w:r w:rsidR="001D581B" w:rsidRPr="00916689">
        <w:rPr>
          <w:rFonts w:eastAsiaTheme="minorEastAsia"/>
          <w:iCs/>
          <w:szCs w:val="28"/>
          <w:lang w:val="en-US"/>
        </w:rPr>
        <w:t xml:space="preserve"> </w:t>
      </w:r>
      <m:oMath>
        <m:r>
          <w:rPr>
            <w:rFonts w:ascii="Cambria Math" w:eastAsiaTheme="minorEastAsia" w:hAnsi="Cambria Math"/>
            <w:szCs w:val="28"/>
          </w:rPr>
          <m:t>M</m:t>
        </m:r>
      </m:oMath>
      <w:r w:rsidR="001D581B" w:rsidRPr="00916689">
        <w:rPr>
          <w:rFonts w:eastAsiaTheme="minorEastAsia"/>
          <w:iCs/>
          <w:szCs w:val="28"/>
          <w:lang w:val="en-US"/>
        </w:rPr>
        <w:t xml:space="preserve">. </w:t>
      </w:r>
      <w:r w:rsidRPr="00916689">
        <w:rPr>
          <w:rFonts w:eastAsiaTheme="minorEastAsia"/>
          <w:iCs/>
          <w:szCs w:val="28"/>
          <w:lang w:val="en-US"/>
        </w:rPr>
        <w:t xml:space="preserve">In this case </w:t>
      </w:r>
      <m:oMath>
        <m:r>
          <w:rPr>
            <w:rFonts w:ascii="Cambria Math" w:eastAsiaTheme="minorEastAsia" w:hAnsi="Cambria Math"/>
            <w:szCs w:val="28"/>
            <w:lang w:val="en-US"/>
          </w:rPr>
          <m:t>M</m:t>
        </m:r>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22</m:t>
                      </m:r>
                    </m:sub>
                  </m:sSub>
                </m:e>
              </m:mr>
            </m:m>
          </m:e>
        </m:d>
      </m:oMath>
      <w:r w:rsidR="001D581B" w:rsidRPr="00916689">
        <w:rPr>
          <w:rFonts w:eastAsiaTheme="minorEastAsia"/>
          <w:szCs w:val="28"/>
          <w:lang w:val="en-US"/>
        </w:rPr>
        <w:t xml:space="preserve">, </w:t>
      </w:r>
      <w:r>
        <w:rPr>
          <w:rFonts w:eastAsiaTheme="minorEastAsia"/>
          <w:szCs w:val="28"/>
          <w:lang w:val="en-US"/>
        </w:rPr>
        <w:t>then</w:t>
      </w:r>
    </w:p>
    <w:p w14:paraId="0C12A6AA" w14:textId="77777777" w:rsidR="001D581B" w:rsidRPr="00916689" w:rsidRDefault="001D581B" w:rsidP="001D581B">
      <w:pPr>
        <w:rPr>
          <w:rFonts w:eastAsiaTheme="minorEastAsia"/>
          <w:szCs w:val="28"/>
          <w:lang w:val="en-US"/>
        </w:rPr>
      </w:pPr>
    </w:p>
    <w:p w14:paraId="15494C2D" w14:textId="05DCDC4D" w:rsidR="00323B14" w:rsidRPr="002530CE" w:rsidRDefault="00EA2F89" w:rsidP="002530CE">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57D1FDD4" w14:textId="77777777" w:rsidR="002530CE" w:rsidRDefault="002530CE" w:rsidP="001D581B">
      <w:pPr>
        <w:rPr>
          <w:b/>
          <w:bCs/>
          <w:szCs w:val="28"/>
        </w:rPr>
      </w:pPr>
    </w:p>
    <w:p w14:paraId="45466989" w14:textId="4E57B946" w:rsidR="005C74CF" w:rsidRPr="00D576CF" w:rsidRDefault="00D576CF" w:rsidP="00D576CF">
      <w:pPr>
        <w:spacing w:after="240"/>
        <w:ind w:firstLine="0"/>
        <w:rPr>
          <w:i/>
          <w:iCs/>
          <w:szCs w:val="28"/>
          <w:lang w:val="en-US"/>
        </w:rPr>
      </w:pPr>
      <w:r w:rsidRPr="00D576CF">
        <w:rPr>
          <w:i/>
          <w:iCs/>
          <w:szCs w:val="28"/>
          <w:lang w:val="en-US"/>
        </w:rPr>
        <w:t xml:space="preserve">3.2.4. </w:t>
      </w:r>
      <w:r w:rsidR="00F2186B" w:rsidRPr="00D576CF">
        <w:rPr>
          <w:i/>
          <w:iCs/>
          <w:szCs w:val="28"/>
          <w:lang w:val="en-US"/>
        </w:rPr>
        <w:t>Gravitational and buoyancy vector</w:t>
      </w:r>
    </w:p>
    <w:p w14:paraId="66204D16" w14:textId="30F96677" w:rsidR="001D581B" w:rsidRPr="00F2186B" w:rsidRDefault="00F2186B" w:rsidP="001D581B">
      <w:pPr>
        <w:rPr>
          <w:szCs w:val="28"/>
          <w:lang w:val="en-US"/>
        </w:rPr>
      </w:pPr>
      <w:r>
        <w:rPr>
          <w:szCs w:val="28"/>
          <w:lang w:val="en-US"/>
        </w:rPr>
        <w:t>In</w:t>
      </w:r>
      <w:r w:rsidR="001D581B" w:rsidRPr="00F2186B">
        <w:rPr>
          <w:szCs w:val="28"/>
          <w:lang w:val="en-US"/>
        </w:rPr>
        <w:t xml:space="preserve"> [</w:t>
      </w:r>
      <w:r w:rsidR="00FF3B5E" w:rsidRPr="00FF3B5E">
        <w:rPr>
          <w:szCs w:val="28"/>
          <w:lang w:val="en-US"/>
        </w:rPr>
        <w:t>14</w:t>
      </w:r>
      <w:r w:rsidR="001D581B" w:rsidRPr="00F2186B">
        <w:rPr>
          <w:szCs w:val="28"/>
          <w:lang w:val="en-US"/>
        </w:rPr>
        <w:t>]</w:t>
      </w:r>
      <w:r w:rsidRPr="00F2186B">
        <w:rPr>
          <w:szCs w:val="28"/>
          <w:lang w:val="en-US"/>
        </w:rPr>
        <w:t xml:space="preserve">, to calculate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F2186B">
        <w:rPr>
          <w:szCs w:val="28"/>
          <w:lang w:val="en-US"/>
        </w:rPr>
        <w:t>, the author uses the expression</w:t>
      </w:r>
    </w:p>
    <w:p w14:paraId="003A3D55" w14:textId="77777777" w:rsidR="001D581B" w:rsidRPr="00F2186B" w:rsidRDefault="001D581B" w:rsidP="001D581B">
      <w:pPr>
        <w:ind w:firstLine="0"/>
        <w:rPr>
          <w:szCs w:val="28"/>
          <w:lang w:val="en-US"/>
        </w:rPr>
      </w:pPr>
    </w:p>
    <w:p w14:paraId="554F8E6A" w14:textId="49A5DF8A" w:rsidR="001D581B" w:rsidRPr="000928CA" w:rsidRDefault="00EA2F89"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18</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26B1DB97" w:rsidR="001D581B" w:rsidRPr="006427D2" w:rsidRDefault="00F2186B"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m</m:t>
        </m:r>
      </m:oMath>
      <w:r w:rsidR="001D581B" w:rsidRPr="006427D2">
        <w:rPr>
          <w:szCs w:val="28"/>
          <w:lang w:val="en-US"/>
        </w:rPr>
        <w:t xml:space="preserve"> – </w:t>
      </w:r>
      <w:r w:rsidR="006427D2" w:rsidRPr="006427D2">
        <w:rPr>
          <w:szCs w:val="28"/>
          <w:lang w:val="en-US"/>
        </w:rPr>
        <w:t>is the vessel's mass including water in space</w:t>
      </w:r>
      <w:r w:rsidR="001D581B" w:rsidRPr="006427D2">
        <w:rPr>
          <w:szCs w:val="28"/>
          <w:lang w:val="en-US"/>
        </w:rPr>
        <w:t>,</w:t>
      </w:r>
    </w:p>
    <w:p w14:paraId="7B2D7BF1" w14:textId="5D977052" w:rsidR="001D581B" w:rsidRPr="006427D2" w:rsidRDefault="001D581B" w:rsidP="001D581B">
      <w:pPr>
        <w:ind w:firstLine="0"/>
        <w:rPr>
          <w:szCs w:val="28"/>
          <w:lang w:val="en-US"/>
        </w:rPr>
      </w:pPr>
      <m:oMath>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acceleration of gravity</w:t>
      </w:r>
      <w:r w:rsidRPr="006427D2">
        <w:rPr>
          <w:szCs w:val="28"/>
          <w:lang w:val="en-US"/>
        </w:rPr>
        <w:t>,</w:t>
      </w:r>
    </w:p>
    <w:p w14:paraId="1AF8B621" w14:textId="1792B1C6" w:rsidR="001D581B" w:rsidRPr="006427D2" w:rsidRDefault="001D581B" w:rsidP="001D581B">
      <w:pPr>
        <w:ind w:firstLine="0"/>
        <w:rPr>
          <w:szCs w:val="28"/>
          <w:lang w:val="en-US"/>
        </w:rPr>
      </w:pPr>
      <m:oMath>
        <m:r>
          <w:rPr>
            <w:rFonts w:ascii="Cambria Math" w:hAnsi="Cambria Math"/>
            <w:szCs w:val="28"/>
            <w:lang w:val="en-US"/>
          </w:rPr>
          <m:t>B=ρ</m:t>
        </m:r>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buoyancy force</w:t>
      </w:r>
      <w:r w:rsidRPr="006427D2">
        <w:rPr>
          <w:szCs w:val="28"/>
          <w:lang w:val="en-US"/>
        </w:rPr>
        <w:t>,</w:t>
      </w:r>
    </w:p>
    <w:p w14:paraId="526FC0EA" w14:textId="38F26988" w:rsidR="001D581B" w:rsidRPr="006427D2" w:rsidRDefault="006427D2"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ρ</m:t>
        </m:r>
      </m:oMath>
      <w:r w:rsidR="001D581B" w:rsidRPr="006427D2">
        <w:rPr>
          <w:szCs w:val="28"/>
          <w:lang w:val="en-US"/>
        </w:rPr>
        <w:t xml:space="preserve"> – </w:t>
      </w:r>
      <w:r w:rsidRPr="006427D2">
        <w:rPr>
          <w:szCs w:val="28"/>
          <w:lang w:val="en-US"/>
        </w:rPr>
        <w:t>is the liquid density</w:t>
      </w:r>
      <w:r w:rsidR="001D581B" w:rsidRPr="006427D2">
        <w:rPr>
          <w:szCs w:val="28"/>
          <w:lang w:val="en-US"/>
        </w:rPr>
        <w:t>,</w:t>
      </w:r>
    </w:p>
    <w:p w14:paraId="2448C24D" w14:textId="2487E53C" w:rsidR="001D581B" w:rsidRPr="006427D2" w:rsidRDefault="001D581B" w:rsidP="001D581B">
      <w:pPr>
        <w:ind w:firstLine="0"/>
        <w:rPr>
          <w:szCs w:val="28"/>
          <w:lang w:val="en-US"/>
        </w:rPr>
      </w:pPr>
      <m:oMath>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liquid volume displaced by the vessel</w:t>
      </w:r>
      <w:r w:rsidRPr="006427D2">
        <w:rPr>
          <w:szCs w:val="28"/>
          <w:lang w:val="en-US"/>
        </w:rPr>
        <w:t>,</w:t>
      </w:r>
    </w:p>
    <w:p w14:paraId="11732888" w14:textId="77777777" w:rsidR="00324F8D" w:rsidRDefault="00EA2F89" w:rsidP="00324F8D">
      <w:pPr>
        <w:ind w:firstLine="0"/>
        <w:rPr>
          <w:b/>
          <w:bCs/>
          <w:szCs w:val="28"/>
          <w:lang w:val="en-US"/>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6427D2">
        <w:rPr>
          <w:szCs w:val="28"/>
          <w:lang w:val="en-US"/>
        </w:rPr>
        <w:t xml:space="preserve"> – </w:t>
      </w:r>
      <w:r w:rsidR="006427D2" w:rsidRPr="006427D2">
        <w:rPr>
          <w:szCs w:val="28"/>
          <w:lang w:val="en-US"/>
        </w:rPr>
        <w:t>are the components of the vector</w:t>
      </w:r>
      <w:r w:rsidR="001D581B" w:rsidRPr="006427D2">
        <w:rPr>
          <w:szCs w:val="28"/>
          <w:lang w:val="en-US"/>
        </w:rPr>
        <w:t xml:space="preserve">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6427D2">
        <w:rPr>
          <w:szCs w:val="28"/>
          <w:lang w:val="en-US"/>
        </w:rPr>
        <w:t xml:space="preserve"> </w:t>
      </w:r>
      <w:r w:rsidR="006427D2" w:rsidRPr="006427D2">
        <w:rPr>
          <w:szCs w:val="28"/>
          <w:lang w:val="en-US"/>
        </w:rPr>
        <w:t>from the origin to the center of buoyancy</w:t>
      </w:r>
      <w:r w:rsidR="001D581B" w:rsidRPr="006427D2">
        <w:rPr>
          <w:szCs w:val="28"/>
          <w:lang w:val="en-US"/>
        </w:rPr>
        <w:t>.</w:t>
      </w:r>
    </w:p>
    <w:p w14:paraId="723C8ED2" w14:textId="77777777" w:rsidR="00324F8D" w:rsidRDefault="00324F8D" w:rsidP="00324F8D">
      <w:pPr>
        <w:ind w:firstLine="0"/>
        <w:rPr>
          <w:b/>
          <w:bCs/>
          <w:szCs w:val="28"/>
          <w:lang w:val="en-US"/>
        </w:rPr>
      </w:pPr>
    </w:p>
    <w:p w14:paraId="72CA9848" w14:textId="3CD0C49E" w:rsidR="00616E29" w:rsidRPr="00D576CF" w:rsidRDefault="00D576CF" w:rsidP="00D576CF">
      <w:pPr>
        <w:ind w:firstLine="0"/>
        <w:rPr>
          <w:i/>
          <w:iCs/>
          <w:szCs w:val="28"/>
          <w:lang w:val="en-US"/>
        </w:rPr>
      </w:pPr>
      <w:r w:rsidRPr="00D576CF">
        <w:rPr>
          <w:i/>
          <w:iCs/>
          <w:szCs w:val="28"/>
          <w:lang w:val="en-US"/>
        </w:rPr>
        <w:t xml:space="preserve">3.2.5. </w:t>
      </w:r>
      <w:proofErr w:type="spellStart"/>
      <w:r w:rsidR="006427D2" w:rsidRPr="00D576CF">
        <w:rPr>
          <w:i/>
          <w:iCs/>
          <w:szCs w:val="28"/>
        </w:rPr>
        <w:t>Damping</w:t>
      </w:r>
      <w:proofErr w:type="spellEnd"/>
      <w:r w:rsidR="006427D2" w:rsidRPr="00D576CF">
        <w:rPr>
          <w:i/>
          <w:iCs/>
          <w:szCs w:val="28"/>
        </w:rPr>
        <w:t xml:space="preserve"> </w:t>
      </w:r>
      <w:proofErr w:type="spellStart"/>
      <w:r w:rsidR="006427D2" w:rsidRPr="00D576CF">
        <w:rPr>
          <w:i/>
          <w:iCs/>
          <w:szCs w:val="28"/>
        </w:rPr>
        <w:t>forces</w:t>
      </w:r>
      <w:proofErr w:type="spellEnd"/>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C21B5B" w:rsidRDefault="00EA2F89"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C21B5B" w:rsidRDefault="00EA2F89"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047F8347" w:rsidR="005C7092" w:rsidRPr="006427D2" w:rsidRDefault="006427D2" w:rsidP="002E298A">
      <w:pPr>
        <w:tabs>
          <w:tab w:val="left" w:pos="8356"/>
        </w:tabs>
        <w:ind w:firstLine="0"/>
        <w:jc w:val="center"/>
        <w:rPr>
          <w:szCs w:val="28"/>
          <w:lang w:val="en-US"/>
        </w:rPr>
      </w:pPr>
      <w:r>
        <w:rPr>
          <w:szCs w:val="28"/>
          <w:lang w:val="en-US"/>
        </w:rPr>
        <w:t>Figure</w:t>
      </w:r>
      <w:r w:rsidR="005C7092" w:rsidRPr="006427D2">
        <w:rPr>
          <w:szCs w:val="28"/>
          <w:lang w:val="en-US"/>
        </w:rPr>
        <w:t xml:space="preserve"> </w:t>
      </w:r>
      <w:r w:rsidR="00FE448F" w:rsidRPr="006427D2">
        <w:rPr>
          <w:szCs w:val="28"/>
          <w:lang w:val="en-US"/>
        </w:rPr>
        <w:t>7</w:t>
      </w:r>
      <w:r w:rsidR="005C7092" w:rsidRPr="006427D2">
        <w:rPr>
          <w:szCs w:val="28"/>
          <w:lang w:val="en-US"/>
        </w:rPr>
        <w:t xml:space="preserve"> – </w:t>
      </w:r>
      <w:r w:rsidRPr="006427D2">
        <w:rPr>
          <w:szCs w:val="28"/>
          <w:lang w:val="en-US"/>
        </w:rPr>
        <w:t>Damping force distribution diagram</w:t>
      </w:r>
    </w:p>
    <w:p w14:paraId="121A95C9" w14:textId="77777777" w:rsidR="005C7092" w:rsidRPr="006427D2" w:rsidRDefault="005C7092" w:rsidP="002E298A">
      <w:pPr>
        <w:tabs>
          <w:tab w:val="left" w:pos="8356"/>
        </w:tabs>
        <w:ind w:firstLine="0"/>
        <w:jc w:val="center"/>
        <w:rPr>
          <w:szCs w:val="28"/>
          <w:lang w:val="en-US"/>
        </w:rPr>
      </w:pPr>
    </w:p>
    <w:p w14:paraId="5A5E69DF" w14:textId="07C6FC44" w:rsidR="002E298A" w:rsidRPr="006427D2" w:rsidRDefault="006427D2" w:rsidP="00835511">
      <w:pPr>
        <w:tabs>
          <w:tab w:val="left" w:pos="8356"/>
        </w:tabs>
        <w:ind w:firstLine="851"/>
        <w:rPr>
          <w:szCs w:val="28"/>
          <w:lang w:val="en-US"/>
        </w:rPr>
      </w:pPr>
      <w:r w:rsidRPr="006427D2">
        <w:rPr>
          <w:szCs w:val="28"/>
          <w:lang w:val="en-US"/>
        </w:rPr>
        <w:t>The drag force/lifting force is calculated with</w:t>
      </w:r>
    </w:p>
    <w:p w14:paraId="3B3D57A8" w14:textId="77777777" w:rsidR="005C7092" w:rsidRPr="006427D2" w:rsidRDefault="005C7092" w:rsidP="0022469C">
      <w:pPr>
        <w:tabs>
          <w:tab w:val="left" w:pos="8356"/>
        </w:tabs>
        <w:ind w:firstLine="0"/>
        <w:rPr>
          <w:szCs w:val="28"/>
          <w:lang w:val="en-US"/>
        </w:rPr>
      </w:pPr>
    </w:p>
    <w:p w14:paraId="64E74CA2" w14:textId="0AA8AFEB" w:rsidR="002E298A" w:rsidRPr="002E298A" w:rsidRDefault="00EA2F89"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6BD4F0F7" w14:textId="77777777" w:rsidR="00324F8D" w:rsidRDefault="00324F8D" w:rsidP="0022469C">
      <w:pPr>
        <w:tabs>
          <w:tab w:val="left" w:pos="8356"/>
        </w:tabs>
        <w:ind w:firstLine="0"/>
        <w:rPr>
          <w:szCs w:val="28"/>
          <w:lang w:val="en-US"/>
        </w:rPr>
      </w:pPr>
    </w:p>
    <w:p w14:paraId="46482AC8" w14:textId="5A4F8816" w:rsidR="002E298A" w:rsidRPr="006427D2" w:rsidRDefault="00324F8D" w:rsidP="0022469C">
      <w:pPr>
        <w:tabs>
          <w:tab w:val="left" w:pos="8356"/>
        </w:tabs>
        <w:ind w:firstLine="0"/>
        <w:rPr>
          <w:szCs w:val="28"/>
          <w:lang w:val="en-US"/>
        </w:rPr>
      </w:pPr>
      <w:r>
        <w:rPr>
          <w:szCs w:val="28"/>
          <w:lang w:val="en-US"/>
        </w:rPr>
        <w:lastRenderedPageBreak/>
        <w:t xml:space="preserve">where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6427D2">
        <w:rPr>
          <w:szCs w:val="28"/>
          <w:lang w:val="en-US"/>
        </w:rPr>
        <w:t xml:space="preserve"> – </w:t>
      </w:r>
      <w:r w:rsidR="006427D2" w:rsidRPr="006427D2">
        <w:rPr>
          <w:szCs w:val="28"/>
          <w:lang w:val="en-US"/>
        </w:rPr>
        <w:t>is the drag coefficient</w:t>
      </w:r>
      <w:r w:rsidR="005C7092" w:rsidRPr="006427D2">
        <w:rPr>
          <w:szCs w:val="28"/>
          <w:lang w:val="en-US"/>
        </w:rPr>
        <w:t>,</w:t>
      </w:r>
    </w:p>
    <w:p w14:paraId="38B826FA" w14:textId="787BAE05" w:rsidR="005C7092" w:rsidRPr="001E0B8A" w:rsidRDefault="00EA2F89"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1E0B8A">
        <w:rPr>
          <w:szCs w:val="28"/>
          <w:lang w:val="en-US"/>
        </w:rPr>
        <w:t xml:space="preserve"> – </w:t>
      </w:r>
      <w:r w:rsidR="006427D2" w:rsidRPr="001E0B8A">
        <w:rPr>
          <w:szCs w:val="28"/>
          <w:lang w:val="en-US"/>
        </w:rPr>
        <w:t>is the lift coefficient</w:t>
      </w:r>
      <w:r w:rsidR="005C7092" w:rsidRPr="001E0B8A">
        <w:rPr>
          <w:szCs w:val="28"/>
          <w:lang w:val="en-US"/>
        </w:rPr>
        <w:t>,</w:t>
      </w:r>
    </w:p>
    <w:p w14:paraId="29237D5F" w14:textId="19E6DAFF" w:rsidR="002E298A" w:rsidRPr="001E0B8A" w:rsidRDefault="002E298A" w:rsidP="0022469C">
      <w:pPr>
        <w:tabs>
          <w:tab w:val="left" w:pos="8356"/>
        </w:tabs>
        <w:ind w:firstLine="0"/>
        <w:rPr>
          <w:szCs w:val="28"/>
          <w:lang w:val="en-US"/>
        </w:rPr>
      </w:pPr>
      <m:oMath>
        <m:r>
          <w:rPr>
            <w:rFonts w:ascii="Cambria Math" w:hAnsi="Cambria Math"/>
            <w:szCs w:val="28"/>
            <w:lang w:val="en-US"/>
          </w:rPr>
          <m:t>ρ</m:t>
        </m:r>
      </m:oMath>
      <w:r w:rsidRPr="001E0B8A">
        <w:rPr>
          <w:szCs w:val="28"/>
          <w:lang w:val="en-US"/>
        </w:rPr>
        <w:t xml:space="preserve"> – </w:t>
      </w:r>
      <w:r w:rsidR="001E0B8A" w:rsidRPr="001E0B8A">
        <w:rPr>
          <w:szCs w:val="28"/>
          <w:lang w:val="en-US"/>
        </w:rPr>
        <w:t>is the environmental density</w:t>
      </w:r>
      <w:r w:rsidRPr="001E0B8A">
        <w:rPr>
          <w:szCs w:val="28"/>
          <w:lang w:val="en-US"/>
        </w:rPr>
        <w:t>,</w:t>
      </w:r>
    </w:p>
    <w:p w14:paraId="1942F32E" w14:textId="21A433AF" w:rsidR="002E298A" w:rsidRPr="001E0B8A" w:rsidRDefault="002E298A" w:rsidP="0022469C">
      <w:pPr>
        <w:tabs>
          <w:tab w:val="left" w:pos="8356"/>
        </w:tabs>
        <w:ind w:firstLine="0"/>
        <w:rPr>
          <w:szCs w:val="28"/>
          <w:lang w:val="en-US"/>
        </w:rPr>
      </w:pPr>
      <m:oMath>
        <m:r>
          <w:rPr>
            <w:rFonts w:ascii="Cambria Math" w:hAnsi="Cambria Math"/>
            <w:szCs w:val="28"/>
            <w:lang w:val="en-US"/>
          </w:rPr>
          <m:t>v</m:t>
        </m:r>
      </m:oMath>
      <w:r w:rsidRPr="001E0B8A">
        <w:rPr>
          <w:szCs w:val="28"/>
          <w:lang w:val="en-US"/>
        </w:rPr>
        <w:t xml:space="preserve"> – </w:t>
      </w:r>
      <w:r w:rsidR="001E0B8A" w:rsidRPr="001E0B8A">
        <w:rPr>
          <w:szCs w:val="28"/>
          <w:lang w:val="en-US"/>
        </w:rPr>
        <w:t>is the body velocity in the fluid</w:t>
      </w:r>
      <w:r w:rsidRPr="001E0B8A">
        <w:rPr>
          <w:szCs w:val="28"/>
          <w:lang w:val="en-US"/>
        </w:rPr>
        <w:t>,</w:t>
      </w:r>
    </w:p>
    <w:p w14:paraId="77C318B7" w14:textId="36F79E2A" w:rsidR="002E298A" w:rsidRPr="001E0B8A" w:rsidRDefault="00EA2F89"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sidRPr="001E0B8A">
        <w:rPr>
          <w:szCs w:val="28"/>
          <w:lang w:val="en-US"/>
        </w:rPr>
        <w:t xml:space="preserve"> – </w:t>
      </w:r>
      <w:r w:rsidR="001E0B8A" w:rsidRPr="001E0B8A">
        <w:rPr>
          <w:szCs w:val="28"/>
          <w:lang w:val="en-US"/>
        </w:rPr>
        <w:t>is the surface area, relative to the flow</w:t>
      </w:r>
      <w:r w:rsidR="00FD2E9E" w:rsidRPr="001E0B8A">
        <w:rPr>
          <w:szCs w:val="28"/>
          <w:lang w:val="en-US"/>
        </w:rPr>
        <w:t>,</w:t>
      </w:r>
    </w:p>
    <w:p w14:paraId="4CB10F23" w14:textId="6129C04E" w:rsidR="00EF31FB" w:rsidRPr="00681430" w:rsidRDefault="00EA2F89"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sidRPr="00681430">
        <w:rPr>
          <w:szCs w:val="28"/>
          <w:lang w:val="en-US"/>
        </w:rPr>
        <w:t xml:space="preserve"> – </w:t>
      </w:r>
      <w:r w:rsidR="001E0B8A" w:rsidRPr="00681430">
        <w:rPr>
          <w:szCs w:val="28"/>
          <w:lang w:val="en-US"/>
        </w:rPr>
        <w:t>is the surface area perpendicular to the flow</w:t>
      </w:r>
      <w:r w:rsidR="00EF31FB" w:rsidRPr="00681430">
        <w:rPr>
          <w:szCs w:val="28"/>
          <w:lang w:val="en-US"/>
        </w:rPr>
        <w:t>,</w:t>
      </w:r>
    </w:p>
    <w:p w14:paraId="2E5617A0" w14:textId="43DC60C3" w:rsidR="002E298A" w:rsidRPr="00681430" w:rsidRDefault="002E298A" w:rsidP="0022469C">
      <w:pPr>
        <w:tabs>
          <w:tab w:val="left" w:pos="8356"/>
        </w:tabs>
        <w:ind w:firstLine="0"/>
        <w:rPr>
          <w:szCs w:val="28"/>
          <w:lang w:val="en-US"/>
        </w:rPr>
      </w:pPr>
    </w:p>
    <w:p w14:paraId="658B12C4" w14:textId="36F4E3C7" w:rsidR="002E298A" w:rsidRPr="00C82811" w:rsidRDefault="00C82811" w:rsidP="00681430">
      <w:pPr>
        <w:tabs>
          <w:tab w:val="left" w:pos="8356"/>
        </w:tabs>
        <w:ind w:firstLine="709"/>
        <w:rPr>
          <w:szCs w:val="28"/>
          <w:lang w:val="en-US"/>
        </w:rPr>
      </w:pPr>
      <w:r w:rsidRPr="00C82811">
        <w:rPr>
          <w:szCs w:val="28"/>
          <w:lang w:val="en-US"/>
        </w:rPr>
        <w:t xml:space="preserve">The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C82811">
        <w:rPr>
          <w:szCs w:val="28"/>
          <w:lang w:val="en-US"/>
        </w:rPr>
        <w:t xml:space="preserve"> </w:t>
      </w:r>
      <w:r w:rsidRPr="00C82811">
        <w:rPr>
          <w:szCs w:val="28"/>
          <w:lang w:val="en-US"/>
        </w:rPr>
        <w:t>coefficients for the cylindrical approximation form AUV are given in [</w:t>
      </w:r>
      <w:r w:rsidR="00FF3B5E" w:rsidRPr="00FF3B5E">
        <w:rPr>
          <w:szCs w:val="28"/>
          <w:lang w:val="en-US"/>
        </w:rPr>
        <w:t>15</w:t>
      </w:r>
      <w:r w:rsidRPr="00C82811">
        <w:rPr>
          <w:szCs w:val="28"/>
          <w:lang w:val="en-US"/>
        </w:rPr>
        <w:t>]</w:t>
      </w:r>
      <w:r w:rsidR="0047342C" w:rsidRPr="00C82811">
        <w:rPr>
          <w:szCs w:val="28"/>
          <w:lang w:val="en-US"/>
        </w:rPr>
        <w:t>.</w:t>
      </w:r>
      <w:r w:rsidR="00F76FB6" w:rsidRPr="00C82811">
        <w:rPr>
          <w:szCs w:val="28"/>
          <w:lang w:val="en-US"/>
        </w:rPr>
        <w:t xml:space="preserve"> </w:t>
      </w:r>
      <w:r w:rsidRPr="00C82811">
        <w:rPr>
          <w:szCs w:val="28"/>
          <w:lang w:val="en-US"/>
        </w:rPr>
        <w:t xml:space="preserve">For a given ratio of length and radius, the corresponding coefficient is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lang w:val="en-US"/>
          </w:rPr>
          <m:t>=0.64</m:t>
        </m:r>
      </m:oMath>
      <w:r w:rsidR="00F76FB6" w:rsidRPr="00C82811">
        <w:rPr>
          <w:szCs w:val="28"/>
          <w:lang w:val="en-US"/>
        </w:rPr>
        <w:t>.</w:t>
      </w:r>
    </w:p>
    <w:p w14:paraId="647A02BB" w14:textId="1E3DD762" w:rsidR="00424BDF" w:rsidRPr="003E0961" w:rsidRDefault="003E0961" w:rsidP="00681430">
      <w:pPr>
        <w:tabs>
          <w:tab w:val="left" w:pos="8356"/>
        </w:tabs>
        <w:ind w:firstLine="709"/>
        <w:rPr>
          <w:szCs w:val="28"/>
          <w:lang w:val="en-US"/>
        </w:rPr>
      </w:pPr>
      <w:r>
        <w:rPr>
          <w:noProof/>
          <w:lang w:val="en-US"/>
        </w:rPr>
        <w:t>The</w:t>
      </w:r>
      <w:r w:rsidR="00F76FB6" w:rsidRPr="003E0961">
        <w:rPr>
          <w:noProof/>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F76FB6" w:rsidRPr="003E0961">
        <w:rPr>
          <w:noProof/>
          <w:szCs w:val="28"/>
          <w:lang w:val="en-US"/>
        </w:rPr>
        <w:t xml:space="preserve"> </w:t>
      </w:r>
      <w:r w:rsidRPr="003E0961">
        <w:rPr>
          <w:noProof/>
          <w:szCs w:val="28"/>
          <w:lang w:val="en-US"/>
        </w:rPr>
        <w:t>coefficient is determined relative to the bow</w:t>
      </w:r>
      <w:r>
        <w:rPr>
          <w:noProof/>
          <w:szCs w:val="28"/>
          <w:lang w:val="en-US"/>
        </w:rPr>
        <w:t xml:space="preserve"> cover’s</w:t>
      </w:r>
      <w:r w:rsidRPr="003E0961">
        <w:rPr>
          <w:noProof/>
          <w:szCs w:val="28"/>
          <w:lang w:val="en-US"/>
        </w:rPr>
        <w:t xml:space="preserve"> geometry</w:t>
      </w:r>
      <w:r w:rsidR="00F76FB6" w:rsidRPr="003E0961">
        <w:rPr>
          <w:noProof/>
          <w:szCs w:val="28"/>
          <w:lang w:val="en-US"/>
        </w:rPr>
        <w:t xml:space="preserve">. </w:t>
      </w:r>
      <w:r w:rsidRPr="003E0961">
        <w:rPr>
          <w:noProof/>
          <w:szCs w:val="28"/>
          <w:lang w:val="en-US"/>
        </w:rPr>
        <w:t>In this case, the closest shape is a hemispherical bowl</w:t>
      </w:r>
      <w:r w:rsidR="00F76FB6" w:rsidRPr="003E0961">
        <w:rPr>
          <w:noProof/>
          <w:szCs w:val="28"/>
          <w:lang w:val="en-US"/>
        </w:rPr>
        <w:t xml:space="preserve">. </w:t>
      </w:r>
      <w:r w:rsidRPr="003E0961">
        <w:rPr>
          <w:noProof/>
          <w:szCs w:val="28"/>
          <w:lang w:val="en-US"/>
        </w:rPr>
        <w:t>In [</w:t>
      </w:r>
      <w:r w:rsidR="00FF3B5E">
        <w:rPr>
          <w:noProof/>
          <w:szCs w:val="28"/>
        </w:rPr>
        <w:t>15</w:t>
      </w:r>
      <w:r w:rsidRPr="003E0961">
        <w:rPr>
          <w:noProof/>
          <w:szCs w:val="28"/>
          <w:lang w:val="en-US"/>
        </w:rPr>
        <w:t>] the corresponding value of</w:t>
      </w:r>
      <w:r>
        <w:rPr>
          <w:noProof/>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lang w:val="en-US"/>
          </w:rPr>
          <m:t>=0.4</m:t>
        </m:r>
      </m:oMath>
      <w:r w:rsidR="00F76FB6" w:rsidRPr="003E0961">
        <w:rPr>
          <w:noProof/>
          <w:szCs w:val="28"/>
          <w:lang w:val="en-US"/>
        </w:rPr>
        <w:t>.</w:t>
      </w:r>
    </w:p>
    <w:p w14:paraId="6FC88E3E" w14:textId="4F097364" w:rsidR="00A32D38" w:rsidRPr="003E0961" w:rsidRDefault="003E0961" w:rsidP="00835511">
      <w:pPr>
        <w:tabs>
          <w:tab w:val="left" w:pos="8356"/>
        </w:tabs>
        <w:ind w:firstLine="709"/>
        <w:rPr>
          <w:szCs w:val="28"/>
          <w:lang w:val="en-US"/>
        </w:rPr>
      </w:pPr>
      <w:r w:rsidRPr="003E0961">
        <w:rPr>
          <w:szCs w:val="28"/>
          <w:lang w:val="en-US"/>
        </w:rPr>
        <w:t>The frontal and side areas are determined solely from the basic geometric parameters of the submersible by the following expressions</w:t>
      </w:r>
      <w:r w:rsidR="00F76FB6" w:rsidRPr="003E0961">
        <w:rPr>
          <w:szCs w:val="28"/>
          <w:lang w:val="en-US"/>
        </w:rPr>
        <w:t>:</w:t>
      </w:r>
    </w:p>
    <w:p w14:paraId="6411A784" w14:textId="77777777" w:rsidR="00C503C7" w:rsidRPr="003E0961" w:rsidRDefault="00C503C7" w:rsidP="0022469C">
      <w:pPr>
        <w:tabs>
          <w:tab w:val="left" w:pos="8356"/>
        </w:tabs>
        <w:ind w:firstLine="0"/>
        <w:rPr>
          <w:szCs w:val="28"/>
          <w:lang w:val="en-US"/>
        </w:rPr>
      </w:pPr>
    </w:p>
    <w:p w14:paraId="06A9D212" w14:textId="6A4677CD" w:rsidR="00E66679" w:rsidRPr="00972BBD" w:rsidRDefault="00EA2F89"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0,147</m:t>
                </m:r>
              </m:e>
            </m:d>
          </m:e>
          <m:sup>
            <m:r>
              <w:rPr>
                <w:rFonts w:ascii="Cambria Math" w:hAnsi="Cambria Math"/>
                <w:szCs w:val="28"/>
                <w:lang w:val="en-US"/>
              </w:rPr>
              <m:t>2</m:t>
            </m:r>
          </m:sup>
        </m:sSup>
        <m:r>
          <w:rPr>
            <w:rFonts w:ascii="Cambria Math" w:hAnsi="Cambria Math"/>
            <w:szCs w:val="28"/>
            <w:lang w:val="en-US"/>
          </w:rPr>
          <m:t>=0.06789</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A638EF4" w14:textId="34EF0365" w:rsidR="00E66679" w:rsidRPr="00972BBD" w:rsidRDefault="00EA2F89"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=2π∙0,147∙3,081=2.8457</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1E17A65" w14:textId="3A5D3E5A" w:rsidR="00E66679" w:rsidRPr="00972BBD" w:rsidRDefault="00E66679" w:rsidP="00C503C7">
      <w:pPr>
        <w:tabs>
          <w:tab w:val="left" w:pos="8356"/>
        </w:tabs>
        <w:ind w:firstLine="0"/>
        <w:jc w:val="center"/>
        <w:rPr>
          <w:szCs w:val="28"/>
          <w:lang w:val="en-US"/>
        </w:rPr>
      </w:pPr>
    </w:p>
    <w:p w14:paraId="47E28BE8" w14:textId="590F8D30" w:rsidR="005410E3" w:rsidRPr="00972BBD" w:rsidRDefault="00972BBD" w:rsidP="005410E3">
      <w:pPr>
        <w:tabs>
          <w:tab w:val="left" w:pos="8356"/>
        </w:tabs>
        <w:ind w:firstLine="709"/>
        <w:rPr>
          <w:iCs/>
          <w:szCs w:val="28"/>
          <w:lang w:val="en-US"/>
        </w:rPr>
      </w:pPr>
      <w:r w:rsidRPr="00972BBD">
        <w:rPr>
          <w:iCs/>
          <w:szCs w:val="28"/>
          <w:lang w:val="en-US"/>
        </w:rPr>
        <w:t xml:space="preserve">The forces induced by the cylindrical body motion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lang w:val="en-US"/>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sidRPr="00972BBD">
        <w:rPr>
          <w:iCs/>
          <w:szCs w:val="28"/>
          <w:lang w:val="en-US"/>
        </w:rPr>
        <w:t>,</w:t>
      </w:r>
      <w:r w:rsidR="005410E3" w:rsidRPr="00972BBD">
        <w:rPr>
          <w:iCs/>
          <w:szCs w:val="28"/>
          <w:lang w:val="en-US"/>
        </w:rPr>
        <w:t xml:space="preserve"> </w:t>
      </w:r>
      <w:r w:rsidRPr="00972BBD">
        <w:rPr>
          <w:iCs/>
          <w:szCs w:val="28"/>
          <w:lang w:val="en-US"/>
        </w:rPr>
        <w:t>are approximately defined as</w:t>
      </w:r>
    </w:p>
    <w:p w14:paraId="262DD8CA" w14:textId="77777777" w:rsidR="005410E3" w:rsidRPr="00972BBD" w:rsidRDefault="005410E3" w:rsidP="00E66679">
      <w:pPr>
        <w:tabs>
          <w:tab w:val="left" w:pos="8356"/>
        </w:tabs>
        <w:ind w:firstLine="0"/>
        <w:rPr>
          <w:szCs w:val="28"/>
          <w:lang w:val="en-US"/>
        </w:rPr>
      </w:pPr>
    </w:p>
    <w:p w14:paraId="1338E891" w14:textId="450A1169" w:rsidR="0036496A" w:rsidRPr="0036496A" w:rsidRDefault="00EA2F89"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EA2F89"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1D511AF3" w14:textId="160E9175" w:rsidR="003E2974" w:rsidRPr="00681430" w:rsidRDefault="00EA2F89" w:rsidP="00681430">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785AD96E" w14:textId="77777777" w:rsidR="00972BBD" w:rsidRDefault="00972BBD" w:rsidP="003E2974">
      <w:pPr>
        <w:tabs>
          <w:tab w:val="left" w:pos="8356"/>
        </w:tabs>
        <w:ind w:firstLine="709"/>
        <w:rPr>
          <w:iCs/>
          <w:szCs w:val="28"/>
        </w:rPr>
      </w:pPr>
    </w:p>
    <w:p w14:paraId="4A64D07D" w14:textId="77777777" w:rsidR="00972BBD" w:rsidRDefault="00972BBD" w:rsidP="003E2974">
      <w:pPr>
        <w:tabs>
          <w:tab w:val="left" w:pos="8356"/>
        </w:tabs>
        <w:ind w:firstLine="709"/>
        <w:rPr>
          <w:iCs/>
          <w:szCs w:val="28"/>
        </w:rPr>
      </w:pPr>
    </w:p>
    <w:p w14:paraId="4D12B998" w14:textId="50543AE9" w:rsidR="00E66679" w:rsidRPr="00972BBD" w:rsidRDefault="00972BBD" w:rsidP="003E2974">
      <w:pPr>
        <w:tabs>
          <w:tab w:val="left" w:pos="8356"/>
        </w:tabs>
        <w:ind w:firstLine="709"/>
        <w:rPr>
          <w:iCs/>
          <w:szCs w:val="28"/>
          <w:lang w:val="en-US"/>
        </w:rPr>
      </w:pPr>
      <w:r w:rsidRPr="00972BBD">
        <w:rPr>
          <w:iCs/>
          <w:szCs w:val="28"/>
          <w:lang w:val="en-US"/>
        </w:rPr>
        <w:t>The moments created by the cylindrical body motion are approximately defined as</w:t>
      </w:r>
    </w:p>
    <w:p w14:paraId="32328FD8" w14:textId="58C5179A" w:rsidR="005410E3" w:rsidRPr="00972BBD" w:rsidRDefault="005410E3" w:rsidP="003E2974">
      <w:pPr>
        <w:tabs>
          <w:tab w:val="left" w:pos="8356"/>
        </w:tabs>
        <w:ind w:firstLine="709"/>
        <w:rPr>
          <w:iCs/>
          <w:szCs w:val="28"/>
          <w:lang w:val="en-US"/>
        </w:rPr>
      </w:pPr>
    </w:p>
    <w:p w14:paraId="1C274963" w14:textId="1118823C" w:rsidR="005410E3" w:rsidRDefault="00EA2F89"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25E0AE00" w:rsidR="00E66679" w:rsidRPr="00972BBD" w:rsidRDefault="00972BBD" w:rsidP="00A32D38">
      <w:pPr>
        <w:tabs>
          <w:tab w:val="left" w:pos="8356"/>
        </w:tabs>
        <w:ind w:firstLine="709"/>
        <w:rPr>
          <w:iCs/>
          <w:szCs w:val="28"/>
          <w:lang w:val="en-US"/>
        </w:rPr>
      </w:pPr>
      <w:r w:rsidRPr="00972BBD">
        <w:rPr>
          <w:iCs/>
          <w:szCs w:val="28"/>
          <w:lang w:val="en-US"/>
        </w:rPr>
        <w:t>The damping forces, taking into account the calculated parameters are defined as</w:t>
      </w:r>
    </w:p>
    <w:p w14:paraId="5F75FD96" w14:textId="77777777" w:rsidR="00A32D38" w:rsidRPr="00972BBD" w:rsidRDefault="00A32D38" w:rsidP="00A32D38">
      <w:pPr>
        <w:tabs>
          <w:tab w:val="left" w:pos="8356"/>
        </w:tabs>
        <w:ind w:firstLine="709"/>
        <w:rPr>
          <w:iCs/>
          <w:szCs w:val="28"/>
          <w:lang w:val="en-US"/>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1F38E303" w:rsidR="00EB2B79" w:rsidRPr="00D576CF" w:rsidRDefault="00D576CF" w:rsidP="00D576CF">
      <w:pPr>
        <w:spacing w:after="160" w:line="259" w:lineRule="auto"/>
        <w:ind w:firstLine="0"/>
        <w:rPr>
          <w:i/>
          <w:iCs/>
          <w:szCs w:val="28"/>
          <w:lang w:val="en-US"/>
        </w:rPr>
      </w:pPr>
      <w:r w:rsidRPr="00D576CF">
        <w:rPr>
          <w:i/>
          <w:iCs/>
          <w:szCs w:val="28"/>
          <w:lang w:val="en-US"/>
        </w:rPr>
        <w:lastRenderedPageBreak/>
        <w:t>3.3. Mathematical model of the buoy</w:t>
      </w:r>
    </w:p>
    <w:p w14:paraId="1D6E587F" w14:textId="37D634FF" w:rsidR="00C7047F" w:rsidRPr="00C7047F" w:rsidRDefault="004368BA" w:rsidP="00C7047F">
      <w:pPr>
        <w:spacing w:after="160" w:line="259" w:lineRule="auto"/>
        <w:rPr>
          <w:szCs w:val="28"/>
        </w:rPr>
      </w:pPr>
      <w:r w:rsidRPr="004368BA">
        <w:rPr>
          <w:szCs w:val="28"/>
          <w:lang w:val="en-US"/>
        </w:rPr>
        <w:t xml:space="preserve">The scheme of the buoys involved in the system is shown in Fig. 8. </w:t>
      </w:r>
      <w:proofErr w:type="spellStart"/>
      <w:r w:rsidRPr="004368BA">
        <w:rPr>
          <w:szCs w:val="28"/>
        </w:rPr>
        <w:t>Their</w:t>
      </w:r>
      <w:proofErr w:type="spellEnd"/>
      <w:r w:rsidRPr="004368BA">
        <w:rPr>
          <w:szCs w:val="28"/>
        </w:rPr>
        <w:t xml:space="preserve"> </w:t>
      </w:r>
      <w:proofErr w:type="spellStart"/>
      <w:r w:rsidRPr="004368BA">
        <w:rPr>
          <w:szCs w:val="28"/>
        </w:rPr>
        <w:t>parameters</w:t>
      </w:r>
      <w:proofErr w:type="spellEnd"/>
      <w:r w:rsidRPr="004368BA">
        <w:rPr>
          <w:szCs w:val="28"/>
        </w:rPr>
        <w:t xml:space="preserve"> </w:t>
      </w:r>
      <w:proofErr w:type="spellStart"/>
      <w:r w:rsidRPr="004368BA">
        <w:rPr>
          <w:szCs w:val="28"/>
        </w:rPr>
        <w:t>are</w:t>
      </w:r>
      <w:proofErr w:type="spellEnd"/>
      <w:r w:rsidRPr="004368BA">
        <w:rPr>
          <w:szCs w:val="28"/>
        </w:rPr>
        <w:t xml:space="preserve"> </w:t>
      </w:r>
      <w:proofErr w:type="spellStart"/>
      <w:r w:rsidRPr="004368BA">
        <w:rPr>
          <w:szCs w:val="28"/>
        </w:rPr>
        <w:t>summarized</w:t>
      </w:r>
      <w:proofErr w:type="spellEnd"/>
      <w:r w:rsidRPr="004368BA">
        <w:rPr>
          <w:szCs w:val="28"/>
        </w:rPr>
        <w:t xml:space="preserve"> </w:t>
      </w:r>
      <w:proofErr w:type="spellStart"/>
      <w:r w:rsidRPr="004368BA">
        <w:rPr>
          <w:szCs w:val="28"/>
        </w:rPr>
        <w:t>in</w:t>
      </w:r>
      <w:proofErr w:type="spellEnd"/>
      <w:r w:rsidRPr="004368BA">
        <w:rPr>
          <w:szCs w:val="28"/>
        </w:rPr>
        <w:t xml:space="preserve"> </w:t>
      </w:r>
      <w:r>
        <w:rPr>
          <w:szCs w:val="28"/>
          <w:lang w:val="en-US"/>
        </w:rPr>
        <w:t>T</w:t>
      </w:r>
      <w:proofErr w:type="spellStart"/>
      <w:r w:rsidRPr="004368BA">
        <w:rPr>
          <w:szCs w:val="28"/>
        </w:rPr>
        <w:t>able</w:t>
      </w:r>
      <w:proofErr w:type="spellEnd"/>
      <w:r w:rsidRPr="004368BA">
        <w:rPr>
          <w:szCs w:val="28"/>
        </w:rPr>
        <w:t xml:space="preserve"> 4</w:t>
      </w:r>
      <w:r w:rsidR="00C7047F">
        <w:rPr>
          <w:szCs w:val="28"/>
        </w:rPr>
        <w:t>.</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1565" cy="3989499"/>
                    </a:xfrm>
                    <a:prstGeom prst="rect">
                      <a:avLst/>
                    </a:prstGeom>
                  </pic:spPr>
                </pic:pic>
              </a:graphicData>
            </a:graphic>
          </wp:inline>
        </w:drawing>
      </w:r>
    </w:p>
    <w:p w14:paraId="628FAF94" w14:textId="36941B26" w:rsidR="00C7047F" w:rsidRPr="004368BA" w:rsidRDefault="004368BA" w:rsidP="00C7047F">
      <w:pPr>
        <w:spacing w:after="160" w:line="259" w:lineRule="auto"/>
        <w:ind w:firstLine="0"/>
        <w:jc w:val="center"/>
        <w:rPr>
          <w:szCs w:val="28"/>
          <w:lang w:val="en-US"/>
        </w:rPr>
      </w:pPr>
      <w:r>
        <w:rPr>
          <w:szCs w:val="28"/>
          <w:lang w:val="en-US"/>
        </w:rPr>
        <w:t>Figure</w:t>
      </w:r>
      <w:r w:rsidR="000E671D" w:rsidRPr="004368BA">
        <w:rPr>
          <w:szCs w:val="28"/>
          <w:lang w:val="en-US"/>
        </w:rPr>
        <w:t xml:space="preserve"> 8 – </w:t>
      </w:r>
      <w:r w:rsidRPr="004368BA">
        <w:rPr>
          <w:szCs w:val="28"/>
          <w:lang w:val="en-US"/>
        </w:rPr>
        <w:t>The schematic representation of the buoy in its reference frame</w:t>
      </w:r>
    </w:p>
    <w:p w14:paraId="674356C0" w14:textId="76C42E0F" w:rsidR="00F96EAE" w:rsidRDefault="004368BA" w:rsidP="008530FD">
      <w:pPr>
        <w:spacing w:line="259" w:lineRule="auto"/>
        <w:ind w:firstLine="0"/>
        <w:rPr>
          <w:szCs w:val="28"/>
        </w:rPr>
      </w:pPr>
      <w:r>
        <w:rPr>
          <w:szCs w:val="28"/>
          <w:lang w:val="en-US"/>
        </w:rPr>
        <w:t>Table</w:t>
      </w:r>
      <w:r w:rsidR="00C7047F">
        <w:rPr>
          <w:szCs w:val="28"/>
        </w:rPr>
        <w:t xml:space="preserve"> 4</w:t>
      </w:r>
      <w:r w:rsidR="00DF6043">
        <w:rPr>
          <w:szCs w:val="28"/>
        </w:rPr>
        <w:t xml:space="preserve"> – </w:t>
      </w:r>
      <w:proofErr w:type="spellStart"/>
      <w:r w:rsidRPr="004368BA">
        <w:rPr>
          <w:szCs w:val="28"/>
        </w:rPr>
        <w:t>Buoy</w:t>
      </w:r>
      <w:proofErr w:type="spellEnd"/>
      <w:r w:rsidRPr="004368BA">
        <w:rPr>
          <w:szCs w:val="28"/>
        </w:rPr>
        <w:t xml:space="preserve"> </w:t>
      </w:r>
      <w:proofErr w:type="spellStart"/>
      <w:r w:rsidRPr="004368BA">
        <w:rPr>
          <w:szCs w:val="28"/>
        </w:rPr>
        <w:t>parameters</w:t>
      </w:r>
      <w:proofErr w:type="spellEnd"/>
    </w:p>
    <w:tbl>
      <w:tblPr>
        <w:tblStyle w:val="a6"/>
        <w:tblW w:w="0" w:type="auto"/>
        <w:tblLook w:val="04A0" w:firstRow="1" w:lastRow="0" w:firstColumn="1" w:lastColumn="0" w:noHBand="0" w:noVBand="1"/>
      </w:tblPr>
      <w:tblGrid>
        <w:gridCol w:w="1271"/>
        <w:gridCol w:w="1348"/>
        <w:gridCol w:w="1383"/>
        <w:gridCol w:w="2155"/>
        <w:gridCol w:w="2113"/>
        <w:gridCol w:w="1926"/>
      </w:tblGrid>
      <w:tr w:rsidR="00C7047F" w:rsidRPr="00F51040" w14:paraId="2BB81F70" w14:textId="77777777" w:rsidTr="004368BA">
        <w:tc>
          <w:tcPr>
            <w:tcW w:w="1271" w:type="dxa"/>
            <w:vAlign w:val="center"/>
          </w:tcPr>
          <w:p w14:paraId="77CED2BF" w14:textId="15B848E7" w:rsidR="00C7047F" w:rsidRPr="00E061E6" w:rsidRDefault="004368BA" w:rsidP="008B4692">
            <w:pPr>
              <w:spacing w:after="160" w:line="259" w:lineRule="auto"/>
              <w:ind w:firstLine="0"/>
              <w:jc w:val="center"/>
              <w:rPr>
                <w:i/>
                <w:szCs w:val="28"/>
                <w:lang w:val="en-US"/>
              </w:rPr>
            </w:pPr>
            <w:r>
              <w:rPr>
                <w:szCs w:val="28"/>
                <w:lang w:val="en-US"/>
              </w:rPr>
              <w:t>Mass</w:t>
            </w:r>
            <w:r w:rsidR="00C7047F">
              <w:rPr>
                <w:szCs w:val="28"/>
                <w:lang w:val="en-US"/>
              </w:rPr>
              <w:t xml:space="preserve">, </w:t>
            </w:r>
            <m:oMath>
              <m:r>
                <w:rPr>
                  <w:rFonts w:ascii="Cambria Math" w:hAnsi="Cambria Math"/>
                  <w:szCs w:val="28"/>
                </w:rPr>
                <m:t>m</m:t>
              </m:r>
            </m:oMath>
          </w:p>
        </w:tc>
        <w:tc>
          <w:tcPr>
            <w:tcW w:w="1348" w:type="dxa"/>
            <w:vAlign w:val="center"/>
          </w:tcPr>
          <w:p w14:paraId="5477F161" w14:textId="50163BA3" w:rsidR="00C7047F" w:rsidRDefault="004368BA" w:rsidP="008B4692">
            <w:pPr>
              <w:spacing w:after="160" w:line="259" w:lineRule="auto"/>
              <w:ind w:firstLine="0"/>
              <w:jc w:val="center"/>
              <w:rPr>
                <w:szCs w:val="28"/>
              </w:rPr>
            </w:pPr>
            <w:r>
              <w:rPr>
                <w:szCs w:val="28"/>
                <w:lang w:val="en-US"/>
              </w:rPr>
              <w:t>Length</w:t>
            </w:r>
            <w:r w:rsidR="00C7047F">
              <w:rPr>
                <w:szCs w:val="28"/>
              </w:rPr>
              <w:t xml:space="preserve">, </w:t>
            </w:r>
            <m:oMath>
              <m:r>
                <w:rPr>
                  <w:rFonts w:ascii="Cambria Math" w:hAnsi="Cambria Math"/>
                  <w:szCs w:val="28"/>
                  <w:lang w:val="en-US"/>
                </w:rPr>
                <m:t>L</m:t>
              </m:r>
            </m:oMath>
          </w:p>
        </w:tc>
        <w:tc>
          <w:tcPr>
            <w:tcW w:w="1383" w:type="dxa"/>
            <w:vAlign w:val="center"/>
          </w:tcPr>
          <w:p w14:paraId="18740A28" w14:textId="7D10BF3E" w:rsidR="00C7047F" w:rsidRDefault="004368BA" w:rsidP="008B4692">
            <w:pPr>
              <w:spacing w:after="160" w:line="259" w:lineRule="auto"/>
              <w:ind w:firstLine="0"/>
              <w:jc w:val="center"/>
              <w:rPr>
                <w:szCs w:val="28"/>
              </w:rPr>
            </w:pPr>
            <w:proofErr w:type="spellStart"/>
            <w:r w:rsidRPr="004368BA">
              <w:rPr>
                <w:szCs w:val="28"/>
              </w:rPr>
              <w:t>Radius</w:t>
            </w:r>
            <w:proofErr w:type="spellEnd"/>
            <w:r w:rsidR="00C7047F">
              <w:rPr>
                <w:szCs w:val="28"/>
              </w:rPr>
              <w:t xml:space="preserve">, </w:t>
            </w:r>
            <m:oMath>
              <m:r>
                <w:rPr>
                  <w:rFonts w:ascii="Cambria Math" w:hAnsi="Cambria Math"/>
                  <w:szCs w:val="28"/>
                  <w:lang w:val="en-US"/>
                </w:rPr>
                <m:t>r</m:t>
              </m:r>
            </m:oMath>
          </w:p>
        </w:tc>
        <w:tc>
          <w:tcPr>
            <w:tcW w:w="2155" w:type="dxa"/>
            <w:vAlign w:val="center"/>
          </w:tcPr>
          <w:p w14:paraId="36B653EF" w14:textId="5A0E9C09" w:rsidR="00C7047F" w:rsidRPr="004368BA" w:rsidRDefault="004368BA" w:rsidP="008B4692">
            <w:pPr>
              <w:spacing w:after="160" w:line="259" w:lineRule="auto"/>
              <w:ind w:firstLine="0"/>
              <w:jc w:val="center"/>
              <w:rPr>
                <w:szCs w:val="28"/>
                <w:lang w:val="en-US"/>
              </w:rPr>
            </w:pPr>
            <w:r w:rsidRPr="00A21FEF">
              <w:rPr>
                <w:szCs w:val="28"/>
                <w:lang w:val="en-US"/>
              </w:rPr>
              <w:t>Center-of-mass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13" w:type="dxa"/>
            <w:vAlign w:val="center"/>
          </w:tcPr>
          <w:p w14:paraId="0BBEC288" w14:textId="399C6B00" w:rsidR="00C7047F" w:rsidRPr="004368BA" w:rsidRDefault="004368BA" w:rsidP="008B4692">
            <w:pPr>
              <w:spacing w:after="160" w:line="259" w:lineRule="auto"/>
              <w:ind w:firstLine="0"/>
              <w:jc w:val="center"/>
              <w:rPr>
                <w:szCs w:val="28"/>
                <w:lang w:val="en-US"/>
              </w:rPr>
            </w:pPr>
            <w:r w:rsidRPr="004368BA">
              <w:rPr>
                <w:szCs w:val="28"/>
                <w:lang w:val="en-US"/>
              </w:rPr>
              <w:t>Buoyancy center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26" w:type="dxa"/>
            <w:vAlign w:val="center"/>
          </w:tcPr>
          <w:p w14:paraId="3039928E" w14:textId="375ED576" w:rsidR="00C7047F" w:rsidRPr="00F51040" w:rsidRDefault="004368BA" w:rsidP="008B4692">
            <w:pPr>
              <w:spacing w:after="160" w:line="259" w:lineRule="auto"/>
              <w:ind w:firstLine="0"/>
              <w:jc w:val="center"/>
              <w:rPr>
                <w:szCs w:val="28"/>
                <w:lang w:val="en-US"/>
              </w:rPr>
            </w:pPr>
            <w:r w:rsidRPr="004368BA">
              <w:rPr>
                <w:szCs w:val="28"/>
                <w:lang w:val="en-US"/>
              </w:rPr>
              <w:t>Buoyancy</w:t>
            </w:r>
            <w:r w:rsidR="00C7047F">
              <w:rPr>
                <w:szCs w:val="28"/>
              </w:rPr>
              <w:t xml:space="preserve">, </w:t>
            </w:r>
            <m:oMath>
              <m:r>
                <w:rPr>
                  <w:rFonts w:ascii="Cambria Math" w:hAnsi="Cambria Math"/>
                  <w:szCs w:val="28"/>
                  <w:lang w:val="en-US"/>
                </w:rPr>
                <m:t>B</m:t>
              </m:r>
            </m:oMath>
          </w:p>
        </w:tc>
      </w:tr>
      <w:tr w:rsidR="00C7047F" w:rsidRPr="00F51040" w14:paraId="07264CA8" w14:textId="77777777" w:rsidTr="004368BA">
        <w:tc>
          <w:tcPr>
            <w:tcW w:w="1271" w:type="dxa"/>
            <w:vAlign w:val="center"/>
          </w:tcPr>
          <w:p w14:paraId="519ADAF6" w14:textId="103392CC"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4368BA">
              <w:rPr>
                <w:szCs w:val="28"/>
                <w:lang w:val="en-US"/>
              </w:rPr>
              <w:t>kg</w:t>
            </w:r>
          </w:p>
        </w:tc>
        <w:tc>
          <w:tcPr>
            <w:tcW w:w="1348" w:type="dxa"/>
            <w:vAlign w:val="center"/>
          </w:tcPr>
          <w:p w14:paraId="3CCEEFF3" w14:textId="210A8307" w:rsidR="00C7047F" w:rsidRPr="004368BA" w:rsidRDefault="00E53CA7" w:rsidP="008B4692">
            <w:pPr>
              <w:spacing w:after="160" w:line="259" w:lineRule="auto"/>
              <w:ind w:firstLine="0"/>
              <w:jc w:val="center"/>
              <w:rPr>
                <w:szCs w:val="28"/>
                <w:lang w:val="en-US"/>
              </w:rPr>
            </w:pPr>
            <w:r>
              <w:rPr>
                <w:szCs w:val="28"/>
              </w:rPr>
              <w:t>0</w:t>
            </w:r>
            <w:r w:rsidR="00C7047F">
              <w:rPr>
                <w:szCs w:val="28"/>
              </w:rPr>
              <w:t>.</w:t>
            </w:r>
            <w:r>
              <w:rPr>
                <w:szCs w:val="28"/>
              </w:rPr>
              <w:t>36</w:t>
            </w:r>
            <w:r w:rsidR="00C7047F">
              <w:rPr>
                <w:szCs w:val="28"/>
              </w:rPr>
              <w:t xml:space="preserve"> </w:t>
            </w:r>
            <w:r w:rsidR="004368BA">
              <w:rPr>
                <w:szCs w:val="28"/>
                <w:lang w:val="en-US"/>
              </w:rPr>
              <w:t>m</w:t>
            </w:r>
          </w:p>
        </w:tc>
        <w:tc>
          <w:tcPr>
            <w:tcW w:w="1383" w:type="dxa"/>
            <w:vAlign w:val="center"/>
          </w:tcPr>
          <w:p w14:paraId="69D81C49" w14:textId="49736F0E" w:rsidR="00C7047F" w:rsidRPr="004368BA" w:rsidRDefault="00C7047F" w:rsidP="008B4692">
            <w:pPr>
              <w:spacing w:after="160" w:line="259" w:lineRule="auto"/>
              <w:ind w:firstLine="0"/>
              <w:jc w:val="center"/>
              <w:rPr>
                <w:szCs w:val="28"/>
                <w:lang w:val="en-US"/>
              </w:rPr>
            </w:pPr>
            <w:r>
              <w:rPr>
                <w:szCs w:val="28"/>
              </w:rPr>
              <w:t>0</w:t>
            </w:r>
            <w:r w:rsidR="004368BA">
              <w:rPr>
                <w:szCs w:val="28"/>
                <w:lang w:val="en-US"/>
              </w:rPr>
              <w:t>.</w:t>
            </w:r>
            <w:r w:rsidR="00E53CA7">
              <w:rPr>
                <w:szCs w:val="28"/>
              </w:rPr>
              <w:t>08</w:t>
            </w:r>
            <w:r>
              <w:rPr>
                <w:szCs w:val="28"/>
              </w:rPr>
              <w:t xml:space="preserve"> </w:t>
            </w:r>
            <w:r w:rsidR="004368BA">
              <w:rPr>
                <w:szCs w:val="28"/>
                <w:lang w:val="en-US"/>
              </w:rPr>
              <w:t>m</w:t>
            </w:r>
          </w:p>
        </w:tc>
        <w:tc>
          <w:tcPr>
            <w:tcW w:w="2155" w:type="dxa"/>
            <w:vAlign w:val="center"/>
          </w:tcPr>
          <w:p w14:paraId="22C202A6" w14:textId="09F68B3F" w:rsidR="00C7047F" w:rsidRDefault="00EA2F89"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13" w:type="dxa"/>
            <w:vAlign w:val="center"/>
          </w:tcPr>
          <w:p w14:paraId="07EC63E3" w14:textId="110BBD4D" w:rsidR="00C7047F" w:rsidRDefault="00EA2F89"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26" w:type="dxa"/>
            <w:vAlign w:val="center"/>
          </w:tcPr>
          <w:p w14:paraId="12C0BD2E" w14:textId="0E586DA9" w:rsidR="00C7047F" w:rsidRPr="004368BA" w:rsidRDefault="00E53CA7" w:rsidP="008B4692">
            <w:pPr>
              <w:spacing w:after="160" w:line="259" w:lineRule="auto"/>
              <w:ind w:firstLine="0"/>
              <w:jc w:val="center"/>
              <w:rPr>
                <w:rFonts w:ascii="Cambria Math" w:hAnsi="Cambria Math"/>
                <w:iCs/>
                <w:szCs w:val="28"/>
                <w:lang w:val="en-US"/>
              </w:rPr>
            </w:pPr>
            <w:r>
              <w:rPr>
                <w:szCs w:val="28"/>
              </w:rPr>
              <w:t>17</w:t>
            </w:r>
            <w:r w:rsidR="00FA6C3A">
              <w:rPr>
                <w:szCs w:val="28"/>
                <w:lang w:val="en-US"/>
              </w:rPr>
              <w:t>1</w:t>
            </w:r>
            <w:r w:rsidR="00C7047F">
              <w:rPr>
                <w:szCs w:val="28"/>
              </w:rPr>
              <w:t>,</w:t>
            </w:r>
            <w:r w:rsidR="00C7047F">
              <w:rPr>
                <w:szCs w:val="28"/>
                <w:lang w:val="en-US"/>
              </w:rPr>
              <w:t xml:space="preserve"> </w:t>
            </w:r>
            <w:r w:rsidR="004368BA">
              <w:rPr>
                <w:szCs w:val="28"/>
                <w:lang w:val="en-US"/>
              </w:rPr>
              <w:t>N</w:t>
            </w:r>
          </w:p>
        </w:tc>
      </w:tr>
    </w:tbl>
    <w:p w14:paraId="6DB3720E" w14:textId="77777777" w:rsidR="00DF6043" w:rsidRPr="00DF6043" w:rsidRDefault="00DF6043" w:rsidP="00DF2DDC">
      <w:pPr>
        <w:spacing w:after="160" w:line="259" w:lineRule="auto"/>
        <w:ind w:firstLine="0"/>
        <w:rPr>
          <w:szCs w:val="28"/>
        </w:rPr>
      </w:pPr>
    </w:p>
    <w:p w14:paraId="6CA000EF" w14:textId="0185B7A4" w:rsidR="00EB2B79" w:rsidRPr="00810942" w:rsidRDefault="00810942" w:rsidP="00EB2B79">
      <w:pPr>
        <w:spacing w:after="160" w:line="259" w:lineRule="auto"/>
        <w:ind w:firstLine="709"/>
        <w:rPr>
          <w:szCs w:val="28"/>
          <w:lang w:val="en-US"/>
        </w:rPr>
      </w:pPr>
      <w:r w:rsidRPr="00810942">
        <w:rPr>
          <w:szCs w:val="28"/>
          <w:lang w:val="en-US"/>
        </w:rPr>
        <w:t>Given that the buoy has a cylindrical shape, it is possible to describe its dynamics similar to MMT-300, except that the inertia tensor is rotated and defined as</w:t>
      </w:r>
    </w:p>
    <w:p w14:paraId="5150C869" w14:textId="77777777" w:rsidR="00EB2B79" w:rsidRPr="00810942" w:rsidRDefault="00EB2B79" w:rsidP="00EB2B79">
      <w:pPr>
        <w:ind w:firstLine="709"/>
        <w:rPr>
          <w:iCs/>
          <w:szCs w:val="28"/>
          <w:lang w:val="en-US"/>
        </w:rPr>
      </w:pPr>
    </w:p>
    <w:p w14:paraId="23253A17" w14:textId="06F79A88" w:rsidR="00EB2B79" w:rsidRPr="000D2085" w:rsidRDefault="00EA2F89"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51E66E63" w14:textId="77777777" w:rsidR="008530FD" w:rsidRDefault="008530FD" w:rsidP="00E76519">
      <w:pPr>
        <w:spacing w:after="160" w:line="259" w:lineRule="auto"/>
        <w:ind w:firstLine="709"/>
        <w:rPr>
          <w:b/>
          <w:bCs/>
          <w:szCs w:val="28"/>
        </w:rPr>
      </w:pPr>
    </w:p>
    <w:p w14:paraId="02919A6B" w14:textId="758A20B7" w:rsidR="00B5349D" w:rsidRPr="0057783B" w:rsidRDefault="0057783B" w:rsidP="0057783B">
      <w:pPr>
        <w:spacing w:after="160" w:line="259" w:lineRule="auto"/>
        <w:ind w:firstLine="0"/>
        <w:rPr>
          <w:i/>
          <w:iCs/>
          <w:szCs w:val="28"/>
          <w:lang w:val="en-US"/>
        </w:rPr>
      </w:pPr>
      <w:r w:rsidRPr="0057783B">
        <w:rPr>
          <w:i/>
          <w:iCs/>
          <w:szCs w:val="28"/>
          <w:lang w:val="en-US"/>
        </w:rPr>
        <w:lastRenderedPageBreak/>
        <w:t>3.4. Description of on-board sensors</w:t>
      </w:r>
    </w:p>
    <w:p w14:paraId="4BE42C6C" w14:textId="15CF54B0" w:rsidR="00753636" w:rsidRPr="0058333E" w:rsidRDefault="00E76519" w:rsidP="00753636">
      <w:pPr>
        <w:spacing w:after="160" w:line="259" w:lineRule="auto"/>
        <w:ind w:firstLine="0"/>
        <w:rPr>
          <w:lang w:val="en-US"/>
        </w:rPr>
      </w:pPr>
      <w:r w:rsidRPr="008530FD">
        <w:rPr>
          <w:b/>
          <w:bCs/>
          <w:szCs w:val="28"/>
          <w:lang w:val="en-US"/>
        </w:rPr>
        <w:tab/>
      </w:r>
      <w:r w:rsidR="000F21B3" w:rsidRPr="000F21B3">
        <w:rPr>
          <w:lang w:val="en-US"/>
        </w:rPr>
        <w:t>No one sensor can measure perfectly, i.e., without errors. An error is the difference between the true value and the actual measured value. Sensor errors are divided into random and systematic components. Random components are also called random measurement errors</w:t>
      </w:r>
      <w:r w:rsidRPr="000F21B3">
        <w:rPr>
          <w:lang w:val="en-US"/>
        </w:rPr>
        <w:t xml:space="preserve">. </w:t>
      </w:r>
      <w:r w:rsidR="0058333E" w:rsidRPr="0058333E">
        <w:rPr>
          <w:lang w:val="en-US"/>
        </w:rPr>
        <w:t>Their specific realization at a particular time cannot be predicted; it is only possible to describe a general pattern of their behavior. The mathematical model of random components is defined as a sequence of the white noise counts sum with Markov process counts or flicker noise [24]. Determining the characteristics of the random processes allows us to correctly describe their dynamics when integrating the IMU with other sensors, improving the filtering quality</w:t>
      </w:r>
      <w:r w:rsidRPr="0058333E">
        <w:rPr>
          <w:lang w:val="en-US"/>
        </w:rPr>
        <w:t>.</w:t>
      </w:r>
    </w:p>
    <w:p w14:paraId="315D152F" w14:textId="19512D72" w:rsidR="00753636" w:rsidRPr="0057783B" w:rsidRDefault="0057783B" w:rsidP="00C0677F">
      <w:pPr>
        <w:spacing w:after="160" w:line="259" w:lineRule="auto"/>
        <w:ind w:firstLine="0"/>
        <w:rPr>
          <w:i/>
          <w:iCs/>
          <w:szCs w:val="28"/>
          <w:lang w:val="en-US"/>
        </w:rPr>
      </w:pPr>
      <w:r w:rsidRPr="0057783B">
        <w:rPr>
          <w:i/>
          <w:iCs/>
          <w:szCs w:val="28"/>
          <w:lang w:val="en-US"/>
        </w:rPr>
        <w:t xml:space="preserve">3.4.1. </w:t>
      </w:r>
      <w:r w:rsidR="008C02D1" w:rsidRPr="0057783B">
        <w:rPr>
          <w:i/>
          <w:iCs/>
          <w:szCs w:val="28"/>
          <w:lang w:val="en-US"/>
        </w:rPr>
        <w:t>Inertial sensors</w:t>
      </w:r>
    </w:p>
    <w:p w14:paraId="7105BFBA" w14:textId="74D4A4A5" w:rsidR="005C360B" w:rsidRPr="008240EA" w:rsidRDefault="008240EA" w:rsidP="00EE5FF5">
      <w:pPr>
        <w:spacing w:after="160" w:line="259" w:lineRule="auto"/>
        <w:ind w:firstLine="709"/>
        <w:rPr>
          <w:lang w:val="en-US"/>
        </w:rPr>
      </w:pPr>
      <w:r w:rsidRPr="008240EA">
        <w:rPr>
          <w:lang w:val="en-US"/>
        </w:rPr>
        <w:t xml:space="preserve">When combining the IMU with other sensors, the </w:t>
      </w:r>
      <w:proofErr w:type="spellStart"/>
      <w:r w:rsidRPr="008240EA">
        <w:rPr>
          <w:lang w:val="en-US"/>
        </w:rPr>
        <w:t>zeropoint</w:t>
      </w:r>
      <w:proofErr w:type="spellEnd"/>
      <w:r w:rsidRPr="008240EA">
        <w:rPr>
          <w:lang w:val="en-US"/>
        </w:rPr>
        <w:t xml:space="preserve"> bias of accelerometers and gyroscopes are included in the vector of estimated parameters: this allows to take into account their random component, which is the main source of positioning errors after compensating for other systematic errors. Temperature has the greatest effect on the zero-offset of MEMS</w:t>
      </w:r>
      <w:r>
        <w:rPr>
          <w:lang w:val="en-US"/>
        </w:rPr>
        <w:t>-</w:t>
      </w:r>
      <w:r w:rsidRPr="008240EA">
        <w:rPr>
          <w:lang w:val="en-US"/>
        </w:rPr>
        <w:t xml:space="preserve">sensors; at the same time, its influence on the axis </w:t>
      </w:r>
      <w:proofErr w:type="spellStart"/>
      <w:r w:rsidRPr="008240EA">
        <w:rPr>
          <w:lang w:val="en-US"/>
        </w:rPr>
        <w:t>unorthogonality</w:t>
      </w:r>
      <w:proofErr w:type="spellEnd"/>
      <w:r w:rsidRPr="008240EA">
        <w:rPr>
          <w:lang w:val="en-US"/>
        </w:rPr>
        <w:t xml:space="preserve"> and scale coefficient errors is limited</w:t>
      </w:r>
      <w:r w:rsidR="005C360B" w:rsidRPr="008240EA">
        <w:rPr>
          <w:lang w:val="en-US"/>
        </w:rPr>
        <w:t>.</w:t>
      </w:r>
    </w:p>
    <w:p w14:paraId="01D06ED0" w14:textId="1DB95BA6" w:rsidR="00753636" w:rsidRPr="00140DC6" w:rsidRDefault="00140DC6" w:rsidP="00753636">
      <w:pPr>
        <w:spacing w:after="160" w:line="259" w:lineRule="auto"/>
        <w:ind w:firstLine="709"/>
        <w:rPr>
          <w:iCs/>
          <w:lang w:val="en-US"/>
        </w:rPr>
      </w:pPr>
      <w:r w:rsidRPr="00140DC6">
        <w:rPr>
          <w:iCs/>
          <w:lang w:val="en-US"/>
        </w:rPr>
        <w:t>The output vector of velocity measurements from the 3-axis accelerometer unit is modeled as</w:t>
      </w:r>
    </w:p>
    <w:p w14:paraId="473DB502" w14:textId="54B8F84C" w:rsidR="00753636" w:rsidRPr="00A304AD" w:rsidRDefault="00EA2F89" w:rsidP="00D20C3B">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lang w:val="en-US"/>
          </w:rPr>
          <m:t>=</m:t>
        </m:r>
        <m:r>
          <w:rPr>
            <w:rFonts w:ascii="Cambria Math" w:hAnsi="Cambria Math"/>
            <w:lang w:val="en-US"/>
          </w:rPr>
          <m:t>ν+</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A304AD">
        <w:rPr>
          <w:szCs w:val="28"/>
          <w:lang w:val="en-US"/>
        </w:rPr>
        <w:t>,</w:t>
      </w:r>
    </w:p>
    <w:p w14:paraId="571A6DB9" w14:textId="383777FB" w:rsidR="00D20C3B" w:rsidRPr="00626CA1" w:rsidRDefault="00626CA1" w:rsidP="00753636">
      <w:pPr>
        <w:spacing w:after="160" w:line="259" w:lineRule="auto"/>
        <w:ind w:firstLine="0"/>
        <w:rPr>
          <w:iCs/>
          <w:lang w:val="en-US"/>
        </w:rPr>
      </w:pPr>
      <w:r>
        <w:rPr>
          <w:iCs/>
          <w:szCs w:val="28"/>
          <w:lang w:val="en-US"/>
        </w:rPr>
        <w:t>where</w:t>
      </w:r>
      <w:r w:rsidR="00D20C3B"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lang w:val="en-US"/>
                  </w:rPr>
                  <m:t>2</m:t>
                </m:r>
              </m:sup>
            </m:sSubSup>
          </m:e>
        </m:d>
      </m:oMath>
      <w:r w:rsidR="00D20C3B"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lang w:val="en-US"/>
              </w:rPr>
              <m:t>2</m:t>
            </m:r>
          </m:sup>
        </m:sSubSup>
      </m:oMath>
      <w:r w:rsidR="00D20C3B" w:rsidRPr="00626CA1">
        <w:rPr>
          <w:szCs w:val="28"/>
          <w:lang w:val="en-US"/>
        </w:rPr>
        <w:t xml:space="preserve"> – </w:t>
      </w:r>
      <w:r w:rsidRPr="00626CA1">
        <w:rPr>
          <w:lang w:val="en-US"/>
        </w:rPr>
        <w:t>RMS error of the accelerometer</w:t>
      </w:r>
      <w:r w:rsidR="00D20C3B" w:rsidRPr="00626CA1">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20C3B" w:rsidRPr="00626CA1">
        <w:rPr>
          <w:szCs w:val="28"/>
          <w:lang w:val="en-US"/>
        </w:rPr>
        <w:t xml:space="preserve"> – </w:t>
      </w:r>
      <w:r w:rsidRPr="00626CA1">
        <w:rPr>
          <w:szCs w:val="28"/>
          <w:lang w:val="en-US"/>
        </w:rPr>
        <w:t>is acceleration bias, which is modeled as a 1st-order Markov process</w:t>
      </w:r>
      <w:r w:rsidR="00D20C3B" w:rsidRPr="00626CA1">
        <w:rPr>
          <w:szCs w:val="28"/>
          <w:lang w:val="en-US"/>
        </w:rPr>
        <w:t>.</w:t>
      </w:r>
    </w:p>
    <w:p w14:paraId="2F656440" w14:textId="647922CD" w:rsidR="00D0128F" w:rsidRPr="00626CA1" w:rsidRDefault="00626CA1" w:rsidP="00D0128F">
      <w:pPr>
        <w:spacing w:after="160" w:line="259" w:lineRule="auto"/>
        <w:ind w:firstLine="709"/>
        <w:rPr>
          <w:iCs/>
          <w:lang w:val="en-US"/>
        </w:rPr>
      </w:pPr>
      <w:r w:rsidRPr="00626CA1">
        <w:rPr>
          <w:iCs/>
          <w:lang w:val="en-US"/>
        </w:rPr>
        <w:t>Similarly, the real output of the gyroscope is defined as</w:t>
      </w:r>
    </w:p>
    <w:p w14:paraId="5523DCD9" w14:textId="0A9A2FAA" w:rsidR="00D0128F" w:rsidRPr="00A304AD" w:rsidRDefault="00EA2F89" w:rsidP="00D0128F">
      <w:pPr>
        <w:spacing w:after="160" w:line="259" w:lineRule="auto"/>
        <w:ind w:firstLine="0"/>
        <w:jc w:val="center"/>
        <w:rPr>
          <w:iCs/>
          <w:szCs w:val="28"/>
          <w:lang w:val="en-US"/>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lang w:val="en-US"/>
                  </w:rPr>
                  <m:t>2</m:t>
                </m:r>
              </m:sub>
            </m:sSub>
          </m:e>
          <m:sub>
            <m:r>
              <w:rPr>
                <w:rFonts w:ascii="Cambria Math" w:hAnsi="Cambria Math"/>
                <w:szCs w:val="28"/>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A304AD">
        <w:rPr>
          <w:iCs/>
          <w:szCs w:val="28"/>
          <w:lang w:val="en-US"/>
        </w:rPr>
        <w:t>,</w:t>
      </w:r>
    </w:p>
    <w:p w14:paraId="3FA2FA8A" w14:textId="1203A970" w:rsidR="00657D9C" w:rsidRPr="00463B27" w:rsidRDefault="00626CA1" w:rsidP="00C0677F">
      <w:pPr>
        <w:spacing w:after="160" w:line="259" w:lineRule="auto"/>
        <w:ind w:firstLine="0"/>
        <w:rPr>
          <w:iCs/>
          <w:lang w:val="en-US"/>
        </w:rPr>
      </w:pPr>
      <w:r>
        <w:rPr>
          <w:iCs/>
          <w:szCs w:val="28"/>
          <w:lang w:val="en-US"/>
        </w:rPr>
        <w:t>where</w:t>
      </w:r>
      <w:r w:rsidR="00D0128F" w:rsidRPr="00463B27">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e>
        </m:d>
      </m:oMath>
      <w:r w:rsidR="00D0128F" w:rsidRPr="00463B27">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oMath>
      <w:r w:rsidR="00D0128F" w:rsidRPr="00463B27">
        <w:rPr>
          <w:szCs w:val="28"/>
          <w:lang w:val="en-US"/>
        </w:rPr>
        <w:t xml:space="preserve"> – </w:t>
      </w:r>
      <w:r w:rsidRPr="00626CA1">
        <w:rPr>
          <w:lang w:val="en-US"/>
        </w:rPr>
        <w:t>RMS</w:t>
      </w:r>
      <w:r w:rsidRPr="00463B27">
        <w:rPr>
          <w:lang w:val="en-US"/>
        </w:rPr>
        <w:t xml:space="preserve"> </w:t>
      </w:r>
      <w:r w:rsidRPr="00626CA1">
        <w:rPr>
          <w:lang w:val="en-US"/>
        </w:rPr>
        <w:t>error</w:t>
      </w:r>
      <w:r w:rsidRPr="00463B27">
        <w:rPr>
          <w:lang w:val="en-US"/>
        </w:rPr>
        <w:t xml:space="preserve"> </w:t>
      </w:r>
      <w:r w:rsidRPr="00626CA1">
        <w:rPr>
          <w:lang w:val="en-US"/>
        </w:rPr>
        <w:t>of</w:t>
      </w:r>
      <w:r w:rsidRPr="00463B27">
        <w:rPr>
          <w:lang w:val="en-US"/>
        </w:rPr>
        <w:t xml:space="preserve"> </w:t>
      </w:r>
      <w:r w:rsidRPr="00626CA1">
        <w:rPr>
          <w:lang w:val="en-US"/>
        </w:rPr>
        <w:t>the</w:t>
      </w:r>
      <w:r w:rsidRPr="00463B27">
        <w:rPr>
          <w:lang w:val="en-US"/>
        </w:rPr>
        <w:t xml:space="preserve"> </w:t>
      </w:r>
      <w:r w:rsidRPr="00626CA1">
        <w:rPr>
          <w:lang w:val="en-US"/>
        </w:rPr>
        <w:t>accelerometer</w:t>
      </w:r>
      <w:r w:rsidR="00D0128F" w:rsidRPr="00463B27">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463B27">
        <w:rPr>
          <w:szCs w:val="28"/>
          <w:lang w:val="en-US"/>
        </w:rPr>
        <w:t xml:space="preserve"> – </w:t>
      </w:r>
      <w:r w:rsidR="00463B27" w:rsidRPr="00626CA1">
        <w:rPr>
          <w:szCs w:val="28"/>
          <w:lang w:val="en-US"/>
        </w:rPr>
        <w:t xml:space="preserve">is </w:t>
      </w:r>
      <w:r w:rsidR="00463B27">
        <w:rPr>
          <w:szCs w:val="28"/>
          <w:lang w:val="en-US"/>
        </w:rPr>
        <w:t>gyroscope</w:t>
      </w:r>
      <w:r w:rsidR="00463B27" w:rsidRPr="00626CA1">
        <w:rPr>
          <w:szCs w:val="28"/>
          <w:lang w:val="en-US"/>
        </w:rPr>
        <w:t xml:space="preserve"> bias, which is modeled as a 1st-order Markov process</w:t>
      </w:r>
      <w:r w:rsidR="00D0128F" w:rsidRPr="00463B27">
        <w:rPr>
          <w:szCs w:val="28"/>
          <w:lang w:val="en-US"/>
        </w:rPr>
        <w:t>.</w:t>
      </w:r>
    </w:p>
    <w:p w14:paraId="1840B434" w14:textId="744AFC47" w:rsidR="00B5349D" w:rsidRPr="0057783B" w:rsidRDefault="0057783B" w:rsidP="0057783B">
      <w:pPr>
        <w:spacing w:after="160" w:line="259" w:lineRule="auto"/>
        <w:ind w:firstLine="0"/>
        <w:rPr>
          <w:i/>
          <w:iCs/>
          <w:lang w:val="en-US"/>
        </w:rPr>
      </w:pPr>
      <w:r w:rsidRPr="0057783B">
        <w:rPr>
          <w:i/>
          <w:iCs/>
          <w:lang w:val="en-US"/>
        </w:rPr>
        <w:t xml:space="preserve">3.4.2. </w:t>
      </w:r>
      <w:proofErr w:type="spellStart"/>
      <w:r w:rsidR="00C20DCD" w:rsidRPr="0057783B">
        <w:rPr>
          <w:i/>
          <w:iCs/>
          <w:lang w:val="en-US"/>
        </w:rPr>
        <w:t>Depthmeter</w:t>
      </w:r>
      <w:proofErr w:type="spellEnd"/>
      <w:r w:rsidR="00C20DCD" w:rsidRPr="0057783B">
        <w:rPr>
          <w:i/>
          <w:iCs/>
          <w:lang w:val="en-US"/>
        </w:rPr>
        <w:t xml:space="preserve"> (pressure sensor)</w:t>
      </w:r>
    </w:p>
    <w:p w14:paraId="4EA46E45" w14:textId="1DAD2C77" w:rsidR="00B5349D" w:rsidRPr="005428E5" w:rsidRDefault="005428E5" w:rsidP="00B5349D">
      <w:pPr>
        <w:spacing w:after="160" w:line="259" w:lineRule="auto"/>
        <w:ind w:firstLine="709"/>
        <w:rPr>
          <w:szCs w:val="28"/>
          <w:lang w:val="en-US"/>
        </w:rPr>
      </w:pPr>
      <w:r w:rsidRPr="005428E5">
        <w:rPr>
          <w:szCs w:val="28"/>
          <w:lang w:val="en-US"/>
        </w:rPr>
        <w:t>Depth and underwater pressure have a direct correlation. As the unit goes deeper into the water, the pressure readings increase linearly</w:t>
      </w:r>
      <w:r w:rsidR="00702034" w:rsidRPr="005428E5">
        <w:rPr>
          <w:szCs w:val="28"/>
          <w:lang w:val="en-US"/>
        </w:rPr>
        <w:t>.</w:t>
      </w:r>
    </w:p>
    <w:p w14:paraId="7D1BED68" w14:textId="2D783F4E" w:rsidR="009A4816" w:rsidRPr="005428E5" w:rsidRDefault="005428E5" w:rsidP="00B5349D">
      <w:pPr>
        <w:spacing w:after="160" w:line="259" w:lineRule="auto"/>
        <w:ind w:firstLine="709"/>
        <w:rPr>
          <w:szCs w:val="28"/>
          <w:lang w:val="en-US"/>
        </w:rPr>
      </w:pPr>
      <w:r w:rsidRPr="005428E5">
        <w:rPr>
          <w:szCs w:val="28"/>
          <w:lang w:val="en-US"/>
        </w:rPr>
        <w:t>The actual depth sensor output is simulated by adding noise to the actual depth</w:t>
      </w:r>
    </w:p>
    <w:p w14:paraId="525C1084" w14:textId="3528B003" w:rsidR="009A4816" w:rsidRPr="00A304AD" w:rsidRDefault="00EA2F89" w:rsidP="009A4816">
      <w:pPr>
        <w:spacing w:after="160" w:line="259" w:lineRule="auto"/>
        <w:ind w:firstLine="0"/>
        <w:jc w:val="center"/>
        <w:rPr>
          <w:iCs/>
          <w:szCs w:val="28"/>
          <w:lang w:val="en-US"/>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lang w:val="en-US"/>
          </w:rPr>
          <m:t>=</m:t>
        </m:r>
        <m:r>
          <w:rPr>
            <w:rFonts w:ascii="Cambria Math" w:hAnsi="Cambria Math"/>
            <w:szCs w:val="28"/>
          </w:rPr>
          <m:t>z</m:t>
        </m:r>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A304AD">
        <w:rPr>
          <w:iCs/>
          <w:szCs w:val="28"/>
          <w:lang w:val="en-US"/>
        </w:rPr>
        <w:t>,</w:t>
      </w:r>
    </w:p>
    <w:p w14:paraId="3C511522" w14:textId="6C475B8F" w:rsidR="00753636" w:rsidRDefault="005428E5" w:rsidP="00D0128F">
      <w:pPr>
        <w:spacing w:after="160" w:line="259" w:lineRule="auto"/>
        <w:ind w:firstLine="0"/>
        <w:rPr>
          <w:lang w:val="en-US"/>
        </w:rPr>
      </w:pPr>
      <w:r>
        <w:rPr>
          <w:szCs w:val="28"/>
          <w:lang w:val="en-US"/>
        </w:rPr>
        <w:t>where</w:t>
      </w:r>
      <w:r w:rsidR="009A4816" w:rsidRPr="005428E5">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e>
        </m:d>
      </m:oMath>
      <w:r w:rsidR="00D0128F" w:rsidRPr="005428E5">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oMath>
      <w:r w:rsidR="009A4816" w:rsidRPr="005428E5">
        <w:rPr>
          <w:szCs w:val="28"/>
          <w:lang w:val="en-US"/>
        </w:rPr>
        <w:t xml:space="preserve"> – </w:t>
      </w:r>
      <w:r w:rsidRPr="005428E5">
        <w:rPr>
          <w:lang w:val="en-US"/>
        </w:rPr>
        <w:t>RMS error in depth</w:t>
      </w:r>
      <w:r w:rsidR="009A4816" w:rsidRPr="005428E5">
        <w:rPr>
          <w:lang w:val="en-US"/>
        </w:rPr>
        <w:t>.</w:t>
      </w:r>
    </w:p>
    <w:p w14:paraId="08905BE3" w14:textId="2521CC56" w:rsidR="00B64E9B" w:rsidRDefault="00B64E9B" w:rsidP="00D0128F">
      <w:pPr>
        <w:spacing w:after="160" w:line="259" w:lineRule="auto"/>
        <w:ind w:firstLine="0"/>
        <w:rPr>
          <w:lang w:val="en-US"/>
        </w:rPr>
      </w:pPr>
    </w:p>
    <w:p w14:paraId="1CA8D3EA" w14:textId="77777777" w:rsidR="00B64E9B" w:rsidRPr="00B64E9B" w:rsidRDefault="00B64E9B" w:rsidP="00D0128F">
      <w:pPr>
        <w:spacing w:after="160" w:line="259" w:lineRule="auto"/>
        <w:ind w:firstLine="0"/>
        <w:rPr>
          <w:lang w:val="en-US"/>
        </w:rPr>
      </w:pPr>
    </w:p>
    <w:p w14:paraId="7207A1D2" w14:textId="392F73E8" w:rsidR="00B5349D" w:rsidRPr="0057783B" w:rsidRDefault="0057783B" w:rsidP="0057783B">
      <w:pPr>
        <w:spacing w:after="160" w:line="259" w:lineRule="auto"/>
        <w:ind w:firstLine="0"/>
        <w:rPr>
          <w:i/>
          <w:iCs/>
          <w:szCs w:val="28"/>
          <w:lang w:val="en-US"/>
        </w:rPr>
      </w:pPr>
      <w:r w:rsidRPr="0057783B">
        <w:rPr>
          <w:i/>
          <w:iCs/>
          <w:szCs w:val="28"/>
          <w:lang w:val="en-US"/>
        </w:rPr>
        <w:lastRenderedPageBreak/>
        <w:t xml:space="preserve">3.4.3. </w:t>
      </w:r>
      <w:r w:rsidR="006F3B2E" w:rsidRPr="0057783B">
        <w:rPr>
          <w:i/>
          <w:iCs/>
          <w:szCs w:val="28"/>
          <w:lang w:val="en-US"/>
        </w:rPr>
        <w:t>Doppler velocity logger</w:t>
      </w:r>
    </w:p>
    <w:p w14:paraId="3C7BE942" w14:textId="5BD9C703" w:rsidR="00C86FE9" w:rsidRPr="006F3B2E" w:rsidRDefault="006F3B2E" w:rsidP="00C86FE9">
      <w:pPr>
        <w:spacing w:after="160" w:line="259" w:lineRule="auto"/>
        <w:ind w:firstLine="709"/>
        <w:rPr>
          <w:szCs w:val="28"/>
          <w:lang w:val="en-US"/>
        </w:rPr>
      </w:pPr>
      <w:r w:rsidRPr="006F3B2E">
        <w:rPr>
          <w:szCs w:val="28"/>
          <w:lang w:val="en-US"/>
        </w:rPr>
        <w:t>The Doppler logger measures the change in acoustic frequency to determine the vehicle's speed relative to the seafloor. The actual Doppler logger output is modeled by adding noise to the actual vehicle speed</w:t>
      </w:r>
    </w:p>
    <w:p w14:paraId="78B06E20" w14:textId="4E82DC3C" w:rsidR="00C86FE9" w:rsidRPr="00A304AD" w:rsidRDefault="00EA2F89" w:rsidP="00C86FE9">
      <w:pPr>
        <w:spacing w:after="160" w:line="259" w:lineRule="auto"/>
        <w:ind w:firstLine="0"/>
        <w:jc w:val="center"/>
        <w:rPr>
          <w:iCs/>
          <w:szCs w:val="28"/>
          <w:lang w:val="en-US"/>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A304AD">
        <w:rPr>
          <w:iCs/>
          <w:szCs w:val="28"/>
          <w:lang w:val="en-US"/>
        </w:rPr>
        <w:t>,</w:t>
      </w:r>
    </w:p>
    <w:p w14:paraId="5439E4C7" w14:textId="431DE394" w:rsidR="00C86FE9" w:rsidRPr="00D6560A" w:rsidRDefault="00D6560A" w:rsidP="00C86FE9">
      <w:pPr>
        <w:spacing w:after="160" w:line="259" w:lineRule="auto"/>
        <w:ind w:firstLine="0"/>
        <w:rPr>
          <w:iCs/>
          <w:szCs w:val="28"/>
          <w:lang w:val="en-US"/>
        </w:rPr>
      </w:pPr>
      <w:r>
        <w:rPr>
          <w:szCs w:val="28"/>
          <w:lang w:val="en-US"/>
        </w:rPr>
        <w:t>where</w:t>
      </w:r>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D0128F" w:rsidRPr="00D6560A">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oMath>
      <w:r w:rsidR="00C86FE9" w:rsidRPr="00D6560A">
        <w:rPr>
          <w:szCs w:val="28"/>
          <w:lang w:val="en-US"/>
        </w:rPr>
        <w:t xml:space="preserve"> – </w:t>
      </w:r>
      <w:r w:rsidRPr="00D6560A">
        <w:rPr>
          <w:lang w:val="en-US"/>
        </w:rPr>
        <w:t>RMS of the velocity error</w:t>
      </w:r>
      <w:r w:rsidR="00C86FE9" w:rsidRPr="00D6560A">
        <w:rPr>
          <w:lang w:val="en-US"/>
        </w:rPr>
        <w:t>.</w:t>
      </w:r>
    </w:p>
    <w:p w14:paraId="3212FCC7" w14:textId="757440A8" w:rsidR="00B5349D" w:rsidRPr="00E51367" w:rsidRDefault="0057783B" w:rsidP="0057783B">
      <w:pPr>
        <w:spacing w:after="160" w:line="259" w:lineRule="auto"/>
        <w:ind w:firstLine="0"/>
        <w:rPr>
          <w:i/>
          <w:iCs/>
          <w:szCs w:val="28"/>
          <w:lang w:val="en-US"/>
        </w:rPr>
      </w:pPr>
      <w:r w:rsidRPr="0057783B">
        <w:rPr>
          <w:i/>
          <w:iCs/>
          <w:szCs w:val="28"/>
          <w:lang w:val="en-US"/>
        </w:rPr>
        <w:t xml:space="preserve">3.4.4. </w:t>
      </w:r>
      <w:r w:rsidR="00CD0002" w:rsidRPr="00CD0002">
        <w:rPr>
          <w:i/>
          <w:iCs/>
          <w:szCs w:val="28"/>
          <w:lang w:val="en-US"/>
        </w:rPr>
        <w:t xml:space="preserve">Underwater </w:t>
      </w:r>
      <w:r w:rsidR="00CD0002">
        <w:rPr>
          <w:i/>
          <w:iCs/>
          <w:szCs w:val="28"/>
          <w:lang w:val="en-US"/>
        </w:rPr>
        <w:t>a</w:t>
      </w:r>
      <w:r w:rsidR="00CD0002" w:rsidRPr="00CD0002">
        <w:rPr>
          <w:i/>
          <w:iCs/>
          <w:szCs w:val="28"/>
          <w:lang w:val="en-US"/>
        </w:rPr>
        <w:t xml:space="preserve">coustic </w:t>
      </w:r>
      <w:r w:rsidR="00CD0002">
        <w:rPr>
          <w:i/>
          <w:iCs/>
          <w:szCs w:val="28"/>
          <w:lang w:val="en-US"/>
        </w:rPr>
        <w:t>p</w:t>
      </w:r>
      <w:r w:rsidR="00CD0002" w:rsidRPr="00CD0002">
        <w:rPr>
          <w:i/>
          <w:iCs/>
          <w:szCs w:val="28"/>
          <w:lang w:val="en-US"/>
        </w:rPr>
        <w:t xml:space="preserve">ositing </w:t>
      </w:r>
      <w:r w:rsidR="00CD0002">
        <w:rPr>
          <w:i/>
          <w:iCs/>
          <w:szCs w:val="28"/>
          <w:lang w:val="en-US"/>
        </w:rPr>
        <w:t>s</w:t>
      </w:r>
      <w:r w:rsidR="00CD0002" w:rsidRPr="00CD0002">
        <w:rPr>
          <w:i/>
          <w:iCs/>
          <w:szCs w:val="28"/>
          <w:lang w:val="en-US"/>
        </w:rPr>
        <w:t>ystem</w:t>
      </w:r>
    </w:p>
    <w:p w14:paraId="06CECAB8" w14:textId="090D9CE3" w:rsidR="007441A7" w:rsidRDefault="00260F99" w:rsidP="00B5349D">
      <w:pPr>
        <w:spacing w:after="160" w:line="259" w:lineRule="auto"/>
        <w:ind w:firstLine="709"/>
        <w:rPr>
          <w:lang w:val="en-US"/>
        </w:rPr>
      </w:pPr>
      <w:r w:rsidRPr="00260F99">
        <w:rPr>
          <w:lang w:val="en-US"/>
        </w:rPr>
        <w:t>The underwater acoustic positing system measures the distance and direction of the vehicle from the reference positions.</w:t>
      </w:r>
      <w:r>
        <w:rPr>
          <w:lang w:val="en-US"/>
        </w:rPr>
        <w:t xml:space="preserve"> </w:t>
      </w:r>
      <w:r w:rsidRPr="00260F99">
        <w:rPr>
          <w:lang w:val="en-US"/>
        </w:rPr>
        <w:t xml:space="preserve">It can be interfaced by GPS to provide Earth-related coordinates. However, acoustic position estimate is </w:t>
      </w:r>
      <w:proofErr w:type="gramStart"/>
      <w:r w:rsidRPr="00260F99">
        <w:rPr>
          <w:lang w:val="en-US"/>
        </w:rPr>
        <w:t>effected</w:t>
      </w:r>
      <w:proofErr w:type="gramEnd"/>
      <w:r w:rsidRPr="00260F99">
        <w:rPr>
          <w:lang w:val="en-US"/>
        </w:rPr>
        <w:t xml:space="preserve"> by GPS accuracy, system installation, ship attitude, sound velocity profile, ray bending, and measurement noise</w:t>
      </w:r>
      <w:r>
        <w:rPr>
          <w:lang w:val="en-US"/>
        </w:rPr>
        <w:t xml:space="preserve"> [</w:t>
      </w:r>
      <w:r w:rsidR="00CD00BF" w:rsidRPr="00CD00BF">
        <w:rPr>
          <w:lang w:val="en-US"/>
        </w:rPr>
        <w:t>18</w:t>
      </w:r>
      <w:r>
        <w:rPr>
          <w:lang w:val="en-US"/>
        </w:rPr>
        <w:t>]</w:t>
      </w:r>
      <w:r w:rsidR="00862AC4">
        <w:rPr>
          <w:lang w:val="en-US"/>
        </w:rPr>
        <w:t>.</w:t>
      </w:r>
    </w:p>
    <w:p w14:paraId="007BCBD0" w14:textId="04106A9E" w:rsidR="00862AC4" w:rsidRPr="00260F99" w:rsidRDefault="00862AC4" w:rsidP="00862AC4">
      <w:pPr>
        <w:spacing w:after="160" w:line="259" w:lineRule="auto"/>
        <w:ind w:firstLine="709"/>
        <w:rPr>
          <w:lang w:val="en-US"/>
        </w:rPr>
      </w:pPr>
      <w:r w:rsidRPr="00862AC4">
        <w:rPr>
          <w:lang w:val="en-US"/>
        </w:rPr>
        <w:t xml:space="preserve">Assuming the system is precisely calibrated, </w:t>
      </w:r>
      <w:r>
        <w:rPr>
          <w:lang w:val="en-US"/>
        </w:rPr>
        <w:t>buoys</w:t>
      </w:r>
      <w:r w:rsidRPr="00862AC4">
        <w:rPr>
          <w:lang w:val="en-US"/>
        </w:rPr>
        <w:t xml:space="preserve"> installation and attitude have negligible effects. The mathematical model of the system actual output is given as</w:t>
      </w:r>
    </w:p>
    <w:p w14:paraId="3D96647E" w14:textId="08C13F55" w:rsidR="00862AC4" w:rsidRPr="00A304AD" w:rsidRDefault="00EA2F89" w:rsidP="00862AC4">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p</m:t>
                </m:r>
              </m:e>
            </m:acc>
          </m:e>
          <m:sub>
            <m:r>
              <w:rPr>
                <w:rFonts w:ascii="Cambria Math" w:hAnsi="Cambria Math"/>
                <w:szCs w:val="28"/>
              </w:rPr>
              <m:t>UAPS</m:t>
            </m:r>
          </m:sub>
        </m:sSub>
        <m:r>
          <w:rPr>
            <w:rFonts w:ascii="Cambria Math" w:hAnsi="Cambria Math"/>
            <w:szCs w:val="28"/>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UAPS</m:t>
            </m:r>
          </m:sub>
        </m:sSub>
        <m:r>
          <w:rPr>
            <w:rFonts w:ascii="Cambria Math" w:hAnsi="Cambria Math"/>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UAPS</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UAPS</m:t>
            </m:r>
          </m:sub>
        </m:sSub>
      </m:oMath>
      <w:r w:rsidR="00862AC4" w:rsidRPr="00A304AD">
        <w:rPr>
          <w:szCs w:val="28"/>
          <w:lang w:val="en-US"/>
        </w:rPr>
        <w:t>,</w:t>
      </w:r>
    </w:p>
    <w:p w14:paraId="7CACDC1C" w14:textId="5F243709" w:rsidR="00753636" w:rsidRPr="00B30926" w:rsidRDefault="00862AC4" w:rsidP="00862AC4">
      <w:pPr>
        <w:spacing w:after="160" w:line="259" w:lineRule="auto"/>
        <w:ind w:firstLine="0"/>
        <w:rPr>
          <w:iCs/>
          <w:lang w:val="en-US"/>
        </w:rPr>
      </w:pPr>
      <w:r>
        <w:rPr>
          <w:iCs/>
          <w:szCs w:val="28"/>
          <w:lang w:val="en-US"/>
        </w:rPr>
        <w:t>where</w:t>
      </w:r>
      <w:r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UAPS</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UAPS</m:t>
                </m:r>
              </m:sub>
              <m:sup>
                <m:r>
                  <w:rPr>
                    <w:rFonts w:ascii="Cambria Math" w:hAnsi="Cambria Math"/>
                    <w:lang w:val="en-US"/>
                  </w:rPr>
                  <m:t>2</m:t>
                </m:r>
              </m:sup>
            </m:sSubSup>
          </m:e>
        </m:d>
      </m:oMath>
      <w:r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UAPS</m:t>
            </m:r>
          </m:sub>
          <m:sup>
            <m:r>
              <w:rPr>
                <w:rFonts w:ascii="Cambria Math" w:hAnsi="Cambria Math"/>
                <w:lang w:val="en-US"/>
              </w:rPr>
              <m:t>2</m:t>
            </m:r>
          </m:sup>
        </m:sSubSup>
      </m:oMath>
      <w:r w:rsidRPr="00626CA1">
        <w:rPr>
          <w:szCs w:val="28"/>
          <w:lang w:val="en-US"/>
        </w:rPr>
        <w:t xml:space="preserve"> – </w:t>
      </w:r>
      <w:r w:rsidRPr="00626CA1">
        <w:rPr>
          <w:lang w:val="en-US"/>
        </w:rPr>
        <w:t xml:space="preserve">RMS </w:t>
      </w:r>
      <w:r>
        <w:rPr>
          <w:lang w:val="en-US"/>
        </w:rPr>
        <w:t xml:space="preserve">positional </w:t>
      </w:r>
      <w:r w:rsidRPr="00626CA1">
        <w:rPr>
          <w:lang w:val="en-US"/>
        </w:rPr>
        <w:t xml:space="preserve">error,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Pr="00626CA1">
        <w:rPr>
          <w:szCs w:val="28"/>
          <w:lang w:val="en-US"/>
        </w:rPr>
        <w:t xml:space="preserve"> – </w:t>
      </w:r>
      <w:r w:rsidRPr="00862AC4">
        <w:rPr>
          <w:szCs w:val="28"/>
          <w:lang w:val="en-US"/>
        </w:rPr>
        <w:t>is the time-varying bias modeled as a 1st-order Markov process and depends on the sound velocity profile and ray bending effect</w:t>
      </w:r>
      <w:r w:rsidRPr="00626CA1">
        <w:rPr>
          <w:szCs w:val="28"/>
          <w:lang w:val="en-US"/>
        </w:rPr>
        <w:t>.</w:t>
      </w:r>
    </w:p>
    <w:p w14:paraId="7B0C1905" w14:textId="3566C8EE" w:rsidR="00501827" w:rsidRPr="0057783B" w:rsidRDefault="0057783B" w:rsidP="0057783B">
      <w:pPr>
        <w:spacing w:after="160" w:line="259" w:lineRule="auto"/>
        <w:ind w:firstLine="0"/>
        <w:rPr>
          <w:i/>
          <w:iCs/>
          <w:szCs w:val="28"/>
          <w:lang w:val="en-US"/>
        </w:rPr>
      </w:pPr>
      <w:r w:rsidRPr="0057783B">
        <w:rPr>
          <w:i/>
          <w:iCs/>
          <w:szCs w:val="28"/>
          <w:lang w:val="en-US"/>
        </w:rPr>
        <w:t>3.5. Sensors fusion</w:t>
      </w:r>
    </w:p>
    <w:p w14:paraId="2AE08607" w14:textId="41B61633" w:rsidR="00864BAF" w:rsidRPr="008D7AC0" w:rsidRDefault="00501827" w:rsidP="00E269E2">
      <w:pPr>
        <w:spacing w:after="160" w:line="259" w:lineRule="auto"/>
        <w:ind w:firstLine="0"/>
        <w:rPr>
          <w:szCs w:val="28"/>
          <w:lang w:val="en-US"/>
        </w:rPr>
      </w:pPr>
      <w:r w:rsidRPr="008D7AC0">
        <w:rPr>
          <w:szCs w:val="28"/>
          <w:lang w:val="en-US"/>
        </w:rPr>
        <w:tab/>
      </w:r>
      <w:r w:rsidR="008D7AC0" w:rsidRPr="008D7AC0">
        <w:rPr>
          <w:szCs w:val="28"/>
          <w:lang w:val="en-US"/>
        </w:rPr>
        <w:t>According to Fig. 1, it is required to combine information from the sensors to form a measurements vector for subsequent filtering. There are numerous methods of combining sensor readings</w:t>
      </w:r>
      <w:r w:rsidR="00821A01" w:rsidRPr="008D7AC0">
        <w:rPr>
          <w:szCs w:val="28"/>
          <w:lang w:val="en-US"/>
        </w:rPr>
        <w:t>.</w:t>
      </w:r>
    </w:p>
    <w:p w14:paraId="6E297FA2" w14:textId="54CDAAB5" w:rsidR="00821A01" w:rsidRPr="008D7AC0" w:rsidRDefault="008D7AC0" w:rsidP="00821A01">
      <w:pPr>
        <w:spacing w:after="160" w:line="259" w:lineRule="auto"/>
        <w:ind w:firstLine="709"/>
        <w:rPr>
          <w:szCs w:val="28"/>
          <w:lang w:val="en-US"/>
        </w:rPr>
      </w:pPr>
      <w:r w:rsidRPr="008D7AC0">
        <w:rPr>
          <w:szCs w:val="28"/>
          <w:lang w:val="en-US"/>
        </w:rPr>
        <w:t>In telecommunications, maximum ratio combining (MRC) is a data fusion method in which: the signals of each channel are summed, the gain of each channel is set proportional to the RMS signal level and inversely proportional to the RMS noise level in that channel</w:t>
      </w:r>
      <w:r>
        <w:rPr>
          <w:szCs w:val="28"/>
          <w:lang w:val="en-US"/>
        </w:rPr>
        <w:t>:</w:t>
      </w:r>
    </w:p>
    <w:p w14:paraId="2A11A9FA" w14:textId="5D597353" w:rsidR="00857FBD" w:rsidRPr="004E146D" w:rsidRDefault="00EA2F89"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num>
            <m:den>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den>
          </m:f>
          <m:r>
            <w:rPr>
              <w:rFonts w:ascii="Cambria Math" w:hAnsi="Cambria Math"/>
              <w:szCs w:val="28"/>
              <w:lang w:val="en-US"/>
            </w:rPr>
            <m:t>.</m:t>
          </m:r>
        </m:oMath>
      </m:oMathPara>
    </w:p>
    <w:p w14:paraId="4D3E36DF" w14:textId="52802DF1" w:rsidR="003D1CDC" w:rsidRPr="00301902" w:rsidRDefault="003E36BA" w:rsidP="00243FFB">
      <w:pPr>
        <w:spacing w:after="160" w:line="259" w:lineRule="auto"/>
        <w:ind w:firstLine="709"/>
        <w:rPr>
          <w:szCs w:val="28"/>
          <w:lang w:val="en-US"/>
        </w:rPr>
      </w:pPr>
      <w:r w:rsidRPr="003E36BA">
        <w:rPr>
          <w:szCs w:val="28"/>
          <w:lang w:val="en-US"/>
        </w:rPr>
        <w:t>Maximum ratio combining is the optimal fusion tool for independent channels with additive white Gaussian noise</w:t>
      </w:r>
      <w:r w:rsidR="003D1CDC" w:rsidRPr="003E36BA">
        <w:rPr>
          <w:szCs w:val="28"/>
          <w:lang w:val="en-US"/>
        </w:rPr>
        <w:t>.</w:t>
      </w:r>
      <w:r w:rsidR="00301902" w:rsidRPr="00301902">
        <w:rPr>
          <w:szCs w:val="28"/>
          <w:lang w:val="en-US"/>
        </w:rPr>
        <w:t xml:space="preserve"> If hydroacoustic buoys unambiguously determine the position, it is necessary to combine the Doppler logger data with the IMU in the measurement</w:t>
      </w:r>
      <w:r w:rsidR="00301902">
        <w:rPr>
          <w:szCs w:val="28"/>
          <w:lang w:val="en-US"/>
        </w:rPr>
        <w:t>s</w:t>
      </w:r>
      <w:r w:rsidR="00301902" w:rsidRPr="00301902">
        <w:rPr>
          <w:szCs w:val="28"/>
          <w:lang w:val="en-US"/>
        </w:rPr>
        <w:t xml:space="preserve"> vector</w:t>
      </w:r>
      <w:r w:rsidR="00301902">
        <w:rPr>
          <w:szCs w:val="28"/>
          <w:lang w:val="en-US"/>
        </w:rPr>
        <w:t>:</w:t>
      </w:r>
    </w:p>
    <w:p w14:paraId="60979134" w14:textId="0ACA6CC5" w:rsidR="0005049B" w:rsidRPr="00301902" w:rsidRDefault="00EA2F89" w:rsidP="00301902">
      <w:pPr>
        <w:ind w:firstLine="0"/>
        <w:jc w:val="center"/>
        <w:rPr>
          <w:i/>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US"/>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den>
        </m:f>
      </m:oMath>
      <w:r w:rsidR="0005049B" w:rsidRPr="00301902">
        <w:rPr>
          <w:szCs w:val="28"/>
          <w:lang w:val="en-US"/>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lang w:val="en-US"/>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den>
        </m:f>
      </m:oMath>
      <w:r w:rsidR="0005049B" w:rsidRPr="00301902">
        <w:rPr>
          <w:szCs w:val="28"/>
          <w:lang w:val="en-US"/>
        </w:rPr>
        <w:t>.</w:t>
      </w:r>
    </w:p>
    <w:p w14:paraId="31AA4EE2" w14:textId="77777777" w:rsidR="0005049B" w:rsidRPr="00301902" w:rsidRDefault="0005049B" w:rsidP="0005049B">
      <w:pPr>
        <w:ind w:firstLine="0"/>
        <w:rPr>
          <w:lang w:val="en-US"/>
        </w:rPr>
      </w:pPr>
    </w:p>
    <w:p w14:paraId="1919C40A" w14:textId="0437D785" w:rsidR="000066C6" w:rsidRPr="00301902" w:rsidRDefault="000066C6">
      <w:pPr>
        <w:spacing w:after="160" w:line="259" w:lineRule="auto"/>
        <w:ind w:firstLine="0"/>
        <w:jc w:val="left"/>
        <w:rPr>
          <w:b/>
          <w:bCs/>
          <w:szCs w:val="28"/>
          <w:lang w:val="en-US"/>
        </w:rPr>
      </w:pPr>
      <w:r w:rsidRPr="00301902">
        <w:rPr>
          <w:b/>
          <w:bCs/>
          <w:szCs w:val="28"/>
          <w:lang w:val="en-US"/>
        </w:rPr>
        <w:br w:type="page"/>
      </w:r>
    </w:p>
    <w:p w14:paraId="09B70E71" w14:textId="7740D95F" w:rsidR="007441A7" w:rsidRPr="00A505AC" w:rsidRDefault="00A505AC" w:rsidP="00A505AC">
      <w:pPr>
        <w:spacing w:after="160" w:line="259" w:lineRule="auto"/>
        <w:ind w:firstLine="0"/>
        <w:rPr>
          <w:b/>
          <w:bCs/>
          <w:szCs w:val="28"/>
          <w:lang w:val="en-US"/>
        </w:rPr>
      </w:pPr>
      <w:r w:rsidRPr="00A505AC">
        <w:rPr>
          <w:b/>
          <w:bCs/>
          <w:szCs w:val="28"/>
          <w:lang w:val="en-US"/>
        </w:rPr>
        <w:lastRenderedPageBreak/>
        <w:t>4. Navigation system modeling</w:t>
      </w:r>
    </w:p>
    <w:p w14:paraId="6313812E" w14:textId="485325B3" w:rsidR="00882713" w:rsidRPr="00DC3195" w:rsidRDefault="007441A7" w:rsidP="00AD3046">
      <w:pPr>
        <w:spacing w:after="160" w:line="259" w:lineRule="auto"/>
        <w:ind w:firstLine="0"/>
        <w:rPr>
          <w:lang w:val="en-US"/>
        </w:rPr>
      </w:pPr>
      <w:r w:rsidRPr="00DC3195">
        <w:rPr>
          <w:b/>
          <w:bCs/>
          <w:sz w:val="24"/>
          <w:szCs w:val="18"/>
          <w:lang w:val="en-US"/>
        </w:rPr>
        <w:tab/>
      </w:r>
      <w:r w:rsidR="00DC3195" w:rsidRPr="00DC3195">
        <w:rPr>
          <w:lang w:val="en-US"/>
        </w:rPr>
        <w:t>The filtering software simulation considers the following situation: the MMT-300 moves to a predetermined point, and two hydroacoustic buoys are located on the water surface. The influence of surface current is taken into account by influencing the displacement of buoys</w:t>
      </w:r>
      <w:r w:rsidRPr="00DC3195">
        <w:rPr>
          <w:lang w:val="en-US"/>
        </w:rPr>
        <w:t xml:space="preserve">. </w:t>
      </w:r>
      <w:r w:rsidR="00DC3195" w:rsidRPr="00DC3195">
        <w:rPr>
          <w:lang w:val="en-US"/>
        </w:rPr>
        <w:t>If the measurement error is larger than the state uncertainty estimate, the filter will "trust" the simulation data more. That is why it is important to correctly select the values of covariance matrices, the main tool for tuning the filter. With the given measurement devices noise parameters, the EKF parameters are as follows</w:t>
      </w:r>
      <w:r w:rsidR="00882713" w:rsidRPr="00DC3195">
        <w:rPr>
          <w:lang w:val="en-US"/>
        </w:rPr>
        <w:t>:</w:t>
      </w:r>
    </w:p>
    <w:p w14:paraId="21878B80" w14:textId="2AF7BB58" w:rsidR="00F75976" w:rsidRPr="00A304AD" w:rsidRDefault="00EA2F89" w:rsidP="00186F53">
      <w:pPr>
        <w:spacing w:after="160" w:line="259" w:lineRule="auto"/>
        <w:ind w:firstLine="0"/>
        <w:jc w:val="center"/>
        <w:rPr>
          <w:lang w:val="en-US"/>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lang w:val="en-US"/>
              </w:rPr>
              <m:t>12×12</m:t>
            </m:r>
          </m:sub>
        </m:sSub>
      </m:oMath>
      <w:r w:rsidR="00F75976" w:rsidRPr="00A304AD">
        <w:rPr>
          <w:szCs w:val="28"/>
          <w:lang w:val="en-US"/>
        </w:rPr>
        <w:t>,</w:t>
      </w:r>
      <w:r w:rsidR="00186F53" w:rsidRPr="00A304AD">
        <w:rPr>
          <w:szCs w:val="28"/>
          <w:lang w:val="en-US"/>
        </w:rPr>
        <w:t xml:space="preserve"> </w:t>
      </w:r>
      <m:oMath>
        <m:r>
          <w:rPr>
            <w:rFonts w:ascii="Cambria Math" w:hAnsi="Cambria Math"/>
            <w:szCs w:val="28"/>
          </w:rPr>
          <m:t>Q</m:t>
        </m:r>
        <m:r>
          <w:rPr>
            <w:rFonts w:ascii="Cambria Math" w:hAnsi="Cambria Math"/>
            <w:szCs w:val="28"/>
            <w:lang w:val="en-US"/>
          </w:rPr>
          <m:t>=0</m:t>
        </m:r>
      </m:oMath>
      <w:r w:rsidR="00186F53" w:rsidRPr="00A304AD">
        <w:rPr>
          <w:szCs w:val="28"/>
          <w:lang w:val="en-US"/>
        </w:rPr>
        <w:t>,</w:t>
      </w:r>
    </w:p>
    <w:p w14:paraId="2E5F0151" w14:textId="5A7B077A" w:rsidR="00F75976" w:rsidRPr="00A304AD" w:rsidRDefault="00EA2F89" w:rsidP="00186F53">
      <w:pPr>
        <w:spacing w:after="160" w:line="259" w:lineRule="auto"/>
        <w:ind w:firstLine="0"/>
        <w:jc w:val="center"/>
        <w:rPr>
          <w:iCs/>
          <w:szCs w:val="28"/>
          <w:lang w:val="en-US"/>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US"/>
                  </w:rPr>
                  <m:t>0</m:t>
                </m:r>
              </m:sub>
            </m:sSub>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r>
              <w:rPr>
                <w:rFonts w:ascii="Cambria Math" w:hAnsi="Cambria Math"/>
                <w:lang w:val="en-US"/>
              </w:rPr>
              <m:t>0.05</m:t>
            </m:r>
          </m:e>
        </m:d>
      </m:oMath>
      <w:r w:rsidR="00186F53" w:rsidRPr="00A304AD">
        <w:rPr>
          <w:iCs/>
          <w:szCs w:val="28"/>
          <w:lang w:val="en-US"/>
        </w:rPr>
        <w:t>,</w:t>
      </w:r>
    </w:p>
    <w:p w14:paraId="14168F84" w14:textId="49F48F8C" w:rsidR="004D5658" w:rsidRPr="00A304AD" w:rsidRDefault="007441A7" w:rsidP="00186F53">
      <w:pPr>
        <w:spacing w:after="160" w:line="259" w:lineRule="auto"/>
        <w:ind w:firstLine="0"/>
        <w:jc w:val="center"/>
        <w:rPr>
          <w:lang w:val="en-US"/>
        </w:rPr>
      </w:pPr>
      <m:oMath>
        <m:r>
          <w:rPr>
            <w:rFonts w:ascii="Cambria Math" w:hAnsi="Cambria Math"/>
            <w:szCs w:val="28"/>
          </w:rPr>
          <m:t>R</m:t>
        </m:r>
        <m:r>
          <w:rPr>
            <w:rFonts w:ascii="Cambria Math" w:hAnsi="Cambria Math"/>
            <w:szCs w:val="28"/>
            <w:lang w:val="en-US"/>
          </w:rPr>
          <m:t>=</m:t>
        </m:r>
        <m:r>
          <w:rPr>
            <w:rFonts w:ascii="Cambria Math" w:hAnsi="Cambria Math"/>
            <w:szCs w:val="28"/>
          </w:rPr>
          <m:t>diag</m:t>
        </m:r>
        <m:d>
          <m:dPr>
            <m:begChr m:val="{"/>
            <m:endChr m:val="}"/>
            <m:ctrlPr>
              <w:rPr>
                <w:rFonts w:ascii="Cambria Math" w:hAnsi="Cambria Math"/>
                <w:i/>
                <w:szCs w:val="28"/>
              </w:rPr>
            </m:ctrlPr>
          </m:dPr>
          <m:e>
            <m:r>
              <w:rPr>
                <w:rFonts w:ascii="Cambria Math" w:hAnsi="Cambria Math"/>
                <w:szCs w:val="28"/>
                <w:lang w:val="en-US"/>
              </w:rPr>
              <m:t>0.8;0.8;</m:t>
            </m:r>
            <m:r>
              <w:rPr>
                <w:rFonts w:ascii="Cambria Math" w:hAnsi="Cambria Math"/>
                <w:lang w:val="en-US"/>
              </w:rPr>
              <m:t>0.102</m:t>
            </m:r>
            <m:r>
              <w:rPr>
                <w:rFonts w:ascii="Cambria Math" w:hAnsi="Cambria Math"/>
                <w:szCs w:val="28"/>
                <w:lang w:val="en-US"/>
              </w:rPr>
              <m:t>;0.15;0.15;0.15;0.25;0.25;0.35;0.14;0.14;0.14</m:t>
            </m:r>
          </m:e>
        </m:d>
      </m:oMath>
      <w:r w:rsidR="00186F53" w:rsidRPr="00A304AD">
        <w:rPr>
          <w:szCs w:val="28"/>
          <w:lang w:val="en-US"/>
        </w:rPr>
        <w:t>.</w:t>
      </w:r>
    </w:p>
    <w:p w14:paraId="76516C33" w14:textId="4C2D5848" w:rsidR="00885098" w:rsidRPr="00701970" w:rsidRDefault="00330996" w:rsidP="00EE5FF5">
      <w:pPr>
        <w:spacing w:after="160" w:line="259" w:lineRule="auto"/>
        <w:ind w:firstLine="709"/>
        <w:rPr>
          <w:lang w:val="en-US"/>
        </w:rPr>
      </w:pPr>
      <w:r w:rsidRPr="00701970">
        <w:rPr>
          <w:lang w:val="en-US"/>
        </w:rPr>
        <w:t>It is assumed that a Doppler logger is used when fusing sensor information due to the small distance from the seafloor. It should also be noted that zero-order extrapolators with update frequencies, presented in the table below, are used to simulate the discrete nature of the measurement devices</w:t>
      </w:r>
      <w:r w:rsidR="00104B40" w:rsidRPr="00701970">
        <w:rPr>
          <w:lang w:val="en-US"/>
        </w:rPr>
        <w:t xml:space="preserve">. </w:t>
      </w:r>
    </w:p>
    <w:p w14:paraId="4734A588" w14:textId="71EA04ED" w:rsidR="00104B40" w:rsidRPr="00330996" w:rsidRDefault="00330996" w:rsidP="00330996">
      <w:pPr>
        <w:spacing w:line="259" w:lineRule="auto"/>
        <w:ind w:firstLine="0"/>
        <w:rPr>
          <w:lang w:val="en-US"/>
        </w:rPr>
      </w:pPr>
      <w:r>
        <w:rPr>
          <w:lang w:val="en-US"/>
        </w:rPr>
        <w:t>Table</w:t>
      </w:r>
      <w:r w:rsidR="00104B40" w:rsidRPr="00330996">
        <w:rPr>
          <w:lang w:val="en-US"/>
        </w:rPr>
        <w:t xml:space="preserve"> </w:t>
      </w:r>
      <w:r w:rsidR="008774F5" w:rsidRPr="00330996">
        <w:rPr>
          <w:lang w:val="en-US"/>
        </w:rPr>
        <w:t xml:space="preserve">5 </w:t>
      </w:r>
      <w:r w:rsidR="00104B40" w:rsidRPr="00330996">
        <w:rPr>
          <w:lang w:val="en-US"/>
        </w:rPr>
        <w:t xml:space="preserve">– </w:t>
      </w:r>
      <w:r w:rsidRPr="00330996">
        <w:rPr>
          <w:lang w:val="en-US"/>
        </w:rPr>
        <w:t>Update rates of the sensors</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382EAF40" w:rsidR="00104B40" w:rsidRPr="004846DC" w:rsidRDefault="004846DC" w:rsidP="00B0510C">
            <w:pPr>
              <w:pStyle w:val="ae"/>
              <w:ind w:firstLine="0"/>
              <w:jc w:val="center"/>
              <w:rPr>
                <w:lang w:val="en-US"/>
              </w:rPr>
            </w:pPr>
            <w:r>
              <w:rPr>
                <w:lang w:val="en-US"/>
              </w:rPr>
              <w:t>Sensor</w:t>
            </w:r>
          </w:p>
        </w:tc>
        <w:tc>
          <w:tcPr>
            <w:tcW w:w="5098" w:type="dxa"/>
          </w:tcPr>
          <w:p w14:paraId="4FDCE665" w14:textId="19264CA8" w:rsidR="00104B40" w:rsidRDefault="004846DC" w:rsidP="00B0510C">
            <w:pPr>
              <w:pStyle w:val="ae"/>
              <w:ind w:firstLine="0"/>
              <w:jc w:val="center"/>
            </w:pPr>
            <w:proofErr w:type="spellStart"/>
            <w:r w:rsidRPr="004846DC">
              <w:t>Update</w:t>
            </w:r>
            <w:proofErr w:type="spellEnd"/>
            <w:r w:rsidRPr="004846DC">
              <w:t xml:space="preserve"> </w:t>
            </w:r>
            <w:proofErr w:type="spellStart"/>
            <w:r w:rsidRPr="004846DC">
              <w:t>rate</w:t>
            </w:r>
            <w:proofErr w:type="spellEnd"/>
          </w:p>
        </w:tc>
      </w:tr>
      <w:tr w:rsidR="00104B40" w14:paraId="7A501DB1" w14:textId="77777777" w:rsidTr="00104B40">
        <w:tc>
          <w:tcPr>
            <w:tcW w:w="5098" w:type="dxa"/>
          </w:tcPr>
          <w:p w14:paraId="03594DE5" w14:textId="0536795F" w:rsidR="00104B40" w:rsidRPr="004846DC" w:rsidRDefault="004846DC" w:rsidP="00B0510C">
            <w:pPr>
              <w:pStyle w:val="ae"/>
              <w:ind w:firstLine="0"/>
              <w:jc w:val="center"/>
              <w:rPr>
                <w:lang w:val="en-US"/>
              </w:rPr>
            </w:pPr>
            <w:r>
              <w:rPr>
                <w:lang w:val="en-US"/>
              </w:rPr>
              <w:t>IMU</w:t>
            </w:r>
          </w:p>
        </w:tc>
        <w:tc>
          <w:tcPr>
            <w:tcW w:w="5098" w:type="dxa"/>
          </w:tcPr>
          <w:p w14:paraId="140E0E87" w14:textId="4F183643" w:rsidR="00104B40" w:rsidRPr="005F3827" w:rsidRDefault="005F3827" w:rsidP="00B0510C">
            <w:pPr>
              <w:pStyle w:val="ae"/>
              <w:ind w:firstLine="0"/>
              <w:jc w:val="center"/>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B0510C">
            <w:pPr>
              <w:pStyle w:val="ae"/>
              <w:ind w:firstLine="0"/>
              <w:jc w:val="center"/>
              <w:rPr>
                <w:lang w:val="en-US"/>
              </w:rPr>
            </w:pPr>
            <w:r>
              <w:rPr>
                <w:lang w:val="en-US"/>
              </w:rPr>
              <w:t>GPS</w:t>
            </w:r>
          </w:p>
        </w:tc>
        <w:tc>
          <w:tcPr>
            <w:tcW w:w="5098" w:type="dxa"/>
          </w:tcPr>
          <w:p w14:paraId="26A445B7" w14:textId="02EA8566" w:rsidR="00104B40" w:rsidRPr="005F3827" w:rsidRDefault="005F3827" w:rsidP="00B0510C">
            <w:pPr>
              <w:pStyle w:val="ae"/>
              <w:ind w:firstLine="0"/>
              <w:jc w:val="center"/>
              <w:rPr>
                <w:lang w:val="en-US"/>
              </w:rPr>
            </w:pPr>
            <w:r>
              <w:rPr>
                <w:lang w:val="en-US"/>
              </w:rPr>
              <w:t>1 Hz</w:t>
            </w:r>
          </w:p>
        </w:tc>
      </w:tr>
      <w:tr w:rsidR="00104B40" w14:paraId="1232BC13" w14:textId="77777777" w:rsidTr="00104B40">
        <w:tc>
          <w:tcPr>
            <w:tcW w:w="5098" w:type="dxa"/>
          </w:tcPr>
          <w:p w14:paraId="0843E1EB" w14:textId="0BF7883B" w:rsidR="00104B40" w:rsidRPr="004846DC" w:rsidRDefault="004846DC" w:rsidP="00B0510C">
            <w:pPr>
              <w:pStyle w:val="ae"/>
              <w:ind w:firstLine="0"/>
              <w:jc w:val="center"/>
              <w:rPr>
                <w:lang w:val="en-US"/>
              </w:rPr>
            </w:pPr>
            <w:r>
              <w:rPr>
                <w:lang w:val="en-US"/>
              </w:rPr>
              <w:t>DVL</w:t>
            </w:r>
          </w:p>
        </w:tc>
        <w:tc>
          <w:tcPr>
            <w:tcW w:w="5098" w:type="dxa"/>
          </w:tcPr>
          <w:p w14:paraId="2F3EAAFF" w14:textId="2A08E4D1" w:rsidR="00104B40" w:rsidRPr="00324BBE" w:rsidRDefault="005F3827" w:rsidP="00B0510C">
            <w:pPr>
              <w:pStyle w:val="ae"/>
              <w:ind w:firstLine="0"/>
              <w:jc w:val="center"/>
              <w:rPr>
                <w:lang w:val="en-US"/>
              </w:rPr>
            </w:pPr>
            <w:r>
              <w:rPr>
                <w:lang w:val="en-US"/>
              </w:rPr>
              <w:t>25</w:t>
            </w:r>
            <w:r w:rsidR="00324BBE">
              <w:t xml:space="preserve"> </w:t>
            </w:r>
            <w:proofErr w:type="spellStart"/>
            <w:r w:rsidR="00324BBE">
              <w:t>Hz</w:t>
            </w:r>
            <w:proofErr w:type="spellEnd"/>
          </w:p>
        </w:tc>
      </w:tr>
      <w:tr w:rsidR="00104B40" w14:paraId="3E06FB5B" w14:textId="77777777" w:rsidTr="00104B40">
        <w:tc>
          <w:tcPr>
            <w:tcW w:w="5098" w:type="dxa"/>
          </w:tcPr>
          <w:p w14:paraId="3F65EAA9" w14:textId="30C84D1B" w:rsidR="00104B40" w:rsidRPr="004846DC" w:rsidRDefault="004846DC" w:rsidP="00B0510C">
            <w:pPr>
              <w:pStyle w:val="ae"/>
              <w:ind w:firstLine="0"/>
              <w:jc w:val="center"/>
              <w:rPr>
                <w:lang w:val="en-US"/>
              </w:rPr>
            </w:pPr>
            <w:r>
              <w:rPr>
                <w:lang w:val="en-US"/>
              </w:rPr>
              <w:t>PS</w:t>
            </w:r>
          </w:p>
        </w:tc>
        <w:tc>
          <w:tcPr>
            <w:tcW w:w="5098" w:type="dxa"/>
          </w:tcPr>
          <w:p w14:paraId="43E8335B" w14:textId="6A3160A8" w:rsidR="00104B40" w:rsidRPr="005F3827" w:rsidRDefault="005F3827" w:rsidP="00B0510C">
            <w:pPr>
              <w:pStyle w:val="ae"/>
              <w:ind w:firstLine="0"/>
              <w:jc w:val="center"/>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7C014389" w:rsidR="0020158D" w:rsidRPr="00DB5381" w:rsidRDefault="0020158D" w:rsidP="00AD3046">
      <w:pPr>
        <w:spacing w:after="160" w:line="259" w:lineRule="auto"/>
        <w:ind w:firstLine="0"/>
        <w:rPr>
          <w:lang w:val="en-US"/>
        </w:rPr>
      </w:pPr>
      <w:r w:rsidRPr="00A304AD">
        <w:rPr>
          <w:lang w:val="en-US"/>
        </w:rPr>
        <w:tab/>
      </w:r>
      <w:r w:rsidR="00DB5381" w:rsidRPr="00DB5381">
        <w:rPr>
          <w:lang w:val="en-US"/>
        </w:rPr>
        <w:t>The block diagram of the system model is shown in Fig. 9 and reflects its main components: hydroacoustic buoys to obtain slant ranges to AUV, controller to send control signals, dynamics/kinematics block of the underwater vehicle and sensors fusion block</w:t>
      </w:r>
      <w:r w:rsidR="00C8273B" w:rsidRPr="00DB5381">
        <w:rPr>
          <w:lang w:val="en-US"/>
        </w:rPr>
        <w:t xml:space="preserve">.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3A3C7728">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C21B5B" w:rsidRPr="0020158D" w:rsidRDefault="00EA2F89"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C21B5B" w:rsidRPr="0020158D" w:rsidRDefault="00EA2F89"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C21B5B" w:rsidRPr="000C51C0" w:rsidRDefault="00C21B5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C21B5B" w:rsidRDefault="00EA2F89">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C21B5B" w:rsidRDefault="00EA2F89">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C21B5B" w:rsidRPr="000C51C0" w:rsidRDefault="00C21B5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C21B5B" w:rsidRPr="000C51C0" w:rsidRDefault="00C21B5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C21B5B" w:rsidRPr="000C51C0" w:rsidRDefault="00EA2F89">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1286651" y="3443227"/>
                            <a:ext cx="3331779" cy="304800"/>
                          </a:xfrm>
                          <a:prstGeom prst="rect">
                            <a:avLst/>
                          </a:prstGeom>
                          <a:noFill/>
                          <a:ln w="6350">
                            <a:noFill/>
                          </a:ln>
                        </wps:spPr>
                        <wps:txb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501016" y="2343002"/>
                            <a:ext cx="3331779" cy="304800"/>
                          </a:xfrm>
                          <a:prstGeom prst="rect">
                            <a:avLst/>
                          </a:prstGeom>
                          <a:noFill/>
                          <a:ln w="6350">
                            <a:noFill/>
                          </a:ln>
                        </wps:spPr>
                        <wps:txb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C21B5B" w:rsidRPr="0020158D" w:rsidRDefault="00746960"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C21B5B" w:rsidRPr="0020158D" w:rsidRDefault="00746960"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C21B5B" w:rsidRPr="000C51C0" w:rsidRDefault="00C21B5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C21B5B" w:rsidRDefault="00746960">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C21B5B" w:rsidRDefault="00746960">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C21B5B" w:rsidRPr="000C51C0" w:rsidRDefault="00C21B5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C21B5B" w:rsidRPr="000C51C0" w:rsidRDefault="00C21B5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C21B5B" w:rsidRPr="000C51C0" w:rsidRDefault="00746960">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12866;top:34432;width:33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v:textbox>
                </v:shape>
                <v:shape id="Надпись 106" o:spid="_x0000_s1089" type="#_x0000_t202" style="position:absolute;left:15010;top:23430;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v:textbox>
                </v:shape>
                <w10:anchorlock/>
              </v:group>
            </w:pict>
          </mc:Fallback>
        </mc:AlternateContent>
      </w:r>
    </w:p>
    <w:p w14:paraId="1FD0F97C" w14:textId="6B954826" w:rsidR="000C51C0" w:rsidRPr="00CB5D14" w:rsidRDefault="00CB5D14" w:rsidP="00E02236">
      <w:pPr>
        <w:spacing w:after="160" w:line="259" w:lineRule="auto"/>
        <w:ind w:firstLine="0"/>
        <w:jc w:val="center"/>
        <w:rPr>
          <w:lang w:val="en-US"/>
        </w:rPr>
      </w:pPr>
      <w:r>
        <w:rPr>
          <w:lang w:val="en-US"/>
        </w:rPr>
        <w:t>Figure</w:t>
      </w:r>
      <w:r w:rsidR="000C51C0" w:rsidRPr="00CB5D14">
        <w:rPr>
          <w:lang w:val="en-US"/>
        </w:rPr>
        <w:t xml:space="preserve"> 9 – </w:t>
      </w:r>
      <w:r w:rsidRPr="00CB5D14">
        <w:rPr>
          <w:lang w:val="en-US"/>
        </w:rPr>
        <w:t>Positioning system block diagram</w:t>
      </w:r>
    </w:p>
    <w:p w14:paraId="7E5D44E8" w14:textId="40E9FCD5" w:rsidR="004D5658" w:rsidRPr="00E02236" w:rsidRDefault="00E02236" w:rsidP="00E02236">
      <w:pPr>
        <w:spacing w:before="240" w:after="160" w:line="259" w:lineRule="auto"/>
        <w:ind w:firstLine="709"/>
        <w:rPr>
          <w:lang w:val="en-US"/>
        </w:rPr>
      </w:pPr>
      <w:r w:rsidRPr="00E02236">
        <w:rPr>
          <w:lang w:val="en-US"/>
        </w:rPr>
        <w:t>The simulation results are presented below. The initial state of the underwater vehicle in this case is defined as zero. Fig. 10 shows the trajectories of the submersible and the hydroacoustic buoys</w:t>
      </w:r>
      <w:r w:rsidR="004F7D85" w:rsidRPr="00E02236">
        <w:rPr>
          <w:lang w:val="en-US"/>
        </w:rPr>
        <w:t>.</w:t>
      </w:r>
    </w:p>
    <w:p w14:paraId="15F9AF86" w14:textId="08364C36" w:rsidR="00CB3C25" w:rsidRDefault="009F589E" w:rsidP="0013107B">
      <w:pPr>
        <w:spacing w:after="160" w:line="259" w:lineRule="auto"/>
        <w:ind w:firstLine="0"/>
        <w:jc w:val="center"/>
        <w:rPr>
          <w:b/>
          <w:bCs/>
          <w:sz w:val="24"/>
          <w:szCs w:val="18"/>
        </w:rPr>
      </w:pPr>
      <w:r w:rsidRPr="009F589E">
        <w:rPr>
          <w:b/>
          <w:bCs/>
          <w:noProof/>
          <w:sz w:val="24"/>
          <w:szCs w:val="18"/>
        </w:rPr>
        <w:drawing>
          <wp:inline distT="0" distB="0" distL="0" distR="0" wp14:anchorId="502C74CA" wp14:editId="284B1871">
            <wp:extent cx="6480810" cy="3728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3728720"/>
                    </a:xfrm>
                    <a:prstGeom prst="rect">
                      <a:avLst/>
                    </a:prstGeom>
                    <a:noFill/>
                    <a:ln>
                      <a:noFill/>
                    </a:ln>
                  </pic:spPr>
                </pic:pic>
              </a:graphicData>
            </a:graphic>
          </wp:inline>
        </w:drawing>
      </w:r>
    </w:p>
    <w:p w14:paraId="2C1A7312" w14:textId="39170EB8" w:rsidR="00CB3C25" w:rsidRPr="00957911" w:rsidRDefault="00957911" w:rsidP="00DC59CD">
      <w:pPr>
        <w:spacing w:after="160" w:line="259" w:lineRule="auto"/>
        <w:ind w:firstLine="0"/>
        <w:jc w:val="center"/>
        <w:rPr>
          <w:lang w:val="en-US"/>
        </w:rPr>
      </w:pPr>
      <w:r>
        <w:rPr>
          <w:lang w:val="en-US"/>
        </w:rPr>
        <w:t>Figure</w:t>
      </w:r>
      <w:r w:rsidR="00CB3C25" w:rsidRPr="00957911">
        <w:rPr>
          <w:lang w:val="en-US"/>
        </w:rPr>
        <w:t xml:space="preserve"> </w:t>
      </w:r>
      <w:r w:rsidR="000C51C0" w:rsidRPr="00957911">
        <w:rPr>
          <w:lang w:val="en-US"/>
        </w:rPr>
        <w:t>10</w:t>
      </w:r>
      <w:r w:rsidR="00134DA3" w:rsidRPr="00957911">
        <w:rPr>
          <w:lang w:val="en-US"/>
        </w:rPr>
        <w:t xml:space="preserve"> </w:t>
      </w:r>
      <w:r w:rsidR="00CB3C25" w:rsidRPr="00957911">
        <w:rPr>
          <w:lang w:val="en-US"/>
        </w:rPr>
        <w:t xml:space="preserve">– </w:t>
      </w:r>
      <w:r w:rsidRPr="00957911">
        <w:rPr>
          <w:lang w:val="en-US"/>
        </w:rPr>
        <w:t>XY position of buoys and AUV</w:t>
      </w:r>
    </w:p>
    <w:p w14:paraId="192E70C6" w14:textId="7576A650" w:rsidR="00CB3C25" w:rsidRPr="00413EFE" w:rsidRDefault="004F7D85" w:rsidP="00637F9E">
      <w:pPr>
        <w:spacing w:after="160" w:line="259" w:lineRule="auto"/>
        <w:ind w:firstLine="0"/>
        <w:rPr>
          <w:lang w:val="en-US"/>
        </w:rPr>
      </w:pPr>
      <w:r w:rsidRPr="00957911">
        <w:rPr>
          <w:sz w:val="24"/>
          <w:szCs w:val="18"/>
          <w:lang w:val="en-US"/>
        </w:rPr>
        <w:lastRenderedPageBreak/>
        <w:tab/>
      </w:r>
      <w:r w:rsidR="00413EFE" w:rsidRPr="00413EFE">
        <w:rPr>
          <w:lang w:val="en-US"/>
        </w:rPr>
        <w:t>The charts of the system output are shown in Fig. 11. The measurement sensor errors are evident here: noise and high update frequencies are noticeable. The results of the Kalman filter for state recovery are shown in Fig. 12 and show more appropriate results relative to the actual data</w:t>
      </w:r>
      <w:r w:rsidR="009936FD" w:rsidRPr="00413EFE">
        <w:rPr>
          <w:lang w:val="en-US"/>
        </w:rPr>
        <w:t xml:space="preserve">. </w:t>
      </w:r>
    </w:p>
    <w:p w14:paraId="1537C20C" w14:textId="55EF3C5C" w:rsidR="00CB3C25" w:rsidRDefault="009F589E" w:rsidP="00090AB8">
      <w:pPr>
        <w:spacing w:after="160" w:line="259" w:lineRule="auto"/>
        <w:ind w:firstLine="0"/>
        <w:jc w:val="center"/>
        <w:rPr>
          <w:b/>
          <w:bCs/>
          <w:sz w:val="24"/>
          <w:szCs w:val="18"/>
        </w:rPr>
      </w:pPr>
      <w:r w:rsidRPr="009F589E">
        <w:rPr>
          <w:b/>
          <w:bCs/>
          <w:noProof/>
          <w:sz w:val="24"/>
          <w:szCs w:val="18"/>
        </w:rPr>
        <w:drawing>
          <wp:inline distT="0" distB="0" distL="0" distR="0" wp14:anchorId="57588925" wp14:editId="08EC9E10">
            <wp:extent cx="6373495" cy="6778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4019" b="4840"/>
                    <a:stretch/>
                  </pic:blipFill>
                  <pic:spPr bwMode="auto">
                    <a:xfrm>
                      <a:off x="0" y="0"/>
                      <a:ext cx="6381051" cy="6786515"/>
                    </a:xfrm>
                    <a:prstGeom prst="rect">
                      <a:avLst/>
                    </a:prstGeom>
                    <a:noFill/>
                    <a:ln>
                      <a:noFill/>
                    </a:ln>
                    <a:extLst>
                      <a:ext uri="{53640926-AAD7-44D8-BBD7-CCE9431645EC}">
                        <a14:shadowObscured xmlns:a14="http://schemas.microsoft.com/office/drawing/2010/main"/>
                      </a:ext>
                    </a:extLst>
                  </pic:spPr>
                </pic:pic>
              </a:graphicData>
            </a:graphic>
          </wp:inline>
        </w:drawing>
      </w:r>
    </w:p>
    <w:p w14:paraId="7A8C7383" w14:textId="65BED438" w:rsidR="00CB3C25" w:rsidRPr="00557B78" w:rsidRDefault="00A304AD" w:rsidP="00134DA3">
      <w:pPr>
        <w:spacing w:after="160" w:line="259" w:lineRule="auto"/>
        <w:ind w:firstLine="0"/>
        <w:jc w:val="center"/>
        <w:rPr>
          <w:lang w:val="en-US"/>
        </w:rPr>
      </w:pPr>
      <w:r>
        <w:rPr>
          <w:lang w:val="en-US"/>
        </w:rPr>
        <w:t>Figure</w:t>
      </w:r>
      <w:r w:rsidR="00134DA3" w:rsidRPr="009517FD">
        <w:rPr>
          <w:lang w:val="en-US"/>
        </w:rPr>
        <w:t xml:space="preserve"> 1</w:t>
      </w:r>
      <w:r w:rsidR="000921DE" w:rsidRPr="009517FD">
        <w:rPr>
          <w:lang w:val="en-US"/>
        </w:rPr>
        <w:t>1</w:t>
      </w:r>
      <w:r w:rsidR="00CB3C25" w:rsidRPr="009517FD">
        <w:rPr>
          <w:lang w:val="en-US"/>
        </w:rPr>
        <w:t xml:space="preserve"> – </w:t>
      </w:r>
      <w:r w:rsidR="005510FE" w:rsidRPr="009517FD">
        <w:rPr>
          <w:lang w:val="en-US"/>
        </w:rPr>
        <w:t>Measurement</w:t>
      </w:r>
      <w:r w:rsidR="00557B78" w:rsidRPr="009517FD">
        <w:rPr>
          <w:lang w:val="en-US"/>
        </w:rPr>
        <w:t xml:space="preserve"> </w:t>
      </w:r>
      <w:r w:rsidR="00557B78">
        <w:rPr>
          <w:lang w:val="en-US"/>
        </w:rPr>
        <w:t>charts</w:t>
      </w:r>
    </w:p>
    <w:p w14:paraId="7B1DC49A" w14:textId="58661206" w:rsidR="00A304AD" w:rsidRPr="009517FD" w:rsidRDefault="00A304AD" w:rsidP="00CB3C25">
      <w:pPr>
        <w:spacing w:after="160" w:line="259" w:lineRule="auto"/>
        <w:ind w:firstLine="0"/>
        <w:jc w:val="left"/>
        <w:rPr>
          <w:sz w:val="24"/>
          <w:szCs w:val="18"/>
          <w:lang w:val="en-US"/>
        </w:rPr>
      </w:pPr>
    </w:p>
    <w:p w14:paraId="5ECE4333" w14:textId="77777777" w:rsidR="006327D1" w:rsidRPr="009517FD" w:rsidRDefault="006327D1" w:rsidP="00CB3C25">
      <w:pPr>
        <w:spacing w:after="160" w:line="259" w:lineRule="auto"/>
        <w:ind w:firstLine="0"/>
        <w:jc w:val="left"/>
        <w:rPr>
          <w:sz w:val="24"/>
          <w:szCs w:val="18"/>
          <w:lang w:val="en-US"/>
        </w:rPr>
      </w:pPr>
    </w:p>
    <w:p w14:paraId="3401B711" w14:textId="57621251" w:rsidR="00A304AD" w:rsidRPr="009517FD" w:rsidRDefault="009517FD" w:rsidP="00A304AD">
      <w:pPr>
        <w:spacing w:after="160" w:line="259" w:lineRule="auto"/>
        <w:ind w:firstLine="709"/>
        <w:rPr>
          <w:sz w:val="24"/>
          <w:szCs w:val="18"/>
          <w:lang w:val="en-US"/>
        </w:rPr>
      </w:pPr>
      <w:r w:rsidRPr="009517FD">
        <w:rPr>
          <w:lang w:val="en-US"/>
        </w:rPr>
        <w:lastRenderedPageBreak/>
        <w:t>A more correct assessment of the filter performance can be made by the error with respect to the real data (Fig. 13). Quantitative evaluation is already defined by quality metrics. MSE, MAE and RMSE metrics are summarized in</w:t>
      </w:r>
      <w:r>
        <w:rPr>
          <w:lang w:val="en-US"/>
        </w:rPr>
        <w:t xml:space="preserve"> T</w:t>
      </w:r>
      <w:r w:rsidRPr="009517FD">
        <w:rPr>
          <w:lang w:val="en-US"/>
        </w:rPr>
        <w:t>able 6</w:t>
      </w:r>
      <w:r w:rsidR="00A304AD" w:rsidRPr="009517FD">
        <w:rPr>
          <w:lang w:val="en-US"/>
        </w:rPr>
        <w:t>.</w:t>
      </w:r>
    </w:p>
    <w:p w14:paraId="78F17FEE" w14:textId="5EC2B421" w:rsidR="00CB3C25" w:rsidRPr="00CB3C25" w:rsidRDefault="009F589E" w:rsidP="009F589E">
      <w:pPr>
        <w:spacing w:after="160" w:line="259" w:lineRule="auto"/>
        <w:ind w:firstLine="0"/>
        <w:jc w:val="center"/>
        <w:rPr>
          <w:sz w:val="24"/>
          <w:szCs w:val="18"/>
        </w:rPr>
      </w:pPr>
      <w:r w:rsidRPr="009F589E">
        <w:rPr>
          <w:noProof/>
          <w:sz w:val="24"/>
          <w:szCs w:val="18"/>
        </w:rPr>
        <w:drawing>
          <wp:inline distT="0" distB="0" distL="0" distR="0" wp14:anchorId="17FAE7E6" wp14:editId="667A3133">
            <wp:extent cx="6402701" cy="66997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201" b="4715"/>
                    <a:stretch/>
                  </pic:blipFill>
                  <pic:spPr bwMode="auto">
                    <a:xfrm>
                      <a:off x="0" y="0"/>
                      <a:ext cx="6411304" cy="6708740"/>
                    </a:xfrm>
                    <a:prstGeom prst="rect">
                      <a:avLst/>
                    </a:prstGeom>
                    <a:noFill/>
                    <a:ln>
                      <a:noFill/>
                    </a:ln>
                    <a:extLst>
                      <a:ext uri="{53640926-AAD7-44D8-BBD7-CCE9431645EC}">
                        <a14:shadowObscured xmlns:a14="http://schemas.microsoft.com/office/drawing/2010/main"/>
                      </a:ext>
                    </a:extLst>
                  </pic:spPr>
                </pic:pic>
              </a:graphicData>
            </a:graphic>
          </wp:inline>
        </w:drawing>
      </w:r>
    </w:p>
    <w:p w14:paraId="77ACF3DD" w14:textId="49F5B56C" w:rsidR="00CB3C25" w:rsidRPr="00557B78" w:rsidRDefault="00A304AD" w:rsidP="00134DA3">
      <w:pPr>
        <w:spacing w:after="160" w:line="259" w:lineRule="auto"/>
        <w:ind w:firstLine="0"/>
        <w:jc w:val="center"/>
        <w:rPr>
          <w:lang w:val="en-US"/>
        </w:rPr>
      </w:pPr>
      <w:r>
        <w:rPr>
          <w:lang w:val="en-US"/>
        </w:rPr>
        <w:t>Figure</w:t>
      </w:r>
      <w:r w:rsidR="00CB3C25" w:rsidRPr="00134DA3">
        <w:t xml:space="preserve"> </w:t>
      </w:r>
      <w:r w:rsidR="00134DA3" w:rsidRPr="00134DA3">
        <w:t>1</w:t>
      </w:r>
      <w:r w:rsidR="000921DE">
        <w:t>2</w:t>
      </w:r>
      <w:r w:rsidR="00134DA3" w:rsidRPr="00134DA3">
        <w:t xml:space="preserve"> </w:t>
      </w:r>
      <w:r w:rsidR="00CB3C25" w:rsidRPr="00134DA3">
        <w:t xml:space="preserve">– </w:t>
      </w:r>
      <w:r w:rsidR="005510FE" w:rsidRPr="005510FE">
        <w:t xml:space="preserve">EKF </w:t>
      </w:r>
      <w:proofErr w:type="spellStart"/>
      <w:r w:rsidR="005510FE" w:rsidRPr="005510FE">
        <w:t>estimation</w:t>
      </w:r>
      <w:proofErr w:type="spellEnd"/>
      <w:r w:rsidR="00557B78">
        <w:rPr>
          <w:lang w:val="en-US"/>
        </w:rPr>
        <w:t xml:space="preserve"> charts</w:t>
      </w:r>
    </w:p>
    <w:p w14:paraId="486FCDA8"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EA1AFCE" w:rsidR="00D21A86" w:rsidRDefault="009F589E" w:rsidP="00134DA3">
      <w:pPr>
        <w:spacing w:after="160" w:line="259" w:lineRule="auto"/>
        <w:ind w:firstLine="0"/>
        <w:jc w:val="center"/>
        <w:rPr>
          <w:b/>
          <w:bCs/>
          <w:sz w:val="24"/>
          <w:szCs w:val="18"/>
        </w:rPr>
      </w:pPr>
      <w:r w:rsidRPr="009F589E">
        <w:rPr>
          <w:b/>
          <w:bCs/>
          <w:noProof/>
          <w:sz w:val="24"/>
          <w:szCs w:val="18"/>
        </w:rPr>
        <w:lastRenderedPageBreak/>
        <w:drawing>
          <wp:inline distT="0" distB="0" distL="0" distR="0" wp14:anchorId="240C4ABE" wp14:editId="1731FC79">
            <wp:extent cx="6186291" cy="65414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4935" b="3960"/>
                    <a:stretch/>
                  </pic:blipFill>
                  <pic:spPr bwMode="auto">
                    <a:xfrm>
                      <a:off x="0" y="0"/>
                      <a:ext cx="6208677" cy="6565148"/>
                    </a:xfrm>
                    <a:prstGeom prst="rect">
                      <a:avLst/>
                    </a:prstGeom>
                    <a:noFill/>
                    <a:ln>
                      <a:noFill/>
                    </a:ln>
                    <a:extLst>
                      <a:ext uri="{53640926-AAD7-44D8-BBD7-CCE9431645EC}">
                        <a14:shadowObscured xmlns:a14="http://schemas.microsoft.com/office/drawing/2010/main"/>
                      </a:ext>
                    </a:extLst>
                  </pic:spPr>
                </pic:pic>
              </a:graphicData>
            </a:graphic>
          </wp:inline>
        </w:drawing>
      </w:r>
    </w:p>
    <w:p w14:paraId="32CB8EE2" w14:textId="731E9A6E" w:rsidR="00D21A86" w:rsidRPr="006327D1" w:rsidRDefault="005510FE" w:rsidP="00134DA3">
      <w:pPr>
        <w:spacing w:after="160" w:line="259" w:lineRule="auto"/>
        <w:ind w:firstLine="0"/>
        <w:jc w:val="center"/>
        <w:rPr>
          <w:lang w:val="en-US"/>
        </w:rPr>
      </w:pPr>
      <w:r>
        <w:rPr>
          <w:lang w:val="en-US"/>
        </w:rPr>
        <w:t>Figure</w:t>
      </w:r>
      <w:r w:rsidR="00134DA3" w:rsidRPr="006327D1">
        <w:rPr>
          <w:lang w:val="en-US"/>
        </w:rPr>
        <w:t xml:space="preserve"> 1</w:t>
      </w:r>
      <w:r w:rsidR="000921DE" w:rsidRPr="006327D1">
        <w:rPr>
          <w:lang w:val="en-US"/>
        </w:rPr>
        <w:t>3</w:t>
      </w:r>
      <w:r w:rsidR="00D21A86" w:rsidRPr="006327D1">
        <w:rPr>
          <w:lang w:val="en-US"/>
        </w:rPr>
        <w:t xml:space="preserve"> – </w:t>
      </w:r>
      <w:r w:rsidRPr="006327D1">
        <w:rPr>
          <w:lang w:val="en-US"/>
        </w:rPr>
        <w:t>EKF estimation error</w:t>
      </w:r>
      <w:r w:rsidR="00557B78">
        <w:rPr>
          <w:lang w:val="en-US"/>
        </w:rPr>
        <w:t xml:space="preserve"> charts</w:t>
      </w:r>
    </w:p>
    <w:p w14:paraId="2664D129" w14:textId="3B4DF7EA" w:rsidR="00DD5D87" w:rsidRPr="006327D1" w:rsidRDefault="00DD5D87" w:rsidP="0013107B">
      <w:pPr>
        <w:spacing w:after="160" w:line="259" w:lineRule="auto"/>
        <w:ind w:firstLine="0"/>
        <w:rPr>
          <w:b/>
          <w:bCs/>
          <w:sz w:val="24"/>
          <w:szCs w:val="18"/>
          <w:lang w:val="en-US"/>
        </w:rPr>
      </w:pPr>
    </w:p>
    <w:p w14:paraId="47C9ADCF" w14:textId="53C53E10" w:rsidR="0013107B" w:rsidRPr="006327D1" w:rsidRDefault="000E03D7" w:rsidP="0013107B">
      <w:pPr>
        <w:spacing w:after="160" w:line="259" w:lineRule="auto"/>
        <w:ind w:firstLine="0"/>
        <w:rPr>
          <w:lang w:val="en-US"/>
        </w:rPr>
      </w:pPr>
      <w:r>
        <w:rPr>
          <w:lang w:val="en-US"/>
        </w:rPr>
        <w:t>Table</w:t>
      </w:r>
      <w:r w:rsidR="0013107B" w:rsidRPr="006327D1">
        <w:rPr>
          <w:lang w:val="en-US"/>
        </w:rPr>
        <w:t xml:space="preserve"> </w:t>
      </w:r>
      <w:r w:rsidR="0013107B">
        <w:rPr>
          <w:lang w:val="en-US"/>
        </w:rPr>
        <w:t>6</w:t>
      </w:r>
      <w:r w:rsidR="0013107B" w:rsidRPr="006327D1">
        <w:rPr>
          <w:lang w:val="en-US"/>
        </w:rPr>
        <w:t xml:space="preserve"> – </w:t>
      </w:r>
      <w:r w:rsidRPr="006327D1">
        <w:rPr>
          <w:lang w:val="en-US"/>
        </w:rPr>
        <w:t xml:space="preserve">Quality </w:t>
      </w:r>
      <w:r>
        <w:rPr>
          <w:lang w:val="en-US"/>
        </w:rPr>
        <w:t>m</w:t>
      </w:r>
      <w:r w:rsidRPr="006327D1">
        <w:rPr>
          <w:lang w:val="en-US"/>
        </w:rPr>
        <w:t>etrics</w:t>
      </w:r>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69D34148" w:rsidR="0013107B" w:rsidRDefault="000E03D7" w:rsidP="0013107B">
            <w:pPr>
              <w:pStyle w:val="ae"/>
              <w:ind w:firstLine="0"/>
              <w:jc w:val="center"/>
            </w:pPr>
            <w:proofErr w:type="spellStart"/>
            <w:r w:rsidRPr="000E03D7">
              <w:t>Metric</w:t>
            </w:r>
            <w:proofErr w:type="spellEnd"/>
          </w:p>
        </w:tc>
        <w:tc>
          <w:tcPr>
            <w:tcW w:w="8641" w:type="dxa"/>
          </w:tcPr>
          <w:p w14:paraId="5485CE25" w14:textId="0B342099" w:rsidR="0013107B" w:rsidRDefault="000E03D7" w:rsidP="0013107B">
            <w:pPr>
              <w:pStyle w:val="ae"/>
              <w:ind w:firstLine="0"/>
              <w:jc w:val="center"/>
            </w:pPr>
            <w:proofErr w:type="spellStart"/>
            <w:r w:rsidRPr="000E03D7">
              <w:t>Value</w:t>
            </w:r>
            <w:proofErr w:type="spellEnd"/>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EA2F89"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EA2F89"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EA2F89"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EA2F89"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EA2F89"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EA2F89"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6F681E39" w:rsidR="008E33C4" w:rsidRPr="00DD10DC" w:rsidRDefault="00A505AC" w:rsidP="00A505AC">
      <w:pPr>
        <w:spacing w:after="160" w:line="259" w:lineRule="auto"/>
        <w:ind w:firstLine="0"/>
        <w:rPr>
          <w:b/>
          <w:bCs/>
          <w:szCs w:val="28"/>
          <w:lang w:val="en-US"/>
        </w:rPr>
      </w:pPr>
      <w:r>
        <w:rPr>
          <w:b/>
          <w:bCs/>
          <w:szCs w:val="28"/>
          <w:lang w:val="en-US"/>
        </w:rPr>
        <w:lastRenderedPageBreak/>
        <w:t xml:space="preserve">5. </w:t>
      </w:r>
      <w:r w:rsidRPr="00DD10DC">
        <w:rPr>
          <w:b/>
          <w:bCs/>
          <w:szCs w:val="28"/>
          <w:lang w:val="en-US"/>
        </w:rPr>
        <w:t>Conclusion</w:t>
      </w:r>
    </w:p>
    <w:p w14:paraId="1CA08757" w14:textId="4A59382F" w:rsidR="008E33C4" w:rsidRPr="00DD10DC" w:rsidRDefault="008E33C4" w:rsidP="008E33C4">
      <w:pPr>
        <w:spacing w:after="160" w:line="259" w:lineRule="auto"/>
        <w:ind w:firstLine="0"/>
        <w:rPr>
          <w:lang w:val="en-US"/>
        </w:rPr>
      </w:pPr>
      <w:r w:rsidRPr="00DD10DC">
        <w:rPr>
          <w:lang w:val="en-US"/>
        </w:rPr>
        <w:tab/>
      </w:r>
      <w:r w:rsidR="00DD10DC" w:rsidRPr="00DD10DC">
        <w:rPr>
          <w:lang w:val="en-US"/>
        </w:rPr>
        <w:t xml:space="preserve">The main goal of this paper was to develop a </w:t>
      </w:r>
      <w:r w:rsidR="00111D3D" w:rsidRPr="00DD10DC">
        <w:rPr>
          <w:lang w:val="en-US"/>
        </w:rPr>
        <w:t>high-quality</w:t>
      </w:r>
      <w:r w:rsidR="00DD10DC" w:rsidRPr="00DD10DC">
        <w:rPr>
          <w:lang w:val="en-US"/>
        </w:rPr>
        <w:t xml:space="preserve"> autonomous navigation performance using MEMS sensor-based IMUs with a rough accuracy class. During this study, a simulation model of underwater robot motion was developed. All proposed algorithms and approaches were tested with simulation modeling tools and using natural data</w:t>
      </w:r>
      <w:r w:rsidRPr="00DD10DC">
        <w:rPr>
          <w:lang w:val="en-US"/>
        </w:rPr>
        <w:t>.</w:t>
      </w:r>
    </w:p>
    <w:p w14:paraId="6B8E79F3" w14:textId="18EE49DF" w:rsidR="008B4692" w:rsidRPr="00DD10DC" w:rsidRDefault="008B4692" w:rsidP="008E33C4">
      <w:pPr>
        <w:spacing w:after="160" w:line="259" w:lineRule="auto"/>
        <w:ind w:firstLine="0"/>
        <w:rPr>
          <w:lang w:val="en-US"/>
        </w:rPr>
      </w:pPr>
      <w:r w:rsidRPr="00DD10DC">
        <w:rPr>
          <w:lang w:val="en-US"/>
        </w:rPr>
        <w:tab/>
      </w:r>
      <w:r w:rsidR="00DD10DC" w:rsidRPr="00DD10DC">
        <w:rPr>
          <w:lang w:val="en-US"/>
        </w:rPr>
        <w:t xml:space="preserve">The specified goal was achieved: it was shown that it is practically possible to achieve acceptable quality of navigation in autonomous mode using an IMU of rough accuracy class. The positioning error turns out to be limited over a </w:t>
      </w:r>
      <w:r w:rsidR="00111D3D" w:rsidRPr="00DD10DC">
        <w:rPr>
          <w:lang w:val="en-US"/>
        </w:rPr>
        <w:t>long-time</w:t>
      </w:r>
      <w:r w:rsidR="00DD10DC" w:rsidRPr="00DD10DC">
        <w:rPr>
          <w:lang w:val="en-US"/>
        </w:rPr>
        <w:t xml:space="preserve"> interval even if the motion starts from a large area of initial uncertainty</w:t>
      </w:r>
      <w:r w:rsidRPr="00DD10DC">
        <w:rPr>
          <w:lang w:val="en-US"/>
        </w:rPr>
        <w:t>.</w:t>
      </w:r>
    </w:p>
    <w:p w14:paraId="43538B62" w14:textId="21DA91F8" w:rsidR="00203599" w:rsidRPr="00DD10DC" w:rsidRDefault="00203599" w:rsidP="008E33C4">
      <w:pPr>
        <w:spacing w:after="160" w:line="259" w:lineRule="auto"/>
        <w:ind w:firstLine="0"/>
        <w:rPr>
          <w:lang w:val="en-US"/>
        </w:rPr>
      </w:pPr>
      <w:r w:rsidRPr="00DD10DC">
        <w:rPr>
          <w:lang w:val="en-US"/>
        </w:rPr>
        <w:tab/>
      </w:r>
      <w:r w:rsidR="00DD10DC" w:rsidRPr="00DD10DC">
        <w:rPr>
          <w:lang w:val="en-US"/>
        </w:rPr>
        <w:t>Further research will be focused on the generation of control laws for a swarm of submersibles relative to the leader, since the main problem of cooperative navigation and positioning still remains state estimation, and accurate collection of observations, especially for the leading element</w:t>
      </w:r>
      <w:r w:rsidR="008D73AD" w:rsidRPr="00DD10DC">
        <w:rPr>
          <w:szCs w:val="28"/>
          <w:lang w:val="en-US"/>
        </w:rPr>
        <w:t>.</w:t>
      </w:r>
    </w:p>
    <w:p w14:paraId="676066FD" w14:textId="05306671" w:rsidR="009522A8" w:rsidRPr="00426E2F" w:rsidRDefault="00765740" w:rsidP="00841F28">
      <w:pPr>
        <w:spacing w:after="240"/>
        <w:ind w:firstLine="0"/>
        <w:rPr>
          <w:b/>
          <w:bCs/>
          <w:szCs w:val="28"/>
        </w:rPr>
      </w:pPr>
      <w:r w:rsidRPr="00DD10DC">
        <w:rPr>
          <w:b/>
          <w:bCs/>
          <w:sz w:val="24"/>
          <w:szCs w:val="18"/>
          <w:lang w:val="en-US"/>
        </w:rPr>
        <w:br w:type="page"/>
      </w:r>
      <w:proofErr w:type="spellStart"/>
      <w:r w:rsidR="00841F28" w:rsidRPr="00611DD3">
        <w:rPr>
          <w:b/>
          <w:bCs/>
          <w:szCs w:val="28"/>
        </w:rPr>
        <w:lastRenderedPageBreak/>
        <w:t>References</w:t>
      </w:r>
      <w:proofErr w:type="spellEnd"/>
    </w:p>
    <w:p w14:paraId="5E45C463" w14:textId="2EF9DF27" w:rsidR="00E517E6" w:rsidRPr="00B42B4C" w:rsidRDefault="00B42B4C" w:rsidP="00B42B4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Miller, A., Miller, B., Miller, G., 2021. Navigation of Underwater Drones and Integration of Acoustic Sensing with Onboard Inertial Navigation System. Drones 5, 83. https://doi.org/10.3390/drones5030083</w:t>
      </w:r>
      <w:r w:rsidR="00E517E6" w:rsidRPr="00B42B4C">
        <w:rPr>
          <w:szCs w:val="28"/>
          <w:lang w:val="en-US"/>
        </w:rPr>
        <w:t>.</w:t>
      </w:r>
    </w:p>
    <w:p w14:paraId="091A129E" w14:textId="4A8B3569"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Li, J., Gu, M., Zhu, T., Wang, Z., Zhang, Z., Han, G., 2023. Research on Error Correction Technology in Underwater SINS/DVL Integrated Positioning and Navigation. Sensors 23, 4700. https://doi.org/10.3390/s23104700</w:t>
      </w:r>
      <w:r w:rsidR="00E517E6" w:rsidRPr="00E517E6">
        <w:rPr>
          <w:rFonts w:ascii="Times New Roman" w:hAnsi="Times New Roman" w:cs="Times New Roman"/>
          <w:sz w:val="28"/>
          <w:szCs w:val="28"/>
        </w:rPr>
        <w:t>.</w:t>
      </w:r>
    </w:p>
    <w:p w14:paraId="67897117" w14:textId="1A282DC2" w:rsidR="009522A8"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 xml:space="preserve">Otero, P., Hernández-Romero, Á., </w:t>
      </w:r>
      <w:proofErr w:type="spellStart"/>
      <w:r w:rsidRPr="00B42B4C">
        <w:rPr>
          <w:rFonts w:ascii="Times New Roman" w:hAnsi="Times New Roman" w:cs="Times New Roman"/>
          <w:sz w:val="28"/>
          <w:szCs w:val="28"/>
          <w:lang w:val="en-US"/>
        </w:rPr>
        <w:t>Luque</w:t>
      </w:r>
      <w:proofErr w:type="spellEnd"/>
      <w:r w:rsidRPr="00B42B4C">
        <w:rPr>
          <w:rFonts w:ascii="Times New Roman" w:hAnsi="Times New Roman" w:cs="Times New Roman"/>
          <w:sz w:val="28"/>
          <w:szCs w:val="28"/>
          <w:lang w:val="en-US"/>
        </w:rPr>
        <w:t xml:space="preserve">-Nieto, M.-Á., </w:t>
      </w:r>
      <w:proofErr w:type="spellStart"/>
      <w:r w:rsidRPr="00B42B4C">
        <w:rPr>
          <w:rFonts w:ascii="Times New Roman" w:hAnsi="Times New Roman" w:cs="Times New Roman"/>
          <w:sz w:val="28"/>
          <w:szCs w:val="28"/>
          <w:lang w:val="en-US"/>
        </w:rPr>
        <w:t>Ariza</w:t>
      </w:r>
      <w:proofErr w:type="spellEnd"/>
      <w:r w:rsidRPr="00B42B4C">
        <w:rPr>
          <w:rFonts w:ascii="Times New Roman" w:hAnsi="Times New Roman" w:cs="Times New Roman"/>
          <w:sz w:val="28"/>
          <w:szCs w:val="28"/>
          <w:lang w:val="en-US"/>
        </w:rPr>
        <w:t>, A., 2023. Underwater Positioning System Based on Drifting Buoys and Acoustic Modems. JMSE 11, 682. https://doi.org/10.3390/jmse11040682</w:t>
      </w:r>
      <w:r w:rsidR="00E517E6" w:rsidRPr="00E517E6">
        <w:rPr>
          <w:rFonts w:ascii="Times New Roman" w:hAnsi="Times New Roman" w:cs="Times New Roman"/>
          <w:sz w:val="28"/>
          <w:szCs w:val="28"/>
        </w:rPr>
        <w:t>.</w:t>
      </w:r>
    </w:p>
    <w:p w14:paraId="1EC478AB" w14:textId="38FC4F75" w:rsidR="009522A8"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Li, P., Liu, Y., Yan, T., Yang, S., Li, R., 2023. A Robust INS/USBL/DVL Integrated Navigation Algorithm Using Graph Optimization. Sensors 23, 916. https://doi.org/10.3390/s23020916</w:t>
      </w:r>
      <w:r w:rsidR="00E517E6" w:rsidRPr="00E517E6">
        <w:rPr>
          <w:rFonts w:ascii="Times New Roman" w:hAnsi="Times New Roman" w:cs="Times New Roman"/>
          <w:sz w:val="28"/>
          <w:szCs w:val="28"/>
        </w:rPr>
        <w:t>.</w:t>
      </w:r>
    </w:p>
    <w:p w14:paraId="7255EE84" w14:textId="5066F24A" w:rsidR="009522A8"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rPr>
        <w:t>González-García</w:t>
      </w:r>
      <w:proofErr w:type="spellEnd"/>
      <w:r w:rsidRPr="00B42B4C">
        <w:rPr>
          <w:rFonts w:ascii="Times New Roman" w:hAnsi="Times New Roman" w:cs="Times New Roman"/>
          <w:sz w:val="28"/>
          <w:szCs w:val="28"/>
        </w:rPr>
        <w:t xml:space="preserve">, J., </w:t>
      </w:r>
      <w:proofErr w:type="spellStart"/>
      <w:r w:rsidRPr="00B42B4C">
        <w:rPr>
          <w:rFonts w:ascii="Times New Roman" w:hAnsi="Times New Roman" w:cs="Times New Roman"/>
          <w:sz w:val="28"/>
          <w:szCs w:val="28"/>
        </w:rPr>
        <w:t>Gómez-Espinosa</w:t>
      </w:r>
      <w:proofErr w:type="spellEnd"/>
      <w:r w:rsidRPr="00B42B4C">
        <w:rPr>
          <w:rFonts w:ascii="Times New Roman" w:hAnsi="Times New Roman" w:cs="Times New Roman"/>
          <w:sz w:val="28"/>
          <w:szCs w:val="28"/>
        </w:rPr>
        <w:t xml:space="preserve">, A., </w:t>
      </w:r>
      <w:proofErr w:type="spellStart"/>
      <w:r w:rsidRPr="00B42B4C">
        <w:rPr>
          <w:rFonts w:ascii="Times New Roman" w:hAnsi="Times New Roman" w:cs="Times New Roman"/>
          <w:sz w:val="28"/>
          <w:szCs w:val="28"/>
        </w:rPr>
        <w:t>Cuan-Urquizo</w:t>
      </w:r>
      <w:proofErr w:type="spellEnd"/>
      <w:r w:rsidRPr="00B42B4C">
        <w:rPr>
          <w:rFonts w:ascii="Times New Roman" w:hAnsi="Times New Roman" w:cs="Times New Roman"/>
          <w:sz w:val="28"/>
          <w:szCs w:val="28"/>
        </w:rPr>
        <w:t xml:space="preserve">, E., </w:t>
      </w:r>
      <w:proofErr w:type="spellStart"/>
      <w:r w:rsidRPr="00B42B4C">
        <w:rPr>
          <w:rFonts w:ascii="Times New Roman" w:hAnsi="Times New Roman" w:cs="Times New Roman"/>
          <w:sz w:val="28"/>
          <w:szCs w:val="28"/>
        </w:rPr>
        <w:t>García-Valdovinos</w:t>
      </w:r>
      <w:proofErr w:type="spellEnd"/>
      <w:r w:rsidRPr="00B42B4C">
        <w:rPr>
          <w:rFonts w:ascii="Times New Roman" w:hAnsi="Times New Roman" w:cs="Times New Roman"/>
          <w:sz w:val="28"/>
          <w:szCs w:val="28"/>
        </w:rPr>
        <w:t xml:space="preserve">, L.G., </w:t>
      </w:r>
      <w:proofErr w:type="spellStart"/>
      <w:r w:rsidRPr="00B42B4C">
        <w:rPr>
          <w:rFonts w:ascii="Times New Roman" w:hAnsi="Times New Roman" w:cs="Times New Roman"/>
          <w:sz w:val="28"/>
          <w:szCs w:val="28"/>
        </w:rPr>
        <w:t>Salgado-Jiménez</w:t>
      </w:r>
      <w:proofErr w:type="spellEnd"/>
      <w:r w:rsidRPr="00B42B4C">
        <w:rPr>
          <w:rFonts w:ascii="Times New Roman" w:hAnsi="Times New Roman" w:cs="Times New Roman"/>
          <w:sz w:val="28"/>
          <w:szCs w:val="28"/>
        </w:rPr>
        <w:t xml:space="preserve">, T., </w:t>
      </w:r>
      <w:proofErr w:type="spellStart"/>
      <w:r w:rsidRPr="00B42B4C">
        <w:rPr>
          <w:rFonts w:ascii="Times New Roman" w:hAnsi="Times New Roman" w:cs="Times New Roman"/>
          <w:sz w:val="28"/>
          <w:szCs w:val="28"/>
        </w:rPr>
        <w:t>Cabello</w:t>
      </w:r>
      <w:proofErr w:type="spellEnd"/>
      <w:r w:rsidRPr="00B42B4C">
        <w:rPr>
          <w:rFonts w:ascii="Times New Roman" w:hAnsi="Times New Roman" w:cs="Times New Roman"/>
          <w:sz w:val="28"/>
          <w:szCs w:val="28"/>
        </w:rPr>
        <w:t xml:space="preserve">, J.A.E., 2020. </w:t>
      </w:r>
      <w:r w:rsidRPr="00B42B4C">
        <w:rPr>
          <w:rFonts w:ascii="Times New Roman" w:hAnsi="Times New Roman" w:cs="Times New Roman"/>
          <w:sz w:val="28"/>
          <w:szCs w:val="28"/>
          <w:lang w:val="en-US"/>
        </w:rPr>
        <w:t xml:space="preserve">Autonomous Underwater Vehicles: Localization, Navigation, and Communication for Collaborative Missions. </w:t>
      </w:r>
      <w:proofErr w:type="spellStart"/>
      <w:r w:rsidRPr="00B42B4C">
        <w:rPr>
          <w:rFonts w:ascii="Times New Roman" w:hAnsi="Times New Roman" w:cs="Times New Roman"/>
          <w:sz w:val="28"/>
          <w:szCs w:val="28"/>
        </w:rPr>
        <w:t>Applied</w:t>
      </w:r>
      <w:proofErr w:type="spellEnd"/>
      <w:r w:rsidRPr="00B42B4C">
        <w:rPr>
          <w:rFonts w:ascii="Times New Roman" w:hAnsi="Times New Roman" w:cs="Times New Roman"/>
          <w:sz w:val="28"/>
          <w:szCs w:val="28"/>
        </w:rPr>
        <w:t xml:space="preserve"> </w:t>
      </w:r>
      <w:proofErr w:type="spellStart"/>
      <w:r w:rsidRPr="00B42B4C">
        <w:rPr>
          <w:rFonts w:ascii="Times New Roman" w:hAnsi="Times New Roman" w:cs="Times New Roman"/>
          <w:sz w:val="28"/>
          <w:szCs w:val="28"/>
        </w:rPr>
        <w:t>Sciences</w:t>
      </w:r>
      <w:proofErr w:type="spellEnd"/>
      <w:r w:rsidRPr="00B42B4C">
        <w:rPr>
          <w:rFonts w:ascii="Times New Roman" w:hAnsi="Times New Roman" w:cs="Times New Roman"/>
          <w:sz w:val="28"/>
          <w:szCs w:val="28"/>
        </w:rPr>
        <w:t xml:space="preserve"> 10, 1256. https://doi.org/10.3390/app10041256</w:t>
      </w:r>
      <w:r w:rsidR="00E517E6" w:rsidRPr="00E517E6">
        <w:rPr>
          <w:rFonts w:ascii="Times New Roman" w:hAnsi="Times New Roman" w:cs="Times New Roman"/>
          <w:sz w:val="28"/>
          <w:szCs w:val="28"/>
        </w:rPr>
        <w:t>.</w:t>
      </w:r>
    </w:p>
    <w:p w14:paraId="65AC3935" w14:textId="14BF74C9" w:rsidR="009522A8"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K.G., </w:t>
      </w:r>
      <w:proofErr w:type="spellStart"/>
      <w:r w:rsidRPr="00B42B4C">
        <w:rPr>
          <w:rFonts w:ascii="Times New Roman" w:hAnsi="Times New Roman" w:cs="Times New Roman"/>
          <w:sz w:val="28"/>
          <w:szCs w:val="28"/>
          <w:lang w:val="en-US"/>
        </w:rPr>
        <w:t>Mashoshin</w:t>
      </w:r>
      <w:proofErr w:type="spellEnd"/>
      <w:r w:rsidRPr="00B42B4C">
        <w:rPr>
          <w:rFonts w:ascii="Times New Roman" w:hAnsi="Times New Roman" w:cs="Times New Roman"/>
          <w:sz w:val="28"/>
          <w:szCs w:val="28"/>
          <w:lang w:val="en-US"/>
        </w:rPr>
        <w:t xml:space="preserve">, A.I., 2017. AUV acoustic positioning methods. </w:t>
      </w:r>
      <w:proofErr w:type="spellStart"/>
      <w:r w:rsidRPr="00B42B4C">
        <w:rPr>
          <w:rFonts w:ascii="Times New Roman" w:hAnsi="Times New Roman" w:cs="Times New Roman"/>
          <w:sz w:val="28"/>
          <w:szCs w:val="28"/>
          <w:lang w:val="en-US"/>
        </w:rPr>
        <w:t>Gyroscopy</w:t>
      </w:r>
      <w:proofErr w:type="spellEnd"/>
      <w:r w:rsidRPr="00B42B4C">
        <w:rPr>
          <w:rFonts w:ascii="Times New Roman" w:hAnsi="Times New Roman" w:cs="Times New Roman"/>
          <w:sz w:val="28"/>
          <w:szCs w:val="28"/>
          <w:lang w:val="en-US"/>
        </w:rPr>
        <w:t xml:space="preserve"> </w:t>
      </w:r>
      <w:proofErr w:type="spellStart"/>
      <w:r w:rsidRPr="00B42B4C">
        <w:rPr>
          <w:rFonts w:ascii="Times New Roman" w:hAnsi="Times New Roman" w:cs="Times New Roman"/>
          <w:sz w:val="28"/>
          <w:szCs w:val="28"/>
          <w:lang w:val="en-US"/>
        </w:rPr>
        <w:t>Navig</w:t>
      </w:r>
      <w:proofErr w:type="spellEnd"/>
      <w:r w:rsidRPr="00B42B4C">
        <w:rPr>
          <w:rFonts w:ascii="Times New Roman" w:hAnsi="Times New Roman" w:cs="Times New Roman"/>
          <w:sz w:val="28"/>
          <w:szCs w:val="28"/>
          <w:lang w:val="en-US"/>
        </w:rPr>
        <w:t>. 8, 80–89. https://doi.org/10.1134/S2075108717010059</w:t>
      </w:r>
      <w:r w:rsidR="00E517E6" w:rsidRPr="00E517E6">
        <w:rPr>
          <w:rFonts w:ascii="Times New Roman" w:hAnsi="Times New Roman" w:cs="Times New Roman"/>
          <w:sz w:val="28"/>
          <w:szCs w:val="28"/>
          <w:lang w:val="en-US"/>
        </w:rPr>
        <w:t>.</w:t>
      </w:r>
      <w:r w:rsidR="009522A8" w:rsidRPr="00E517E6">
        <w:rPr>
          <w:rFonts w:ascii="Times New Roman" w:hAnsi="Times New Roman" w:cs="Times New Roman"/>
          <w:sz w:val="28"/>
          <w:szCs w:val="28"/>
          <w:lang w:val="en-GB"/>
        </w:rPr>
        <w:t xml:space="preserve"> </w:t>
      </w:r>
    </w:p>
    <w:p w14:paraId="1B1B9ED1" w14:textId="24789B82" w:rsidR="009522A8" w:rsidRPr="00B42B4C"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Pacini</w:t>
      </w:r>
      <w:proofErr w:type="spellEnd"/>
      <w:r w:rsidRPr="00B42B4C">
        <w:rPr>
          <w:rFonts w:ascii="Times New Roman" w:hAnsi="Times New Roman" w:cs="Times New Roman"/>
          <w:sz w:val="28"/>
          <w:szCs w:val="28"/>
          <w:lang w:val="en-US"/>
        </w:rPr>
        <w:t xml:space="preserve">, F., Paoli, G.,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O.,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 </w:t>
      </w:r>
      <w:proofErr w:type="spellStart"/>
      <w:r w:rsidRPr="00B42B4C">
        <w:rPr>
          <w:rFonts w:ascii="Times New Roman" w:hAnsi="Times New Roman" w:cs="Times New Roman"/>
          <w:sz w:val="28"/>
          <w:szCs w:val="28"/>
          <w:lang w:val="en-US"/>
        </w:rPr>
        <w:t>Bastot</w:t>
      </w:r>
      <w:proofErr w:type="spellEnd"/>
      <w:r w:rsidRPr="00B42B4C">
        <w:rPr>
          <w:rFonts w:ascii="Times New Roman" w:hAnsi="Times New Roman" w:cs="Times New Roman"/>
          <w:sz w:val="28"/>
          <w:szCs w:val="28"/>
          <w:lang w:val="en-US"/>
        </w:rPr>
        <w:t xml:space="preserve">, J., Monteiro, C., </w:t>
      </w:r>
      <w:proofErr w:type="spellStart"/>
      <w:r w:rsidRPr="00B42B4C">
        <w:rPr>
          <w:rFonts w:ascii="Times New Roman" w:hAnsi="Times New Roman" w:cs="Times New Roman"/>
          <w:sz w:val="28"/>
          <w:szCs w:val="28"/>
          <w:lang w:val="en-US"/>
        </w:rPr>
        <w:t>Sucasas</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Schipperijn</w:t>
      </w:r>
      <w:proofErr w:type="spellEnd"/>
      <w:r w:rsidRPr="00B42B4C">
        <w:rPr>
          <w:rFonts w:ascii="Times New Roman" w:hAnsi="Times New Roman" w:cs="Times New Roman"/>
          <w:sz w:val="28"/>
          <w:szCs w:val="28"/>
          <w:lang w:val="en-US"/>
        </w:rPr>
        <w:t xml:space="preserve">, B., 2018. Integrated </w:t>
      </w:r>
      <w:proofErr w:type="spellStart"/>
      <w:r w:rsidRPr="00B42B4C">
        <w:rPr>
          <w:rFonts w:ascii="Times New Roman" w:hAnsi="Times New Roman" w:cs="Times New Roman"/>
          <w:sz w:val="28"/>
          <w:szCs w:val="28"/>
          <w:lang w:val="en-US"/>
        </w:rPr>
        <w:t>comunication</w:t>
      </w:r>
      <w:proofErr w:type="spellEnd"/>
      <w:r w:rsidRPr="00B42B4C">
        <w:rPr>
          <w:rFonts w:ascii="Times New Roman" w:hAnsi="Times New Roman" w:cs="Times New Roman"/>
          <w:sz w:val="28"/>
          <w:szCs w:val="28"/>
          <w:lang w:val="en-US"/>
        </w:rPr>
        <w:t xml:space="preserve"> network for underwater applications: </w:t>
      </w:r>
      <w:proofErr w:type="gramStart"/>
      <w:r w:rsidRPr="00B42B4C">
        <w:rPr>
          <w:rFonts w:ascii="Times New Roman" w:hAnsi="Times New Roman" w:cs="Times New Roman"/>
          <w:sz w:val="28"/>
          <w:szCs w:val="28"/>
          <w:lang w:val="en-US"/>
        </w:rPr>
        <w:t>the</w:t>
      </w:r>
      <w:proofErr w:type="gramEnd"/>
      <w:r w:rsidRPr="00B42B4C">
        <w:rPr>
          <w:rFonts w:ascii="Times New Roman" w:hAnsi="Times New Roman" w:cs="Times New Roman"/>
          <w:sz w:val="28"/>
          <w:szCs w:val="28"/>
          <w:lang w:val="en-US"/>
        </w:rPr>
        <w:t xml:space="preserve"> SWARMs approach, in: 2018 Fourth Underwater Communications and Networking Conference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Presented at the 2018 Fourth Underwater Communications and Networking Conference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xml:space="preserve">), IEEE, </w:t>
      </w:r>
      <w:proofErr w:type="spellStart"/>
      <w:r w:rsidRPr="00B42B4C">
        <w:rPr>
          <w:rFonts w:ascii="Times New Roman" w:hAnsi="Times New Roman" w:cs="Times New Roman"/>
          <w:sz w:val="28"/>
          <w:szCs w:val="28"/>
          <w:lang w:val="en-US"/>
        </w:rPr>
        <w:t>Lerici</w:t>
      </w:r>
      <w:proofErr w:type="spellEnd"/>
      <w:r w:rsidRPr="00B42B4C">
        <w:rPr>
          <w:rFonts w:ascii="Times New Roman" w:hAnsi="Times New Roman" w:cs="Times New Roman"/>
          <w:sz w:val="28"/>
          <w:szCs w:val="28"/>
          <w:lang w:val="en-US"/>
        </w:rPr>
        <w:t>, pp. 1–5. https://doi.org/10.1109/UComms.2018.8493214</w:t>
      </w:r>
      <w:r w:rsidR="00E517E6" w:rsidRPr="00B42B4C">
        <w:rPr>
          <w:rFonts w:ascii="Times New Roman" w:hAnsi="Times New Roman" w:cs="Times New Roman"/>
          <w:sz w:val="28"/>
          <w:szCs w:val="28"/>
          <w:lang w:val="en-US"/>
        </w:rPr>
        <w:t>.</w:t>
      </w:r>
    </w:p>
    <w:p w14:paraId="0DA8755F" w14:textId="2316D28D" w:rsidR="009522A8" w:rsidRPr="00E517E6" w:rsidRDefault="00B42B4C" w:rsidP="00B0510C">
      <w:pPr>
        <w:pStyle w:val="a7"/>
        <w:numPr>
          <w:ilvl w:val="0"/>
          <w:numId w:val="1"/>
        </w:numPr>
        <w:ind w:left="0" w:firstLine="709"/>
        <w:jc w:val="both"/>
        <w:rPr>
          <w:rStyle w:val="a8"/>
          <w:rFonts w:ascii="Times New Roman" w:hAnsi="Times New Roman" w:cs="Times New Roman"/>
          <w:color w:val="auto"/>
          <w:sz w:val="28"/>
          <w:szCs w:val="28"/>
          <w:u w:val="none"/>
        </w:rPr>
      </w:pPr>
      <w:r w:rsidRPr="00B42B4C">
        <w:rPr>
          <w:rFonts w:ascii="Times New Roman" w:hAnsi="Times New Roman" w:cs="Times New Roman"/>
          <w:sz w:val="28"/>
          <w:szCs w:val="28"/>
          <w:lang w:val="en-US"/>
        </w:rPr>
        <w:t>Zhao, L., Dai, H.-Y., Lang, L., Zhang, M., 2022. An Adaptive Filtering Method for Cooperative Localization in Leader–Follower AUVs. Sensors 22, 5016. https://doi.org/10.3390/s22135016</w:t>
      </w:r>
      <w:r w:rsidR="00E517E6" w:rsidRPr="00E517E6">
        <w:rPr>
          <w:rFonts w:ascii="Times New Roman" w:hAnsi="Times New Roman" w:cs="Times New Roman"/>
          <w:sz w:val="28"/>
          <w:szCs w:val="28"/>
        </w:rPr>
        <w:t>.</w:t>
      </w:r>
    </w:p>
    <w:p w14:paraId="3BB473FF" w14:textId="4A2B1D4D"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Zhang, F., Wu, X., Ma, P., 2022. Consistent Extended Kalman Filter-Based Cooperative Localization of Multiple Autonomous Underwater Vehicles. Sensors 22, 4563. https://doi.org/10.3390/s22124563</w:t>
      </w:r>
      <w:r w:rsidR="00E517E6" w:rsidRPr="00E517E6">
        <w:rPr>
          <w:rFonts w:ascii="Times New Roman" w:hAnsi="Times New Roman" w:cs="Times New Roman"/>
          <w:sz w:val="28"/>
          <w:szCs w:val="28"/>
          <w:lang w:val="en-US"/>
        </w:rPr>
        <w:t>.</w:t>
      </w:r>
    </w:p>
    <w:p w14:paraId="4FA645D4" w14:textId="1976F97C"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Sheng, G., Liu, X., Sheng, Y., Cheng, X., Luo, H., 2023. Cooperative Navigation Algorithm of Extended Kalman Filter Based on Combined Observation for AUVs. Remote Sensing 15, 533. https://doi.org/10.3390/rs15020533</w:t>
      </w:r>
      <w:r w:rsidR="00E517E6" w:rsidRPr="00E517E6">
        <w:rPr>
          <w:rFonts w:ascii="Times New Roman" w:hAnsi="Times New Roman" w:cs="Times New Roman"/>
          <w:sz w:val="28"/>
          <w:szCs w:val="28"/>
        </w:rPr>
        <w:t>.</w:t>
      </w:r>
    </w:p>
    <w:p w14:paraId="5949A371" w14:textId="241501E9"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 xml:space="preserve">Almeida, J., Matias, B., Ferreira, A., Almeida, C., Martins, A., Silva, E., 2020. Underwater Localization System Combining </w:t>
      </w:r>
      <w:proofErr w:type="spellStart"/>
      <w:r w:rsidRPr="00B42B4C">
        <w:rPr>
          <w:rFonts w:ascii="Times New Roman" w:hAnsi="Times New Roman" w:cs="Times New Roman"/>
          <w:sz w:val="28"/>
          <w:szCs w:val="28"/>
          <w:lang w:val="en-US"/>
        </w:rPr>
        <w:t>iUSBL</w:t>
      </w:r>
      <w:proofErr w:type="spellEnd"/>
      <w:r w:rsidRPr="00B42B4C">
        <w:rPr>
          <w:rFonts w:ascii="Times New Roman" w:hAnsi="Times New Roman" w:cs="Times New Roman"/>
          <w:sz w:val="28"/>
          <w:szCs w:val="28"/>
          <w:lang w:val="en-US"/>
        </w:rPr>
        <w:t xml:space="preserve"> with Dynamic SBL in ¡VAMOS! Trials. Sensors 20, 4710. https://doi.org/10.3390/s20174710</w:t>
      </w:r>
      <w:r w:rsidR="00E517E6" w:rsidRPr="00E517E6">
        <w:rPr>
          <w:rFonts w:ascii="Times New Roman" w:hAnsi="Times New Roman" w:cs="Times New Roman"/>
          <w:sz w:val="28"/>
          <w:szCs w:val="28"/>
        </w:rPr>
        <w:t>.</w:t>
      </w:r>
    </w:p>
    <w:p w14:paraId="525F031D" w14:textId="7BD1AEB3" w:rsidR="007823AD"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Huang, J., 2023. An Underwater Target Tracking Algorithm Based on Extended Kalman Filter. Mobile Information Systems 2023, 1–12. </w:t>
      </w:r>
      <w:r w:rsidR="003C3FC7" w:rsidRPr="008E5948">
        <w:rPr>
          <w:rFonts w:ascii="Times New Roman" w:hAnsi="Times New Roman" w:cs="Times New Roman"/>
          <w:sz w:val="28"/>
          <w:szCs w:val="28"/>
          <w:lang w:val="en-US"/>
        </w:rPr>
        <w:t>https://doi.org/10.1155/2023/9916531</w:t>
      </w:r>
      <w:r w:rsidR="00E517E6" w:rsidRPr="00E517E6">
        <w:rPr>
          <w:rFonts w:ascii="Times New Roman" w:hAnsi="Times New Roman" w:cs="Times New Roman"/>
          <w:sz w:val="28"/>
          <w:szCs w:val="28"/>
          <w:lang w:val="en-US"/>
        </w:rPr>
        <w:t>.</w:t>
      </w:r>
    </w:p>
    <w:p w14:paraId="6EDEE167" w14:textId="77777777" w:rsidR="003C3FC7" w:rsidRPr="00E517E6" w:rsidRDefault="003C3FC7" w:rsidP="003C3FC7">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lastRenderedPageBreak/>
        <w:t>Antonelli, G., 2014. Underwater Robots, Springer Tracts in Advanced Robotics. Springer International Publishing, Cham. https://doi.org/10.1007/978-3-319-02877-4</w:t>
      </w:r>
      <w:r w:rsidRPr="00E517E6">
        <w:rPr>
          <w:rFonts w:ascii="Times New Roman" w:hAnsi="Times New Roman" w:cs="Times New Roman"/>
          <w:sz w:val="28"/>
          <w:szCs w:val="28"/>
          <w:lang w:val="en-US"/>
        </w:rPr>
        <w:t>.</w:t>
      </w:r>
    </w:p>
    <w:p w14:paraId="777A1264" w14:textId="77777777" w:rsidR="003C3FC7" w:rsidRPr="00E517E6" w:rsidRDefault="003C3FC7" w:rsidP="003C3FC7">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Fossen, T.I., 2021. Handbook of marine craft hydrodynamics and motion control =: </w:t>
      </w:r>
      <w:proofErr w:type="spellStart"/>
      <w:r w:rsidRPr="00B42B4C">
        <w:rPr>
          <w:rFonts w:ascii="Times New Roman" w:hAnsi="Times New Roman" w:cs="Times New Roman"/>
          <w:sz w:val="28"/>
          <w:szCs w:val="28"/>
          <w:lang w:val="en-US"/>
        </w:rPr>
        <w:t>Vademecum</w:t>
      </w:r>
      <w:proofErr w:type="spellEnd"/>
      <w:r w:rsidRPr="00B42B4C">
        <w:rPr>
          <w:rFonts w:ascii="Times New Roman" w:hAnsi="Times New Roman" w:cs="Times New Roman"/>
          <w:sz w:val="28"/>
          <w:szCs w:val="28"/>
          <w:lang w:val="en-US"/>
        </w:rPr>
        <w:t xml:space="preserve"> de </w:t>
      </w:r>
      <w:proofErr w:type="spellStart"/>
      <w:r w:rsidRPr="00B42B4C">
        <w:rPr>
          <w:rFonts w:ascii="Times New Roman" w:hAnsi="Times New Roman" w:cs="Times New Roman"/>
          <w:sz w:val="28"/>
          <w:szCs w:val="28"/>
          <w:lang w:val="en-US"/>
        </w:rPr>
        <w:t>navium</w:t>
      </w:r>
      <w:proofErr w:type="spellEnd"/>
      <w:r w:rsidRPr="00B42B4C">
        <w:rPr>
          <w:rFonts w:ascii="Times New Roman" w:hAnsi="Times New Roman" w:cs="Times New Roman"/>
          <w:sz w:val="28"/>
          <w:szCs w:val="28"/>
          <w:lang w:val="en-US"/>
        </w:rPr>
        <w:t xml:space="preserve"> motu contra </w:t>
      </w:r>
      <w:proofErr w:type="spellStart"/>
      <w:r w:rsidRPr="00B42B4C">
        <w:rPr>
          <w:rFonts w:ascii="Times New Roman" w:hAnsi="Times New Roman" w:cs="Times New Roman"/>
          <w:sz w:val="28"/>
          <w:szCs w:val="28"/>
          <w:lang w:val="en-US"/>
        </w:rPr>
        <w:t>aquas</w:t>
      </w:r>
      <w:proofErr w:type="spellEnd"/>
      <w:r w:rsidRPr="00B42B4C">
        <w:rPr>
          <w:rFonts w:ascii="Times New Roman" w:hAnsi="Times New Roman" w:cs="Times New Roman"/>
          <w:sz w:val="28"/>
          <w:szCs w:val="28"/>
          <w:lang w:val="en-US"/>
        </w:rPr>
        <w:t xml:space="preserve"> et de motu </w:t>
      </w:r>
      <w:proofErr w:type="spellStart"/>
      <w:r w:rsidRPr="00B42B4C">
        <w:rPr>
          <w:rFonts w:ascii="Times New Roman" w:hAnsi="Times New Roman" w:cs="Times New Roman"/>
          <w:sz w:val="28"/>
          <w:szCs w:val="28"/>
          <w:lang w:val="en-US"/>
        </w:rPr>
        <w:t>gubernando</w:t>
      </w:r>
      <w:proofErr w:type="spellEnd"/>
      <w:r w:rsidRPr="00B42B4C">
        <w:rPr>
          <w:rFonts w:ascii="Times New Roman" w:hAnsi="Times New Roman" w:cs="Times New Roman"/>
          <w:sz w:val="28"/>
          <w:szCs w:val="28"/>
          <w:lang w:val="en-US"/>
        </w:rPr>
        <w:t>, Second edition. ed. Wiley, Hoboken, NJ</w:t>
      </w:r>
      <w:r w:rsidRPr="00E517E6">
        <w:rPr>
          <w:rFonts w:ascii="Times New Roman" w:hAnsi="Times New Roman" w:cs="Times New Roman"/>
          <w:sz w:val="28"/>
          <w:szCs w:val="28"/>
          <w:lang w:val="en-US"/>
        </w:rPr>
        <w:t>.</w:t>
      </w:r>
    </w:p>
    <w:p w14:paraId="21208EC6" w14:textId="4001B24D" w:rsidR="003C3FC7" w:rsidRPr="00E517E6" w:rsidRDefault="003C3FC7" w:rsidP="003C3FC7">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Blevins, R.D., 2003. Applied fluid dynamics handbook, Reprint ed. with corrections. ed. Krieger Pub, Malabar, Fla.</w:t>
      </w:r>
    </w:p>
    <w:p w14:paraId="00FE77FA" w14:textId="06A3061C" w:rsidR="003C3FC7" w:rsidRPr="003C3FC7" w:rsidRDefault="003C3FC7" w:rsidP="003C3FC7">
      <w:pPr>
        <w:pStyle w:val="a7"/>
        <w:numPr>
          <w:ilvl w:val="0"/>
          <w:numId w:val="1"/>
        </w:numPr>
        <w:ind w:left="0" w:firstLine="709"/>
        <w:jc w:val="both"/>
        <w:rPr>
          <w:rStyle w:val="a8"/>
          <w:rFonts w:ascii="Times New Roman" w:hAnsi="Times New Roman" w:cs="Times New Roman"/>
          <w:color w:val="auto"/>
          <w:sz w:val="28"/>
          <w:szCs w:val="28"/>
          <w:u w:val="none"/>
          <w:lang w:val="en-US"/>
        </w:rPr>
      </w:pPr>
      <w:r w:rsidRPr="008E5948">
        <w:rPr>
          <w:rFonts w:ascii="Times New Roman" w:hAnsi="Times New Roman" w:cs="Times New Roman"/>
          <w:sz w:val="28"/>
          <w:szCs w:val="28"/>
          <w:lang w:val="en-US"/>
        </w:rPr>
        <w:t>https://ntrs.nasa.gov/citations/19930091586</w:t>
      </w:r>
      <w:r w:rsidRPr="008B2C56">
        <w:rPr>
          <w:rStyle w:val="a8"/>
          <w:rFonts w:ascii="Times New Roman" w:hAnsi="Times New Roman" w:cs="Times New Roman"/>
          <w:sz w:val="28"/>
          <w:szCs w:val="28"/>
          <w:u w:val="none"/>
          <w:lang w:val="en-US"/>
        </w:rPr>
        <w:t xml:space="preserve"> </w:t>
      </w:r>
      <w:r w:rsidRPr="008B2C56">
        <w:rPr>
          <w:rStyle w:val="a8"/>
          <w:rFonts w:ascii="Times New Roman" w:hAnsi="Times New Roman" w:cs="Times New Roman"/>
          <w:color w:val="auto"/>
          <w:sz w:val="28"/>
          <w:szCs w:val="28"/>
          <w:u w:val="none"/>
          <w:lang w:val="en-US"/>
        </w:rPr>
        <w:t>(accessed 25.06.2023).</w:t>
      </w:r>
    </w:p>
    <w:p w14:paraId="0750AC82" w14:textId="54AA37C1" w:rsid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t>Kabanov</w:t>
      </w:r>
      <w:proofErr w:type="spellEnd"/>
      <w:r w:rsidRPr="00B42B4C">
        <w:rPr>
          <w:rFonts w:ascii="Times New Roman" w:hAnsi="Times New Roman" w:cs="Times New Roman"/>
          <w:sz w:val="28"/>
          <w:szCs w:val="28"/>
          <w:lang w:val="en-US"/>
        </w:rPr>
        <w:t xml:space="preserve">, A., </w:t>
      </w:r>
      <w:proofErr w:type="spellStart"/>
      <w:r w:rsidRPr="00B42B4C">
        <w:rPr>
          <w:rFonts w:ascii="Times New Roman" w:hAnsi="Times New Roman" w:cs="Times New Roman"/>
          <w:sz w:val="28"/>
          <w:szCs w:val="28"/>
          <w:lang w:val="en-US"/>
        </w:rPr>
        <w:t>Kramar</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Lipko</w:t>
      </w:r>
      <w:proofErr w:type="spellEnd"/>
      <w:r w:rsidRPr="00B42B4C">
        <w:rPr>
          <w:rFonts w:ascii="Times New Roman" w:hAnsi="Times New Roman" w:cs="Times New Roman"/>
          <w:sz w:val="28"/>
          <w:szCs w:val="28"/>
          <w:lang w:val="en-US"/>
        </w:rPr>
        <w:t xml:space="preserve">, I., Dementiev, K., 2022. Cooperative Control of Underwater Vehicle–Manipulator Systems Based on the SDC Method. Sensors 22, 5038. </w:t>
      </w:r>
      <w:r w:rsidR="003C3FC7" w:rsidRPr="003C3FC7">
        <w:rPr>
          <w:rFonts w:ascii="Times New Roman" w:hAnsi="Times New Roman" w:cs="Times New Roman"/>
          <w:sz w:val="28"/>
          <w:szCs w:val="28"/>
          <w:lang w:val="en-US"/>
        </w:rPr>
        <w:t>https://doi.org/10.3390/s22135038</w:t>
      </w:r>
      <w:r w:rsidR="00E517E6" w:rsidRPr="00E517E6">
        <w:rPr>
          <w:rFonts w:ascii="Times New Roman" w:hAnsi="Times New Roman" w:cs="Times New Roman"/>
          <w:sz w:val="28"/>
          <w:szCs w:val="28"/>
        </w:rPr>
        <w:t>.</w:t>
      </w:r>
    </w:p>
    <w:p w14:paraId="31F49083" w14:textId="30890B70" w:rsidR="003C3FC7" w:rsidRPr="003C3FC7" w:rsidRDefault="003C3FC7" w:rsidP="003C3FC7">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Shaukat, N., Ali, A., </w:t>
      </w:r>
      <w:proofErr w:type="spellStart"/>
      <w:r w:rsidRPr="00B42B4C">
        <w:rPr>
          <w:rFonts w:ascii="Times New Roman" w:hAnsi="Times New Roman" w:cs="Times New Roman"/>
          <w:sz w:val="28"/>
          <w:szCs w:val="28"/>
          <w:lang w:val="en-US"/>
        </w:rPr>
        <w:t>Javed</w:t>
      </w:r>
      <w:proofErr w:type="spellEnd"/>
      <w:r w:rsidRPr="00B42B4C">
        <w:rPr>
          <w:rFonts w:ascii="Times New Roman" w:hAnsi="Times New Roman" w:cs="Times New Roman"/>
          <w:sz w:val="28"/>
          <w:szCs w:val="28"/>
          <w:lang w:val="en-US"/>
        </w:rPr>
        <w:t xml:space="preserve"> Iqbal, M., Moinuddin, M., Otero, P., 2021. Multi-Sensor Fusion for Underwater Vehicle Localization by Augmentation of RBF Neural Network and Error-State Kalman Filter. Sensors 21, 1149. https://doi.org/10.3390/s21041149</w:t>
      </w:r>
      <w:r w:rsidRPr="00E517E6">
        <w:rPr>
          <w:rFonts w:ascii="Times New Roman" w:hAnsi="Times New Roman" w:cs="Times New Roman"/>
          <w:sz w:val="28"/>
          <w:szCs w:val="28"/>
          <w:lang w:val="en-US"/>
        </w:rPr>
        <w:t>.</w:t>
      </w:r>
    </w:p>
    <w:p w14:paraId="106DFAB6" w14:textId="66F6F534"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Kabanov</w:t>
      </w:r>
      <w:proofErr w:type="spellEnd"/>
      <w:r w:rsidRPr="00B42B4C">
        <w:rPr>
          <w:rFonts w:ascii="Times New Roman" w:hAnsi="Times New Roman" w:cs="Times New Roman"/>
          <w:sz w:val="28"/>
          <w:szCs w:val="28"/>
          <w:lang w:val="en-US"/>
        </w:rPr>
        <w:t xml:space="preserve">, A., </w:t>
      </w:r>
      <w:proofErr w:type="spellStart"/>
      <w:r w:rsidRPr="00B42B4C">
        <w:rPr>
          <w:rFonts w:ascii="Times New Roman" w:hAnsi="Times New Roman" w:cs="Times New Roman"/>
          <w:sz w:val="28"/>
          <w:szCs w:val="28"/>
          <w:lang w:val="en-US"/>
        </w:rPr>
        <w:t>Kramar</w:t>
      </w:r>
      <w:proofErr w:type="spellEnd"/>
      <w:r w:rsidRPr="00B42B4C">
        <w:rPr>
          <w:rFonts w:ascii="Times New Roman" w:hAnsi="Times New Roman" w:cs="Times New Roman"/>
          <w:sz w:val="28"/>
          <w:szCs w:val="28"/>
          <w:lang w:val="en-US"/>
        </w:rPr>
        <w:t>, V., 2022. Marine Internet of Things Platforms for Interoperability of Marine Robotic Agents: An Overview of Concepts and Architectures. JMSE 10, 1279. https://doi.org/10.3390/jmse10091279</w:t>
      </w:r>
      <w:r w:rsidR="00E517E6" w:rsidRPr="00E517E6">
        <w:rPr>
          <w:rFonts w:ascii="Times New Roman" w:hAnsi="Times New Roman" w:cs="Times New Roman"/>
          <w:sz w:val="28"/>
          <w:szCs w:val="28"/>
          <w:lang w:val="en-US"/>
        </w:rPr>
        <w:t>.</w:t>
      </w:r>
    </w:p>
    <w:p w14:paraId="1F84E411" w14:textId="72599B07"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Luo, Q., Yan, X., Wang, </w:t>
      </w:r>
      <w:proofErr w:type="spellStart"/>
      <w:r w:rsidRPr="00B42B4C">
        <w:rPr>
          <w:rFonts w:ascii="Times New Roman" w:hAnsi="Times New Roman" w:cs="Times New Roman"/>
          <w:sz w:val="28"/>
          <w:szCs w:val="28"/>
          <w:lang w:val="en-US"/>
        </w:rPr>
        <w:t>Chenxu</w:t>
      </w:r>
      <w:proofErr w:type="spellEnd"/>
      <w:r w:rsidRPr="00B42B4C">
        <w:rPr>
          <w:rFonts w:ascii="Times New Roman" w:hAnsi="Times New Roman" w:cs="Times New Roman"/>
          <w:sz w:val="28"/>
          <w:szCs w:val="28"/>
          <w:lang w:val="en-US"/>
        </w:rPr>
        <w:t xml:space="preserve">, Shao, Y., Zhou, Z., Li, J., Hu, C., Wang, </w:t>
      </w:r>
      <w:proofErr w:type="spellStart"/>
      <w:r w:rsidRPr="00B42B4C">
        <w:rPr>
          <w:rFonts w:ascii="Times New Roman" w:hAnsi="Times New Roman" w:cs="Times New Roman"/>
          <w:sz w:val="28"/>
          <w:szCs w:val="28"/>
          <w:lang w:val="en-US"/>
        </w:rPr>
        <w:t>Chuntao</w:t>
      </w:r>
      <w:proofErr w:type="spellEnd"/>
      <w:r w:rsidRPr="00B42B4C">
        <w:rPr>
          <w:rFonts w:ascii="Times New Roman" w:hAnsi="Times New Roman" w:cs="Times New Roman"/>
          <w:sz w:val="28"/>
          <w:szCs w:val="28"/>
          <w:lang w:val="en-US"/>
        </w:rPr>
        <w:t>, Ding, J., 2021. A SINS/DVL/USBL Integrated Navigation and Positioning IoT System with Multiple Sources Fusion and Federated Kalman Filter (preprint). In Review. https://doi.org/10.21203/rs.3.rs-1111330/v1</w:t>
      </w:r>
      <w:r w:rsidR="00E517E6" w:rsidRPr="00E517E6">
        <w:rPr>
          <w:rFonts w:ascii="Times New Roman" w:hAnsi="Times New Roman" w:cs="Times New Roman"/>
          <w:sz w:val="28"/>
          <w:szCs w:val="28"/>
          <w:lang w:val="en-US"/>
        </w:rPr>
        <w:t>.</w:t>
      </w:r>
    </w:p>
    <w:p w14:paraId="6E9945BD" w14:textId="67D9B416"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Morvan</w:t>
      </w:r>
      <w:proofErr w:type="spellEnd"/>
      <w:r w:rsidRPr="00B42B4C">
        <w:rPr>
          <w:rFonts w:ascii="Times New Roman" w:hAnsi="Times New Roman" w:cs="Times New Roman"/>
          <w:sz w:val="28"/>
          <w:szCs w:val="28"/>
          <w:lang w:val="en-US"/>
        </w:rPr>
        <w:t xml:space="preserve">, P.-Y., Bagot, G., 2021. Innovative software solutions for subsea positionings (other). </w:t>
      </w:r>
      <w:proofErr w:type="spellStart"/>
      <w:r w:rsidRPr="00B42B4C">
        <w:rPr>
          <w:rFonts w:ascii="Times New Roman" w:hAnsi="Times New Roman" w:cs="Times New Roman"/>
          <w:sz w:val="28"/>
          <w:szCs w:val="28"/>
          <w:lang w:val="en-US"/>
        </w:rPr>
        <w:t>pico</w:t>
      </w:r>
      <w:proofErr w:type="spellEnd"/>
      <w:r w:rsidRPr="00B42B4C">
        <w:rPr>
          <w:rFonts w:ascii="Times New Roman" w:hAnsi="Times New Roman" w:cs="Times New Roman"/>
          <w:sz w:val="28"/>
          <w:szCs w:val="28"/>
          <w:lang w:val="en-US"/>
        </w:rPr>
        <w:t>. https://doi.org/10.5194/egusphere-egu21-7984</w:t>
      </w:r>
      <w:r w:rsidR="00E517E6" w:rsidRPr="00E517E6">
        <w:rPr>
          <w:rFonts w:ascii="Times New Roman" w:hAnsi="Times New Roman" w:cs="Times New Roman"/>
          <w:sz w:val="28"/>
          <w:szCs w:val="28"/>
          <w:lang w:val="en-US"/>
        </w:rPr>
        <w:t>.</w:t>
      </w:r>
    </w:p>
    <w:p w14:paraId="6399EE84" w14:textId="1F1B703E" w:rsidR="00E517E6" w:rsidRPr="00B42B4C"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Caiti, A., Di </w:t>
      </w:r>
      <w:proofErr w:type="spellStart"/>
      <w:r w:rsidRPr="00B42B4C">
        <w:rPr>
          <w:rFonts w:ascii="Times New Roman" w:hAnsi="Times New Roman" w:cs="Times New Roman"/>
          <w:sz w:val="28"/>
          <w:szCs w:val="28"/>
          <w:lang w:val="en-US"/>
        </w:rPr>
        <w:t>Corato</w:t>
      </w:r>
      <w:proofErr w:type="spellEnd"/>
      <w:r w:rsidRPr="00B42B4C">
        <w:rPr>
          <w:rFonts w:ascii="Times New Roman" w:hAnsi="Times New Roman" w:cs="Times New Roman"/>
          <w:sz w:val="28"/>
          <w:szCs w:val="28"/>
          <w:lang w:val="en-US"/>
        </w:rPr>
        <w:t xml:space="preserve">, F., </w:t>
      </w:r>
      <w:proofErr w:type="spellStart"/>
      <w:r w:rsidRPr="00B42B4C">
        <w:rPr>
          <w:rFonts w:ascii="Times New Roman" w:hAnsi="Times New Roman" w:cs="Times New Roman"/>
          <w:sz w:val="28"/>
          <w:szCs w:val="28"/>
          <w:lang w:val="en-US"/>
        </w:rPr>
        <w:t>Fenucci</w:t>
      </w:r>
      <w:proofErr w:type="spellEnd"/>
      <w:r w:rsidRPr="00B42B4C">
        <w:rPr>
          <w:rFonts w:ascii="Times New Roman" w:hAnsi="Times New Roman" w:cs="Times New Roman"/>
          <w:sz w:val="28"/>
          <w:szCs w:val="28"/>
          <w:lang w:val="en-US"/>
        </w:rPr>
        <w:t xml:space="preserve">, D., </w:t>
      </w:r>
      <w:proofErr w:type="spellStart"/>
      <w:r w:rsidRPr="00B42B4C">
        <w:rPr>
          <w:rFonts w:ascii="Times New Roman" w:hAnsi="Times New Roman" w:cs="Times New Roman"/>
          <w:sz w:val="28"/>
          <w:szCs w:val="28"/>
          <w:lang w:val="en-US"/>
        </w:rPr>
        <w:t>Allotta</w:t>
      </w:r>
      <w:proofErr w:type="spellEnd"/>
      <w:r w:rsidRPr="00B42B4C">
        <w:rPr>
          <w:rFonts w:ascii="Times New Roman" w:hAnsi="Times New Roman" w:cs="Times New Roman"/>
          <w:sz w:val="28"/>
          <w:szCs w:val="28"/>
          <w:lang w:val="en-US"/>
        </w:rPr>
        <w:t xml:space="preserve">, B., Costanzi, R., </w:t>
      </w:r>
      <w:proofErr w:type="spellStart"/>
      <w:r w:rsidRPr="00B42B4C">
        <w:rPr>
          <w:rFonts w:ascii="Times New Roman" w:hAnsi="Times New Roman" w:cs="Times New Roman"/>
          <w:sz w:val="28"/>
          <w:szCs w:val="28"/>
          <w:lang w:val="en-US"/>
        </w:rPr>
        <w:t>Monni</w:t>
      </w:r>
      <w:proofErr w:type="spellEnd"/>
      <w:r w:rsidRPr="00B42B4C">
        <w:rPr>
          <w:rFonts w:ascii="Times New Roman" w:hAnsi="Times New Roman" w:cs="Times New Roman"/>
          <w:sz w:val="28"/>
          <w:szCs w:val="28"/>
          <w:lang w:val="en-US"/>
        </w:rPr>
        <w:t xml:space="preserve">, N., </w:t>
      </w:r>
      <w:proofErr w:type="spellStart"/>
      <w:r w:rsidRPr="00B42B4C">
        <w:rPr>
          <w:rFonts w:ascii="Times New Roman" w:hAnsi="Times New Roman" w:cs="Times New Roman"/>
          <w:sz w:val="28"/>
          <w:szCs w:val="28"/>
          <w:lang w:val="en-US"/>
        </w:rPr>
        <w:t>Pugi</w:t>
      </w:r>
      <w:proofErr w:type="spellEnd"/>
      <w:r w:rsidRPr="00B42B4C">
        <w:rPr>
          <w:rFonts w:ascii="Times New Roman" w:hAnsi="Times New Roman" w:cs="Times New Roman"/>
          <w:sz w:val="28"/>
          <w:szCs w:val="28"/>
          <w:lang w:val="en-US"/>
        </w:rPr>
        <w:t>, L., Ridolfi, A., 2014. Experimental results with a mixed USBL/LBL system for AUV navigation, in: 2014 Underwater Communications and Networking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Presented at the 2014 Underwater Communications and Networking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xml:space="preserve">), IEEE, </w:t>
      </w:r>
      <w:proofErr w:type="spellStart"/>
      <w:r w:rsidRPr="00B42B4C">
        <w:rPr>
          <w:rFonts w:ascii="Times New Roman" w:hAnsi="Times New Roman" w:cs="Times New Roman"/>
          <w:sz w:val="28"/>
          <w:szCs w:val="28"/>
          <w:lang w:val="en-US"/>
        </w:rPr>
        <w:t>Sestri</w:t>
      </w:r>
      <w:proofErr w:type="spellEnd"/>
      <w:r w:rsidRPr="00B42B4C">
        <w:rPr>
          <w:rFonts w:ascii="Times New Roman" w:hAnsi="Times New Roman" w:cs="Times New Roman"/>
          <w:sz w:val="28"/>
          <w:szCs w:val="28"/>
          <w:lang w:val="en-US"/>
        </w:rPr>
        <w:t xml:space="preserve"> Levante, Italy, pp. 1–4. https://doi.org/10.1109/UComms.2014.7017129</w:t>
      </w:r>
      <w:r w:rsidR="00E517E6" w:rsidRPr="00B42B4C">
        <w:rPr>
          <w:rFonts w:ascii="Times New Roman" w:hAnsi="Times New Roman" w:cs="Times New Roman"/>
          <w:sz w:val="28"/>
          <w:szCs w:val="28"/>
          <w:lang w:val="en-US"/>
        </w:rPr>
        <w:t>.</w:t>
      </w:r>
    </w:p>
    <w:p w14:paraId="07811617" w14:textId="7447159F" w:rsidR="003D7792"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K.G.,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O.G., Yakovlev, S.G., </w:t>
      </w:r>
      <w:proofErr w:type="spellStart"/>
      <w:r w:rsidRPr="00B42B4C">
        <w:rPr>
          <w:rFonts w:ascii="Times New Roman" w:hAnsi="Times New Roman" w:cs="Times New Roman"/>
          <w:sz w:val="28"/>
          <w:szCs w:val="28"/>
          <w:lang w:val="en-US"/>
        </w:rPr>
        <w:t>Bannasch</w:t>
      </w:r>
      <w:proofErr w:type="spellEnd"/>
      <w:r w:rsidRPr="00B42B4C">
        <w:rPr>
          <w:rFonts w:ascii="Times New Roman" w:hAnsi="Times New Roman" w:cs="Times New Roman"/>
          <w:sz w:val="28"/>
          <w:szCs w:val="28"/>
          <w:lang w:val="en-US"/>
        </w:rPr>
        <w:t xml:space="preserve">, R., 2012. Experimental Performance of a Hydro-Acoustic USBL-Aided LBL Positioning and Communication System. </w:t>
      </w:r>
      <w:r w:rsidRPr="00B42B4C">
        <w:rPr>
          <w:rFonts w:ascii="Times New Roman" w:hAnsi="Times New Roman" w:cs="Times New Roman"/>
          <w:sz w:val="28"/>
          <w:szCs w:val="28"/>
        </w:rPr>
        <w:t xml:space="preserve">IFAC </w:t>
      </w:r>
      <w:proofErr w:type="spellStart"/>
      <w:r w:rsidRPr="00B42B4C">
        <w:rPr>
          <w:rFonts w:ascii="Times New Roman" w:hAnsi="Times New Roman" w:cs="Times New Roman"/>
          <w:sz w:val="28"/>
          <w:szCs w:val="28"/>
        </w:rPr>
        <w:t>Proceedings</w:t>
      </w:r>
      <w:proofErr w:type="spellEnd"/>
      <w:r w:rsidRPr="00B42B4C">
        <w:rPr>
          <w:rFonts w:ascii="Times New Roman" w:hAnsi="Times New Roman" w:cs="Times New Roman"/>
          <w:sz w:val="28"/>
          <w:szCs w:val="28"/>
        </w:rPr>
        <w:t xml:space="preserve"> </w:t>
      </w:r>
      <w:proofErr w:type="spellStart"/>
      <w:r w:rsidRPr="00B42B4C">
        <w:rPr>
          <w:rFonts w:ascii="Times New Roman" w:hAnsi="Times New Roman" w:cs="Times New Roman"/>
          <w:sz w:val="28"/>
          <w:szCs w:val="28"/>
        </w:rPr>
        <w:t>Volumes</w:t>
      </w:r>
      <w:proofErr w:type="spellEnd"/>
      <w:r w:rsidRPr="00B42B4C">
        <w:rPr>
          <w:rFonts w:ascii="Times New Roman" w:hAnsi="Times New Roman" w:cs="Times New Roman"/>
          <w:sz w:val="28"/>
          <w:szCs w:val="28"/>
        </w:rPr>
        <w:t xml:space="preserve"> 45, 249–254. https://doi.org/10.3182/20120410-3-PT-4028.00041</w:t>
      </w:r>
      <w:r w:rsidR="00E517E6" w:rsidRPr="00E517E6">
        <w:rPr>
          <w:rFonts w:ascii="Times New Roman" w:hAnsi="Times New Roman" w:cs="Times New Roman"/>
          <w:sz w:val="28"/>
          <w:szCs w:val="28"/>
        </w:rPr>
        <w:t>.</w:t>
      </w:r>
    </w:p>
    <w:p w14:paraId="7B830E8F" w14:textId="0F9A6B68" w:rsidR="00B0703D"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t>Quinchia</w:t>
      </w:r>
      <w:proofErr w:type="spellEnd"/>
      <w:r w:rsidRPr="00B42B4C">
        <w:rPr>
          <w:rFonts w:ascii="Times New Roman" w:hAnsi="Times New Roman" w:cs="Times New Roman"/>
          <w:sz w:val="28"/>
          <w:szCs w:val="28"/>
          <w:lang w:val="en-US"/>
        </w:rPr>
        <w:t xml:space="preserve">, A., Falco, G., </w:t>
      </w:r>
      <w:proofErr w:type="spellStart"/>
      <w:r w:rsidRPr="00B42B4C">
        <w:rPr>
          <w:rFonts w:ascii="Times New Roman" w:hAnsi="Times New Roman" w:cs="Times New Roman"/>
          <w:sz w:val="28"/>
          <w:szCs w:val="28"/>
          <w:lang w:val="en-US"/>
        </w:rPr>
        <w:t>Falletti</w:t>
      </w:r>
      <w:proofErr w:type="spellEnd"/>
      <w:r w:rsidRPr="00B42B4C">
        <w:rPr>
          <w:rFonts w:ascii="Times New Roman" w:hAnsi="Times New Roman" w:cs="Times New Roman"/>
          <w:sz w:val="28"/>
          <w:szCs w:val="28"/>
          <w:lang w:val="en-US"/>
        </w:rPr>
        <w:t xml:space="preserve">, E., </w:t>
      </w:r>
      <w:proofErr w:type="spellStart"/>
      <w:r w:rsidRPr="00B42B4C">
        <w:rPr>
          <w:rFonts w:ascii="Times New Roman" w:hAnsi="Times New Roman" w:cs="Times New Roman"/>
          <w:sz w:val="28"/>
          <w:szCs w:val="28"/>
          <w:lang w:val="en-US"/>
        </w:rPr>
        <w:t>Dovis</w:t>
      </w:r>
      <w:proofErr w:type="spellEnd"/>
      <w:r w:rsidRPr="00B42B4C">
        <w:rPr>
          <w:rFonts w:ascii="Times New Roman" w:hAnsi="Times New Roman" w:cs="Times New Roman"/>
          <w:sz w:val="28"/>
          <w:szCs w:val="28"/>
          <w:lang w:val="en-US"/>
        </w:rPr>
        <w:t>, F., Ferrer, C., 2013. A Comparison between Different Error Modeling of MEMS Applied to GPS/INS Integrated Systems. Sensors 13, 9549–9588. https://doi.org/10.3390/s130809549</w:t>
      </w:r>
      <w:r w:rsidR="00E517E6" w:rsidRPr="00E517E6">
        <w:rPr>
          <w:rFonts w:ascii="Times New Roman" w:hAnsi="Times New Roman" w:cs="Times New Roman"/>
          <w:sz w:val="28"/>
          <w:szCs w:val="28"/>
        </w:rPr>
        <w:t>.</w:t>
      </w:r>
    </w:p>
    <w:p w14:paraId="3AFC2745" w14:textId="3EEA7795" w:rsidR="00765740" w:rsidRPr="00D91230" w:rsidRDefault="00765740" w:rsidP="00B0510C">
      <w:pPr>
        <w:spacing w:after="160" w:line="259" w:lineRule="auto"/>
        <w:ind w:firstLine="709"/>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4738"/>
    <w:rsid w:val="00035CFE"/>
    <w:rsid w:val="00043839"/>
    <w:rsid w:val="00047ABC"/>
    <w:rsid w:val="0005049B"/>
    <w:rsid w:val="00053172"/>
    <w:rsid w:val="00062819"/>
    <w:rsid w:val="00071900"/>
    <w:rsid w:val="00074EA2"/>
    <w:rsid w:val="000770EF"/>
    <w:rsid w:val="000838FF"/>
    <w:rsid w:val="00083CD0"/>
    <w:rsid w:val="00090AB8"/>
    <w:rsid w:val="000916C9"/>
    <w:rsid w:val="000921DE"/>
    <w:rsid w:val="000960A3"/>
    <w:rsid w:val="000A5ABC"/>
    <w:rsid w:val="000A7AAA"/>
    <w:rsid w:val="000B3F25"/>
    <w:rsid w:val="000B7716"/>
    <w:rsid w:val="000B78D9"/>
    <w:rsid w:val="000C51C0"/>
    <w:rsid w:val="000D17B5"/>
    <w:rsid w:val="000D2085"/>
    <w:rsid w:val="000D737F"/>
    <w:rsid w:val="000E03D7"/>
    <w:rsid w:val="000E25D2"/>
    <w:rsid w:val="000E671D"/>
    <w:rsid w:val="000F21B3"/>
    <w:rsid w:val="00104B40"/>
    <w:rsid w:val="00106066"/>
    <w:rsid w:val="00107FF0"/>
    <w:rsid w:val="001101E9"/>
    <w:rsid w:val="00111D3D"/>
    <w:rsid w:val="00121FC3"/>
    <w:rsid w:val="001234D9"/>
    <w:rsid w:val="00125CE4"/>
    <w:rsid w:val="0013107B"/>
    <w:rsid w:val="00131A68"/>
    <w:rsid w:val="00134DA3"/>
    <w:rsid w:val="00136069"/>
    <w:rsid w:val="00140DC6"/>
    <w:rsid w:val="00141209"/>
    <w:rsid w:val="001414C7"/>
    <w:rsid w:val="00141D5A"/>
    <w:rsid w:val="00153E2E"/>
    <w:rsid w:val="0015698B"/>
    <w:rsid w:val="00167FA1"/>
    <w:rsid w:val="0017049C"/>
    <w:rsid w:val="0017400A"/>
    <w:rsid w:val="001774A5"/>
    <w:rsid w:val="00186019"/>
    <w:rsid w:val="00186F53"/>
    <w:rsid w:val="00190F42"/>
    <w:rsid w:val="001B322D"/>
    <w:rsid w:val="001B41CA"/>
    <w:rsid w:val="001B55F4"/>
    <w:rsid w:val="001C7D32"/>
    <w:rsid w:val="001D211C"/>
    <w:rsid w:val="001D581B"/>
    <w:rsid w:val="001E0B8A"/>
    <w:rsid w:val="001E2CB3"/>
    <w:rsid w:val="001E3B12"/>
    <w:rsid w:val="001E42F5"/>
    <w:rsid w:val="001F6F06"/>
    <w:rsid w:val="0020158D"/>
    <w:rsid w:val="00203599"/>
    <w:rsid w:val="00210489"/>
    <w:rsid w:val="00212677"/>
    <w:rsid w:val="00220F59"/>
    <w:rsid w:val="00223E0B"/>
    <w:rsid w:val="0022469C"/>
    <w:rsid w:val="002307AE"/>
    <w:rsid w:val="00232D7A"/>
    <w:rsid w:val="00236062"/>
    <w:rsid w:val="002434AB"/>
    <w:rsid w:val="00243752"/>
    <w:rsid w:val="00243FFB"/>
    <w:rsid w:val="002454D7"/>
    <w:rsid w:val="002530CE"/>
    <w:rsid w:val="00260F99"/>
    <w:rsid w:val="00272A7C"/>
    <w:rsid w:val="00275FA7"/>
    <w:rsid w:val="002847B6"/>
    <w:rsid w:val="00287810"/>
    <w:rsid w:val="002904DF"/>
    <w:rsid w:val="00294FF1"/>
    <w:rsid w:val="0029731F"/>
    <w:rsid w:val="002B063F"/>
    <w:rsid w:val="002B6A49"/>
    <w:rsid w:val="002C0B08"/>
    <w:rsid w:val="002C5DC0"/>
    <w:rsid w:val="002D0AD8"/>
    <w:rsid w:val="002D12AF"/>
    <w:rsid w:val="002D1503"/>
    <w:rsid w:val="002D345E"/>
    <w:rsid w:val="002D6081"/>
    <w:rsid w:val="002E298A"/>
    <w:rsid w:val="002E39CC"/>
    <w:rsid w:val="002E55F4"/>
    <w:rsid w:val="002F20B0"/>
    <w:rsid w:val="002F3199"/>
    <w:rsid w:val="002F575F"/>
    <w:rsid w:val="00301902"/>
    <w:rsid w:val="00313362"/>
    <w:rsid w:val="00316717"/>
    <w:rsid w:val="0032031D"/>
    <w:rsid w:val="00323B14"/>
    <w:rsid w:val="00324BBE"/>
    <w:rsid w:val="00324F8D"/>
    <w:rsid w:val="00330996"/>
    <w:rsid w:val="00333AE8"/>
    <w:rsid w:val="003346C6"/>
    <w:rsid w:val="00336A72"/>
    <w:rsid w:val="00336CF7"/>
    <w:rsid w:val="003458D1"/>
    <w:rsid w:val="003511F2"/>
    <w:rsid w:val="0035610D"/>
    <w:rsid w:val="0036496A"/>
    <w:rsid w:val="00365CC2"/>
    <w:rsid w:val="00372F0E"/>
    <w:rsid w:val="00377CAE"/>
    <w:rsid w:val="00380018"/>
    <w:rsid w:val="00394442"/>
    <w:rsid w:val="003A5813"/>
    <w:rsid w:val="003A6481"/>
    <w:rsid w:val="003B6EE2"/>
    <w:rsid w:val="003C2F73"/>
    <w:rsid w:val="003C3C39"/>
    <w:rsid w:val="003C3FC7"/>
    <w:rsid w:val="003C5542"/>
    <w:rsid w:val="003D1CDC"/>
    <w:rsid w:val="003D2D97"/>
    <w:rsid w:val="003D7792"/>
    <w:rsid w:val="003D7B49"/>
    <w:rsid w:val="003E0961"/>
    <w:rsid w:val="003E1E6C"/>
    <w:rsid w:val="003E2974"/>
    <w:rsid w:val="003E36BA"/>
    <w:rsid w:val="003E6E67"/>
    <w:rsid w:val="003F4576"/>
    <w:rsid w:val="00400995"/>
    <w:rsid w:val="00401120"/>
    <w:rsid w:val="0040330C"/>
    <w:rsid w:val="00413EFE"/>
    <w:rsid w:val="00415D79"/>
    <w:rsid w:val="00422174"/>
    <w:rsid w:val="00424BDF"/>
    <w:rsid w:val="00424ECC"/>
    <w:rsid w:val="00425DAC"/>
    <w:rsid w:val="00426E2F"/>
    <w:rsid w:val="00427F0F"/>
    <w:rsid w:val="00432DC7"/>
    <w:rsid w:val="004340E8"/>
    <w:rsid w:val="004368BA"/>
    <w:rsid w:val="0044042B"/>
    <w:rsid w:val="00441C5D"/>
    <w:rsid w:val="00442F95"/>
    <w:rsid w:val="004465C1"/>
    <w:rsid w:val="004509BD"/>
    <w:rsid w:val="004522F5"/>
    <w:rsid w:val="00457744"/>
    <w:rsid w:val="0046060D"/>
    <w:rsid w:val="00463B27"/>
    <w:rsid w:val="004661F8"/>
    <w:rsid w:val="0047342C"/>
    <w:rsid w:val="00482DA6"/>
    <w:rsid w:val="004846DC"/>
    <w:rsid w:val="00486893"/>
    <w:rsid w:val="00486BE0"/>
    <w:rsid w:val="00486EAB"/>
    <w:rsid w:val="004902C1"/>
    <w:rsid w:val="00491CEC"/>
    <w:rsid w:val="00493885"/>
    <w:rsid w:val="004A4E74"/>
    <w:rsid w:val="004C0735"/>
    <w:rsid w:val="004C0D41"/>
    <w:rsid w:val="004C26C4"/>
    <w:rsid w:val="004C41C6"/>
    <w:rsid w:val="004D2446"/>
    <w:rsid w:val="004D2725"/>
    <w:rsid w:val="004D5658"/>
    <w:rsid w:val="004E146D"/>
    <w:rsid w:val="004F0FCE"/>
    <w:rsid w:val="004F3CE9"/>
    <w:rsid w:val="004F7D85"/>
    <w:rsid w:val="00501827"/>
    <w:rsid w:val="00520AAA"/>
    <w:rsid w:val="0052275A"/>
    <w:rsid w:val="00534055"/>
    <w:rsid w:val="005410E3"/>
    <w:rsid w:val="005428E5"/>
    <w:rsid w:val="005510FE"/>
    <w:rsid w:val="0055434D"/>
    <w:rsid w:val="00557B78"/>
    <w:rsid w:val="00570A24"/>
    <w:rsid w:val="00573D20"/>
    <w:rsid w:val="0057783B"/>
    <w:rsid w:val="00580AEC"/>
    <w:rsid w:val="0058333E"/>
    <w:rsid w:val="00585159"/>
    <w:rsid w:val="0059008D"/>
    <w:rsid w:val="00590AD1"/>
    <w:rsid w:val="005946E2"/>
    <w:rsid w:val="0059648C"/>
    <w:rsid w:val="005A15D0"/>
    <w:rsid w:val="005A1A53"/>
    <w:rsid w:val="005A6822"/>
    <w:rsid w:val="005A6D41"/>
    <w:rsid w:val="005A7975"/>
    <w:rsid w:val="005A7FF1"/>
    <w:rsid w:val="005B4EFD"/>
    <w:rsid w:val="005B7A98"/>
    <w:rsid w:val="005C360B"/>
    <w:rsid w:val="005C5B36"/>
    <w:rsid w:val="005C7092"/>
    <w:rsid w:val="005C74CF"/>
    <w:rsid w:val="005D76DF"/>
    <w:rsid w:val="005E0562"/>
    <w:rsid w:val="005E4F34"/>
    <w:rsid w:val="005E6941"/>
    <w:rsid w:val="005F02D6"/>
    <w:rsid w:val="005F3827"/>
    <w:rsid w:val="005F5D63"/>
    <w:rsid w:val="00602356"/>
    <w:rsid w:val="00603D1A"/>
    <w:rsid w:val="0060478A"/>
    <w:rsid w:val="00611DD3"/>
    <w:rsid w:val="00612A4B"/>
    <w:rsid w:val="00616E29"/>
    <w:rsid w:val="00620389"/>
    <w:rsid w:val="00626001"/>
    <w:rsid w:val="00626CA1"/>
    <w:rsid w:val="00631019"/>
    <w:rsid w:val="006327D1"/>
    <w:rsid w:val="006350CA"/>
    <w:rsid w:val="00637276"/>
    <w:rsid w:val="00637F9E"/>
    <w:rsid w:val="006407A7"/>
    <w:rsid w:val="00640E90"/>
    <w:rsid w:val="006427D2"/>
    <w:rsid w:val="006531E7"/>
    <w:rsid w:val="00653632"/>
    <w:rsid w:val="00656B63"/>
    <w:rsid w:val="00657D9C"/>
    <w:rsid w:val="00660F8A"/>
    <w:rsid w:val="0066405D"/>
    <w:rsid w:val="00664EBF"/>
    <w:rsid w:val="00665B4B"/>
    <w:rsid w:val="00681430"/>
    <w:rsid w:val="006913E2"/>
    <w:rsid w:val="006A257B"/>
    <w:rsid w:val="006A3E4D"/>
    <w:rsid w:val="006B5748"/>
    <w:rsid w:val="006B6A49"/>
    <w:rsid w:val="006C28C6"/>
    <w:rsid w:val="006C54FC"/>
    <w:rsid w:val="006C6883"/>
    <w:rsid w:val="006C74F8"/>
    <w:rsid w:val="006D1491"/>
    <w:rsid w:val="006D2DD7"/>
    <w:rsid w:val="006E04B1"/>
    <w:rsid w:val="006E3752"/>
    <w:rsid w:val="006E59A8"/>
    <w:rsid w:val="006E749D"/>
    <w:rsid w:val="006F3B2E"/>
    <w:rsid w:val="00701970"/>
    <w:rsid w:val="00702034"/>
    <w:rsid w:val="007038BD"/>
    <w:rsid w:val="00711497"/>
    <w:rsid w:val="00713D43"/>
    <w:rsid w:val="007204E2"/>
    <w:rsid w:val="007205B0"/>
    <w:rsid w:val="0072182F"/>
    <w:rsid w:val="00735C93"/>
    <w:rsid w:val="007441A7"/>
    <w:rsid w:val="00746960"/>
    <w:rsid w:val="00753636"/>
    <w:rsid w:val="00754329"/>
    <w:rsid w:val="00760AEC"/>
    <w:rsid w:val="00760E01"/>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0E3C"/>
    <w:rsid w:val="007B43A8"/>
    <w:rsid w:val="007B7E64"/>
    <w:rsid w:val="007D063C"/>
    <w:rsid w:val="007D2DAC"/>
    <w:rsid w:val="007D4102"/>
    <w:rsid w:val="007D7CD4"/>
    <w:rsid w:val="007F7A5A"/>
    <w:rsid w:val="008007FC"/>
    <w:rsid w:val="00802014"/>
    <w:rsid w:val="00803C5B"/>
    <w:rsid w:val="008054C7"/>
    <w:rsid w:val="00810942"/>
    <w:rsid w:val="00816AB6"/>
    <w:rsid w:val="00817EDA"/>
    <w:rsid w:val="008203B1"/>
    <w:rsid w:val="00821A01"/>
    <w:rsid w:val="008240EA"/>
    <w:rsid w:val="008244E0"/>
    <w:rsid w:val="00834267"/>
    <w:rsid w:val="00835511"/>
    <w:rsid w:val="00840013"/>
    <w:rsid w:val="00841F28"/>
    <w:rsid w:val="00843B32"/>
    <w:rsid w:val="00845E4E"/>
    <w:rsid w:val="00850E44"/>
    <w:rsid w:val="008530FD"/>
    <w:rsid w:val="00857FBD"/>
    <w:rsid w:val="00862AC4"/>
    <w:rsid w:val="00864BAF"/>
    <w:rsid w:val="00867444"/>
    <w:rsid w:val="00876A40"/>
    <w:rsid w:val="008774F5"/>
    <w:rsid w:val="00882713"/>
    <w:rsid w:val="008843E0"/>
    <w:rsid w:val="00885098"/>
    <w:rsid w:val="00887D79"/>
    <w:rsid w:val="008A17AD"/>
    <w:rsid w:val="008B142A"/>
    <w:rsid w:val="008B2C56"/>
    <w:rsid w:val="008B4692"/>
    <w:rsid w:val="008B5E25"/>
    <w:rsid w:val="008C02D1"/>
    <w:rsid w:val="008C3E69"/>
    <w:rsid w:val="008D0507"/>
    <w:rsid w:val="008D6845"/>
    <w:rsid w:val="008D6FDF"/>
    <w:rsid w:val="008D73AD"/>
    <w:rsid w:val="008D7725"/>
    <w:rsid w:val="008D7AC0"/>
    <w:rsid w:val="008E0879"/>
    <w:rsid w:val="008E117C"/>
    <w:rsid w:val="008E21AE"/>
    <w:rsid w:val="008E33C4"/>
    <w:rsid w:val="008E36CC"/>
    <w:rsid w:val="008E49F5"/>
    <w:rsid w:val="008E5948"/>
    <w:rsid w:val="008E7991"/>
    <w:rsid w:val="008F7134"/>
    <w:rsid w:val="00902DBF"/>
    <w:rsid w:val="00911D71"/>
    <w:rsid w:val="00914250"/>
    <w:rsid w:val="00916689"/>
    <w:rsid w:val="00920D2A"/>
    <w:rsid w:val="0092701B"/>
    <w:rsid w:val="009456BB"/>
    <w:rsid w:val="009477B7"/>
    <w:rsid w:val="009517FD"/>
    <w:rsid w:val="009522A8"/>
    <w:rsid w:val="00954405"/>
    <w:rsid w:val="00957911"/>
    <w:rsid w:val="00972BBD"/>
    <w:rsid w:val="00980461"/>
    <w:rsid w:val="009816DB"/>
    <w:rsid w:val="00981CC3"/>
    <w:rsid w:val="009833CB"/>
    <w:rsid w:val="009936FD"/>
    <w:rsid w:val="00994FD1"/>
    <w:rsid w:val="009A2523"/>
    <w:rsid w:val="009A4816"/>
    <w:rsid w:val="009B0B8D"/>
    <w:rsid w:val="009B0F94"/>
    <w:rsid w:val="009B4650"/>
    <w:rsid w:val="009B79B9"/>
    <w:rsid w:val="009C1F19"/>
    <w:rsid w:val="009C21B7"/>
    <w:rsid w:val="009C50E1"/>
    <w:rsid w:val="009C7E42"/>
    <w:rsid w:val="009D3EFA"/>
    <w:rsid w:val="009D7946"/>
    <w:rsid w:val="009E7081"/>
    <w:rsid w:val="009F219B"/>
    <w:rsid w:val="009F2A35"/>
    <w:rsid w:val="009F589E"/>
    <w:rsid w:val="00A05F14"/>
    <w:rsid w:val="00A129CA"/>
    <w:rsid w:val="00A141D5"/>
    <w:rsid w:val="00A17111"/>
    <w:rsid w:val="00A21FEF"/>
    <w:rsid w:val="00A304AD"/>
    <w:rsid w:val="00A32D38"/>
    <w:rsid w:val="00A3344E"/>
    <w:rsid w:val="00A505AC"/>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33B1"/>
    <w:rsid w:val="00B04709"/>
    <w:rsid w:val="00B0510C"/>
    <w:rsid w:val="00B0703D"/>
    <w:rsid w:val="00B17794"/>
    <w:rsid w:val="00B23FFA"/>
    <w:rsid w:val="00B26033"/>
    <w:rsid w:val="00B30926"/>
    <w:rsid w:val="00B34874"/>
    <w:rsid w:val="00B41924"/>
    <w:rsid w:val="00B42B4C"/>
    <w:rsid w:val="00B474B2"/>
    <w:rsid w:val="00B50957"/>
    <w:rsid w:val="00B51BE1"/>
    <w:rsid w:val="00B5349D"/>
    <w:rsid w:val="00B54DA9"/>
    <w:rsid w:val="00B5745C"/>
    <w:rsid w:val="00B64E9B"/>
    <w:rsid w:val="00B66AEE"/>
    <w:rsid w:val="00B7501E"/>
    <w:rsid w:val="00B84A92"/>
    <w:rsid w:val="00B85199"/>
    <w:rsid w:val="00B878DC"/>
    <w:rsid w:val="00B929C2"/>
    <w:rsid w:val="00BA13CE"/>
    <w:rsid w:val="00BA5D5B"/>
    <w:rsid w:val="00BB2946"/>
    <w:rsid w:val="00BB59C6"/>
    <w:rsid w:val="00BB6C1E"/>
    <w:rsid w:val="00BD0CA0"/>
    <w:rsid w:val="00BD682C"/>
    <w:rsid w:val="00BE0324"/>
    <w:rsid w:val="00BE363B"/>
    <w:rsid w:val="00BE3F91"/>
    <w:rsid w:val="00BE66C3"/>
    <w:rsid w:val="00BE71B7"/>
    <w:rsid w:val="00BF6678"/>
    <w:rsid w:val="00C04F4A"/>
    <w:rsid w:val="00C05D3C"/>
    <w:rsid w:val="00C0677F"/>
    <w:rsid w:val="00C1734C"/>
    <w:rsid w:val="00C20671"/>
    <w:rsid w:val="00C20C43"/>
    <w:rsid w:val="00C20DCD"/>
    <w:rsid w:val="00C21B5B"/>
    <w:rsid w:val="00C2219A"/>
    <w:rsid w:val="00C265A9"/>
    <w:rsid w:val="00C3027C"/>
    <w:rsid w:val="00C4209D"/>
    <w:rsid w:val="00C503C7"/>
    <w:rsid w:val="00C52C91"/>
    <w:rsid w:val="00C54513"/>
    <w:rsid w:val="00C56E75"/>
    <w:rsid w:val="00C7047F"/>
    <w:rsid w:val="00C76E80"/>
    <w:rsid w:val="00C800D1"/>
    <w:rsid w:val="00C81266"/>
    <w:rsid w:val="00C8273B"/>
    <w:rsid w:val="00C82811"/>
    <w:rsid w:val="00C843CB"/>
    <w:rsid w:val="00C86FE9"/>
    <w:rsid w:val="00CA03B4"/>
    <w:rsid w:val="00CA4F0E"/>
    <w:rsid w:val="00CA78D8"/>
    <w:rsid w:val="00CB3C25"/>
    <w:rsid w:val="00CB4551"/>
    <w:rsid w:val="00CB5D14"/>
    <w:rsid w:val="00CC15DA"/>
    <w:rsid w:val="00CC2E91"/>
    <w:rsid w:val="00CC44BA"/>
    <w:rsid w:val="00CD0002"/>
    <w:rsid w:val="00CD00BF"/>
    <w:rsid w:val="00CD082B"/>
    <w:rsid w:val="00CF349C"/>
    <w:rsid w:val="00CF4270"/>
    <w:rsid w:val="00D0128F"/>
    <w:rsid w:val="00D0588D"/>
    <w:rsid w:val="00D1455C"/>
    <w:rsid w:val="00D20C3B"/>
    <w:rsid w:val="00D21A86"/>
    <w:rsid w:val="00D358D1"/>
    <w:rsid w:val="00D372D2"/>
    <w:rsid w:val="00D37A8A"/>
    <w:rsid w:val="00D40CDC"/>
    <w:rsid w:val="00D42B21"/>
    <w:rsid w:val="00D44DFE"/>
    <w:rsid w:val="00D46803"/>
    <w:rsid w:val="00D474D1"/>
    <w:rsid w:val="00D576CF"/>
    <w:rsid w:val="00D6110D"/>
    <w:rsid w:val="00D6560A"/>
    <w:rsid w:val="00D71757"/>
    <w:rsid w:val="00D73DEE"/>
    <w:rsid w:val="00D763B5"/>
    <w:rsid w:val="00D91230"/>
    <w:rsid w:val="00DA5D97"/>
    <w:rsid w:val="00DA6678"/>
    <w:rsid w:val="00DB2445"/>
    <w:rsid w:val="00DB5381"/>
    <w:rsid w:val="00DB6173"/>
    <w:rsid w:val="00DC3195"/>
    <w:rsid w:val="00DC59CD"/>
    <w:rsid w:val="00DC60C3"/>
    <w:rsid w:val="00DD10DC"/>
    <w:rsid w:val="00DD5D87"/>
    <w:rsid w:val="00DF2DDC"/>
    <w:rsid w:val="00DF42E9"/>
    <w:rsid w:val="00DF6043"/>
    <w:rsid w:val="00DF7232"/>
    <w:rsid w:val="00DF7F28"/>
    <w:rsid w:val="00E00AE3"/>
    <w:rsid w:val="00E02236"/>
    <w:rsid w:val="00E061E6"/>
    <w:rsid w:val="00E1796C"/>
    <w:rsid w:val="00E269E2"/>
    <w:rsid w:val="00E31C1F"/>
    <w:rsid w:val="00E334EC"/>
    <w:rsid w:val="00E366CA"/>
    <w:rsid w:val="00E509E1"/>
    <w:rsid w:val="00E51367"/>
    <w:rsid w:val="00E517E6"/>
    <w:rsid w:val="00E52C78"/>
    <w:rsid w:val="00E53CA7"/>
    <w:rsid w:val="00E579C5"/>
    <w:rsid w:val="00E66165"/>
    <w:rsid w:val="00E66679"/>
    <w:rsid w:val="00E76519"/>
    <w:rsid w:val="00E776F2"/>
    <w:rsid w:val="00E8171F"/>
    <w:rsid w:val="00E92361"/>
    <w:rsid w:val="00E92852"/>
    <w:rsid w:val="00E94E91"/>
    <w:rsid w:val="00EA2F89"/>
    <w:rsid w:val="00EB0387"/>
    <w:rsid w:val="00EB2B79"/>
    <w:rsid w:val="00EC3AE9"/>
    <w:rsid w:val="00ED3B5C"/>
    <w:rsid w:val="00EE084A"/>
    <w:rsid w:val="00EE15A0"/>
    <w:rsid w:val="00EE5FF5"/>
    <w:rsid w:val="00EE6B3F"/>
    <w:rsid w:val="00EF31FB"/>
    <w:rsid w:val="00EF6449"/>
    <w:rsid w:val="00F038A7"/>
    <w:rsid w:val="00F10240"/>
    <w:rsid w:val="00F2186B"/>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650E2"/>
    <w:rsid w:val="00F75299"/>
    <w:rsid w:val="00F75976"/>
    <w:rsid w:val="00F76FB6"/>
    <w:rsid w:val="00F945E3"/>
    <w:rsid w:val="00F9621F"/>
    <w:rsid w:val="00F96EAE"/>
    <w:rsid w:val="00FA6C3A"/>
    <w:rsid w:val="00FB3CA3"/>
    <w:rsid w:val="00FB7442"/>
    <w:rsid w:val="00FC4DCF"/>
    <w:rsid w:val="00FD2E9E"/>
    <w:rsid w:val="00FE24FA"/>
    <w:rsid w:val="00FE448F"/>
    <w:rsid w:val="00FF2756"/>
    <w:rsid w:val="00FF3B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 w:type="character" w:styleId="af1">
    <w:name w:val="Unresolved Mention"/>
    <w:basedOn w:val="a0"/>
    <w:uiPriority w:val="99"/>
    <w:semiHidden/>
    <w:unhideWhenUsed/>
    <w:rsid w:val="00B42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64835">
      <w:bodyDiv w:val="1"/>
      <w:marLeft w:val="0"/>
      <w:marRight w:val="0"/>
      <w:marTop w:val="0"/>
      <w:marBottom w:val="0"/>
      <w:divBdr>
        <w:top w:val="none" w:sz="0" w:space="0" w:color="auto"/>
        <w:left w:val="none" w:sz="0" w:space="0" w:color="auto"/>
        <w:bottom w:val="none" w:sz="0" w:space="0" w:color="auto"/>
        <w:right w:val="none" w:sz="0" w:space="0" w:color="auto"/>
      </w:divBdr>
      <w:divsChild>
        <w:div w:id="1892382411">
          <w:marLeft w:val="0"/>
          <w:marRight w:val="0"/>
          <w:marTop w:val="0"/>
          <w:marBottom w:val="0"/>
          <w:divBdr>
            <w:top w:val="none" w:sz="0" w:space="0" w:color="auto"/>
            <w:left w:val="none" w:sz="0" w:space="0" w:color="auto"/>
            <w:bottom w:val="none" w:sz="0" w:space="0" w:color="auto"/>
            <w:right w:val="none" w:sz="0" w:space="0" w:color="auto"/>
          </w:divBdr>
          <w:divsChild>
            <w:div w:id="677274864">
              <w:marLeft w:val="0"/>
              <w:marRight w:val="0"/>
              <w:marTop w:val="0"/>
              <w:marBottom w:val="0"/>
              <w:divBdr>
                <w:top w:val="none" w:sz="0" w:space="0" w:color="auto"/>
                <w:left w:val="none" w:sz="0" w:space="0" w:color="auto"/>
                <w:bottom w:val="none" w:sz="0" w:space="0" w:color="auto"/>
                <w:right w:val="none" w:sz="0" w:space="0" w:color="auto"/>
              </w:divBdr>
            </w:div>
          </w:divsChild>
        </w:div>
        <w:div w:id="143160835">
          <w:marLeft w:val="0"/>
          <w:marRight w:val="0"/>
          <w:marTop w:val="0"/>
          <w:marBottom w:val="0"/>
          <w:divBdr>
            <w:top w:val="none" w:sz="0" w:space="0" w:color="auto"/>
            <w:left w:val="none" w:sz="0" w:space="0" w:color="auto"/>
            <w:bottom w:val="none" w:sz="0" w:space="0" w:color="auto"/>
            <w:right w:val="none" w:sz="0" w:space="0" w:color="auto"/>
          </w:divBdr>
          <w:divsChild>
            <w:div w:id="1832138910">
              <w:marLeft w:val="0"/>
              <w:marRight w:val="0"/>
              <w:marTop w:val="0"/>
              <w:marBottom w:val="0"/>
              <w:divBdr>
                <w:top w:val="none" w:sz="0" w:space="0" w:color="auto"/>
                <w:left w:val="none" w:sz="0" w:space="0" w:color="auto"/>
                <w:bottom w:val="none" w:sz="0" w:space="0" w:color="auto"/>
                <w:right w:val="none" w:sz="0" w:space="0" w:color="auto"/>
              </w:divBdr>
            </w:div>
            <w:div w:id="818766455">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0005">
      <w:bodyDiv w:val="1"/>
      <w:marLeft w:val="0"/>
      <w:marRight w:val="0"/>
      <w:marTop w:val="0"/>
      <w:marBottom w:val="0"/>
      <w:divBdr>
        <w:top w:val="none" w:sz="0" w:space="0" w:color="auto"/>
        <w:left w:val="none" w:sz="0" w:space="0" w:color="auto"/>
        <w:bottom w:val="none" w:sz="0" w:space="0" w:color="auto"/>
        <w:right w:val="none" w:sz="0" w:space="0" w:color="auto"/>
      </w:divBdr>
      <w:divsChild>
        <w:div w:id="1762023808">
          <w:marLeft w:val="480"/>
          <w:marRight w:val="0"/>
          <w:marTop w:val="0"/>
          <w:marBottom w:val="0"/>
          <w:divBdr>
            <w:top w:val="none" w:sz="0" w:space="0" w:color="auto"/>
            <w:left w:val="none" w:sz="0" w:space="0" w:color="auto"/>
            <w:bottom w:val="none" w:sz="0" w:space="0" w:color="auto"/>
            <w:right w:val="none" w:sz="0" w:space="0" w:color="auto"/>
          </w:divBdr>
          <w:divsChild>
            <w:div w:id="989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996">
      <w:bodyDiv w:val="1"/>
      <w:marLeft w:val="0"/>
      <w:marRight w:val="0"/>
      <w:marTop w:val="0"/>
      <w:marBottom w:val="0"/>
      <w:divBdr>
        <w:top w:val="none" w:sz="0" w:space="0" w:color="auto"/>
        <w:left w:val="none" w:sz="0" w:space="0" w:color="auto"/>
        <w:bottom w:val="none" w:sz="0" w:space="0" w:color="auto"/>
        <w:right w:val="none" w:sz="0" w:space="0" w:color="auto"/>
      </w:divBdr>
      <w:divsChild>
        <w:div w:id="1116099305">
          <w:marLeft w:val="480"/>
          <w:marRight w:val="0"/>
          <w:marTop w:val="0"/>
          <w:marBottom w:val="0"/>
          <w:divBdr>
            <w:top w:val="none" w:sz="0" w:space="0" w:color="auto"/>
            <w:left w:val="none" w:sz="0" w:space="0" w:color="auto"/>
            <w:bottom w:val="none" w:sz="0" w:space="0" w:color="auto"/>
            <w:right w:val="none" w:sz="0" w:space="0" w:color="auto"/>
          </w:divBdr>
          <w:divsChild>
            <w:div w:id="16742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4047</TotalTime>
  <Pages>29</Pages>
  <Words>6260</Words>
  <Characters>35682</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523</cp:revision>
  <dcterms:created xsi:type="dcterms:W3CDTF">2023-02-22T13:12:00Z</dcterms:created>
  <dcterms:modified xsi:type="dcterms:W3CDTF">2023-06-29T12:30:00Z</dcterms:modified>
</cp:coreProperties>
</file>