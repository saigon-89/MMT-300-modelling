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04A7" w14:textId="1B272CE1" w:rsidR="00A141D5" w:rsidRPr="00F440EB" w:rsidRDefault="00D358D1" w:rsidP="00A141D5">
      <w:pPr>
        <w:ind w:firstLine="0"/>
        <w:jc w:val="center"/>
        <w:rPr>
          <w:b/>
          <w:bCs/>
          <w:szCs w:val="28"/>
          <w:lang w:val="en-US"/>
        </w:rPr>
      </w:pPr>
      <w:r>
        <w:rPr>
          <w:b/>
          <w:bCs/>
          <w:szCs w:val="28"/>
          <w:lang w:val="en-US"/>
        </w:rPr>
        <w:t xml:space="preserve">AN </w:t>
      </w:r>
      <w:r w:rsidR="00F440EB" w:rsidRPr="00F440EB">
        <w:rPr>
          <w:b/>
          <w:bCs/>
          <w:szCs w:val="28"/>
          <w:lang w:val="en-US"/>
        </w:rPr>
        <w:t>EXTENDED KALMAN FILTER APPLICATION IN THE UNDERWATER VEHICLE POSITIONING TASK</w:t>
      </w:r>
    </w:p>
    <w:p w14:paraId="1EDC75AF" w14:textId="77777777" w:rsidR="00D358D1" w:rsidRDefault="00D358D1" w:rsidP="00A141D5">
      <w:pPr>
        <w:ind w:firstLine="0"/>
        <w:jc w:val="center"/>
        <w:rPr>
          <w:b/>
          <w:bCs/>
          <w:szCs w:val="28"/>
          <w:lang w:val="en-US"/>
        </w:rPr>
      </w:pPr>
    </w:p>
    <w:p w14:paraId="037A4459" w14:textId="6CB96173" w:rsidR="00A141D5" w:rsidRPr="00D358D1" w:rsidRDefault="00914250" w:rsidP="00A141D5">
      <w:pPr>
        <w:ind w:firstLine="0"/>
        <w:jc w:val="center"/>
        <w:rPr>
          <w:b/>
          <w:bCs/>
          <w:szCs w:val="28"/>
          <w:lang w:val="en-US"/>
        </w:rPr>
      </w:pPr>
      <w:r>
        <w:rPr>
          <w:b/>
          <w:bCs/>
          <w:szCs w:val="28"/>
          <w:lang w:val="en-US"/>
        </w:rPr>
        <w:t>A</w:t>
      </w:r>
      <w:r w:rsidR="00D358D1" w:rsidRPr="00D358D1">
        <w:rPr>
          <w:b/>
          <w:bCs/>
          <w:szCs w:val="28"/>
          <w:lang w:val="en-US"/>
        </w:rPr>
        <w:t xml:space="preserve"> </w:t>
      </w:r>
      <w:r>
        <w:rPr>
          <w:b/>
          <w:bCs/>
          <w:szCs w:val="28"/>
          <w:lang w:val="en-US"/>
        </w:rPr>
        <w:t>B</w:t>
      </w:r>
      <w:r w:rsidR="00D358D1" w:rsidRPr="00D358D1">
        <w:rPr>
          <w:b/>
          <w:bCs/>
          <w:szCs w:val="28"/>
          <w:lang w:val="en-US"/>
        </w:rPr>
        <w:t xml:space="preserve"> </w:t>
      </w:r>
      <w:r>
        <w:rPr>
          <w:b/>
          <w:bCs/>
          <w:szCs w:val="28"/>
          <w:lang w:val="en-US"/>
        </w:rPr>
        <w:t>S</w:t>
      </w:r>
      <w:r w:rsidR="00D358D1" w:rsidRPr="00D358D1">
        <w:rPr>
          <w:b/>
          <w:bCs/>
          <w:szCs w:val="28"/>
          <w:lang w:val="en-US"/>
        </w:rPr>
        <w:t xml:space="preserve"> </w:t>
      </w:r>
      <w:r>
        <w:rPr>
          <w:b/>
          <w:bCs/>
          <w:szCs w:val="28"/>
          <w:lang w:val="en-US"/>
        </w:rPr>
        <w:t>T</w:t>
      </w:r>
      <w:r w:rsidR="00D358D1" w:rsidRPr="00D358D1">
        <w:rPr>
          <w:b/>
          <w:bCs/>
          <w:szCs w:val="28"/>
          <w:lang w:val="en-US"/>
        </w:rPr>
        <w:t xml:space="preserve"> </w:t>
      </w:r>
      <w:r>
        <w:rPr>
          <w:b/>
          <w:bCs/>
          <w:szCs w:val="28"/>
          <w:lang w:val="en-US"/>
        </w:rPr>
        <w:t>R</w:t>
      </w:r>
      <w:r w:rsidR="00D358D1" w:rsidRPr="00D358D1">
        <w:rPr>
          <w:b/>
          <w:bCs/>
          <w:szCs w:val="28"/>
          <w:lang w:val="en-US"/>
        </w:rPr>
        <w:t xml:space="preserve"> </w:t>
      </w:r>
      <w:r>
        <w:rPr>
          <w:b/>
          <w:bCs/>
          <w:szCs w:val="28"/>
          <w:lang w:val="en-US"/>
        </w:rPr>
        <w:t>A</w:t>
      </w:r>
      <w:r w:rsidR="00D358D1" w:rsidRPr="00D358D1">
        <w:rPr>
          <w:b/>
          <w:bCs/>
          <w:szCs w:val="28"/>
          <w:lang w:val="en-US"/>
        </w:rPr>
        <w:t xml:space="preserve"> </w:t>
      </w:r>
      <w:r>
        <w:rPr>
          <w:b/>
          <w:bCs/>
          <w:szCs w:val="28"/>
          <w:lang w:val="en-US"/>
        </w:rPr>
        <w:t>C</w:t>
      </w:r>
      <w:r w:rsidR="00D358D1" w:rsidRPr="00D358D1">
        <w:rPr>
          <w:b/>
          <w:bCs/>
          <w:szCs w:val="28"/>
          <w:lang w:val="en-US"/>
        </w:rPr>
        <w:t xml:space="preserve"> </w:t>
      </w:r>
      <w:r>
        <w:rPr>
          <w:b/>
          <w:bCs/>
          <w:szCs w:val="28"/>
          <w:lang w:val="en-US"/>
        </w:rPr>
        <w:t>T</w:t>
      </w:r>
    </w:p>
    <w:p w14:paraId="4A9116FE" w14:textId="1B61035F" w:rsidR="00294FF1" w:rsidRPr="008B2C56" w:rsidRDefault="00294FF1" w:rsidP="00294FF1">
      <w:pPr>
        <w:ind w:firstLine="0"/>
        <w:rPr>
          <w:szCs w:val="28"/>
          <w:lang w:val="en-US"/>
        </w:rPr>
      </w:pPr>
      <w:r w:rsidRPr="00D358D1">
        <w:rPr>
          <w:b/>
          <w:bCs/>
          <w:szCs w:val="28"/>
          <w:lang w:val="en-US"/>
        </w:rPr>
        <w:tab/>
      </w:r>
      <w:r w:rsidR="008B2C56" w:rsidRPr="008B2C56">
        <w:rPr>
          <w:szCs w:val="28"/>
          <w:lang w:val="en-US"/>
        </w:rPr>
        <w:t>This paper proposes a sensor fusion scheme for using an extended Kalman filter in the underwater vehicle positioning task by means of communication devices (buoys) giving location using a slant range mechanism, inertial sensors, a Doppler log, and a pressure sensor</w:t>
      </w:r>
      <w:r w:rsidRPr="008B2C56">
        <w:rPr>
          <w:szCs w:val="28"/>
          <w:lang w:val="en-US"/>
        </w:rPr>
        <w:t xml:space="preserve">. </w:t>
      </w:r>
      <w:r w:rsidR="008B2C56" w:rsidRPr="008B2C56">
        <w:rPr>
          <w:szCs w:val="28"/>
          <w:lang w:val="en-US"/>
        </w:rPr>
        <w:t>The parameter estimation methods for all navigation system components are described. The results of simulation modeling with corresponding quality metrics are presented</w:t>
      </w:r>
      <w:r w:rsidRPr="008B2C56">
        <w:rPr>
          <w:szCs w:val="28"/>
          <w:lang w:val="en-US"/>
        </w:rPr>
        <w:t>.</w:t>
      </w:r>
    </w:p>
    <w:p w14:paraId="75E8A642" w14:textId="77777777" w:rsidR="00294FF1" w:rsidRPr="008B2C56" w:rsidRDefault="00294FF1" w:rsidP="00A141D5">
      <w:pPr>
        <w:ind w:firstLine="0"/>
        <w:jc w:val="center"/>
        <w:rPr>
          <w:b/>
          <w:bCs/>
          <w:szCs w:val="28"/>
          <w:lang w:val="en-US"/>
        </w:rPr>
      </w:pPr>
    </w:p>
    <w:p w14:paraId="200AEC1D" w14:textId="2062F1ED" w:rsidR="00664EBF" w:rsidRDefault="00D358D1" w:rsidP="00D358D1">
      <w:pPr>
        <w:ind w:firstLine="0"/>
        <w:rPr>
          <w:b/>
          <w:bCs/>
          <w:szCs w:val="28"/>
          <w:lang w:val="en-US"/>
        </w:rPr>
      </w:pPr>
      <w:r w:rsidRPr="00106066">
        <w:rPr>
          <w:b/>
          <w:bCs/>
          <w:szCs w:val="28"/>
          <w:lang w:val="en-US"/>
        </w:rPr>
        <w:t xml:space="preserve">1. </w:t>
      </w:r>
      <w:r>
        <w:rPr>
          <w:b/>
          <w:bCs/>
          <w:szCs w:val="28"/>
          <w:lang w:val="en-US"/>
        </w:rPr>
        <w:t>Introduction</w:t>
      </w:r>
    </w:p>
    <w:p w14:paraId="422B5A4B" w14:textId="77777777" w:rsidR="00D358D1" w:rsidRPr="00106066" w:rsidRDefault="00D358D1" w:rsidP="00D358D1">
      <w:pPr>
        <w:ind w:firstLine="0"/>
        <w:rPr>
          <w:b/>
          <w:bCs/>
          <w:szCs w:val="28"/>
          <w:lang w:val="en-US"/>
        </w:rPr>
      </w:pPr>
    </w:p>
    <w:p w14:paraId="6EF03CF1" w14:textId="5A56141E" w:rsidR="00664EBF" w:rsidRPr="00106066" w:rsidDel="00B17794" w:rsidRDefault="00106066" w:rsidP="00664EBF">
      <w:pPr>
        <w:ind w:firstLine="709"/>
        <w:rPr>
          <w:del w:id="0" w:author="Kabanov" w:date="2023-06-21T00:17:00Z"/>
          <w:szCs w:val="28"/>
          <w:lang w:val="en-US"/>
        </w:rPr>
      </w:pPr>
      <w:r w:rsidRPr="00106066">
        <w:rPr>
          <w:szCs w:val="28"/>
          <w:lang w:val="en-US"/>
        </w:rPr>
        <w:t>Autonomous underwater vehicles (AUVs) in general are robots that are capable of moving underwater independently without operator assistance. Until recently, AUVs were used only in limited applications. With the development of data processing technology and high-efficiency power supplies, AUVs have evolved and been used more frequently</w:t>
      </w:r>
      <w:r w:rsidR="00664EBF" w:rsidRPr="00106066">
        <w:rPr>
          <w:szCs w:val="28"/>
          <w:lang w:val="en-US"/>
        </w:rPr>
        <w:t>.</w:t>
      </w:r>
      <w:ins w:id="1" w:author="Kabanov" w:date="2023-06-21T00:17:00Z">
        <w:r w:rsidR="00B17794" w:rsidRPr="00106066">
          <w:rPr>
            <w:szCs w:val="28"/>
            <w:lang w:val="en-US"/>
          </w:rPr>
          <w:t xml:space="preserve"> </w:t>
        </w:r>
      </w:ins>
    </w:p>
    <w:p w14:paraId="115ED168" w14:textId="22DD5B06" w:rsidR="00664EBF" w:rsidRPr="00106066" w:rsidRDefault="00106066" w:rsidP="00D44DFE">
      <w:pPr>
        <w:ind w:firstLine="709"/>
        <w:rPr>
          <w:szCs w:val="28"/>
          <w:lang w:val="en-US"/>
        </w:rPr>
      </w:pPr>
      <w:r w:rsidRPr="00106066">
        <w:rPr>
          <w:szCs w:val="28"/>
          <w:lang w:val="en-US"/>
        </w:rPr>
        <w:t>Generally, AUVs have a high level of autonomy, flexibility, and remote navigation capabilities for marine resource exploration, underwater detection, data collection, and other aspects</w:t>
      </w:r>
      <w:r w:rsidRPr="00106066">
        <w:rPr>
          <w:szCs w:val="28"/>
          <w:lang w:val="en-US"/>
        </w:rPr>
        <w:t xml:space="preserve"> </w:t>
      </w:r>
      <w:r w:rsidR="00664EBF" w:rsidRPr="00106066">
        <w:rPr>
          <w:szCs w:val="28"/>
          <w:lang w:val="en-US"/>
        </w:rPr>
        <w:t xml:space="preserve">[1]. </w:t>
      </w:r>
      <w:r w:rsidRPr="00106066">
        <w:rPr>
          <w:szCs w:val="28"/>
          <w:lang w:val="en-US"/>
        </w:rPr>
        <w:t>With the development of air and land navigation technology, underwater navigation technology has also evolved significantly</w:t>
      </w:r>
      <w:r w:rsidR="00B17794" w:rsidRPr="00106066">
        <w:rPr>
          <w:szCs w:val="28"/>
          <w:lang w:val="en-US"/>
        </w:rPr>
        <w:t xml:space="preserve"> </w:t>
      </w:r>
      <w:r w:rsidR="00664EBF" w:rsidRPr="00106066">
        <w:rPr>
          <w:szCs w:val="28"/>
          <w:lang w:val="en-US"/>
        </w:rPr>
        <w:t xml:space="preserve">[2,3,4]. </w:t>
      </w:r>
      <w:r w:rsidRPr="00106066">
        <w:rPr>
          <w:szCs w:val="28"/>
          <w:lang w:val="en-US"/>
        </w:rPr>
        <w:t>However, due to the specifics of the underwater environment, there is still a gap between the accuracy of navigation and positioning of underwater vehicles compared to airborne and land-based vehicles, and at the moment underwater navigation has become a major stumbling block in the field of marine research</w:t>
      </w:r>
      <w:r w:rsidR="00664EBF" w:rsidRPr="00106066">
        <w:rPr>
          <w:szCs w:val="28"/>
          <w:lang w:val="en-US"/>
        </w:rPr>
        <w:t xml:space="preserve"> [5].</w:t>
      </w:r>
    </w:p>
    <w:p w14:paraId="36649667" w14:textId="148EA789" w:rsidR="00664EBF" w:rsidRPr="00106066" w:rsidRDefault="00106066" w:rsidP="00664EBF">
      <w:pPr>
        <w:ind w:firstLine="709"/>
        <w:rPr>
          <w:szCs w:val="28"/>
          <w:lang w:val="en-US"/>
        </w:rPr>
      </w:pPr>
      <w:r w:rsidRPr="00106066">
        <w:rPr>
          <w:szCs w:val="28"/>
          <w:lang w:val="en-US"/>
        </w:rPr>
        <w:t>In summary, even with more sensors, there are still many limitations and disadvantages to independent AUV operation underwater. However, AUVs are able to use their navigation sensors to obtain relevant measurement information for subsequent integration with underwater acoustic communication technologies. The ease and flexibility of using such systems has led to increased researcher attention to underwater AUV positioning</w:t>
      </w:r>
      <w:r w:rsidR="00664EBF" w:rsidRPr="00106066">
        <w:rPr>
          <w:szCs w:val="28"/>
          <w:lang w:val="en-US"/>
        </w:rPr>
        <w:t xml:space="preserve"> [6,7].</w:t>
      </w:r>
    </w:p>
    <w:p w14:paraId="4BEAC17D" w14:textId="4534A722" w:rsidR="00664EBF" w:rsidRPr="00106066" w:rsidRDefault="00106066" w:rsidP="00664EBF">
      <w:pPr>
        <w:ind w:firstLine="709"/>
        <w:rPr>
          <w:szCs w:val="28"/>
          <w:lang w:val="en-US"/>
        </w:rPr>
      </w:pPr>
      <w:r w:rsidRPr="00106066">
        <w:rPr>
          <w:szCs w:val="28"/>
          <w:lang w:val="en-US"/>
        </w:rPr>
        <w:t xml:space="preserve">The main navigation and positioning problem </w:t>
      </w:r>
      <w:proofErr w:type="gramStart"/>
      <w:r w:rsidRPr="00106066">
        <w:rPr>
          <w:szCs w:val="28"/>
          <w:lang w:val="en-US"/>
        </w:rPr>
        <w:t>is</w:t>
      </w:r>
      <w:proofErr w:type="gramEnd"/>
      <w:r w:rsidRPr="00106066">
        <w:rPr>
          <w:szCs w:val="28"/>
          <w:lang w:val="en-US"/>
        </w:rPr>
        <w:t xml:space="preserve"> state estimation, and accurate observational data collection. Most existing AUV positioning methods include improved Kalman filter (KF) based navigation algorithms combined with measurement data from underwater navigation sensors</w:t>
      </w:r>
      <w:r w:rsidR="00664EBF" w:rsidRPr="00106066">
        <w:rPr>
          <w:szCs w:val="28"/>
          <w:lang w:val="en-US"/>
        </w:rPr>
        <w:t xml:space="preserve">. </w:t>
      </w:r>
      <w:r w:rsidRPr="00106066">
        <w:rPr>
          <w:szCs w:val="28"/>
          <w:lang w:val="en-US"/>
        </w:rPr>
        <w:t>The combined AUV localization system model is often nonlinear, so an extended Kalman filter (EKF) is usually used to estimate the state</w:t>
      </w:r>
      <w:r w:rsidRPr="00106066">
        <w:rPr>
          <w:szCs w:val="28"/>
          <w:lang w:val="en-US"/>
        </w:rPr>
        <w:t xml:space="preserve"> </w:t>
      </w:r>
      <w:r w:rsidR="00664EBF" w:rsidRPr="00106066">
        <w:rPr>
          <w:szCs w:val="28"/>
          <w:lang w:val="en-US"/>
        </w:rPr>
        <w:t>[8,9,10].</w:t>
      </w:r>
    </w:p>
    <w:p w14:paraId="080DAA9C" w14:textId="06268F89" w:rsidR="00664EBF" w:rsidRPr="00106066" w:rsidRDefault="00106066" w:rsidP="00664EBF">
      <w:pPr>
        <w:ind w:firstLine="709"/>
        <w:rPr>
          <w:szCs w:val="28"/>
          <w:lang w:val="en-US"/>
        </w:rPr>
      </w:pPr>
      <w:r w:rsidRPr="00106066">
        <w:rPr>
          <w:szCs w:val="28"/>
          <w:lang w:val="en-US"/>
        </w:rPr>
        <w:t>Currently, the use of hydroacoustic communication devices to obtain relative observations is the most effective and reliable measurement method. However, AUVs are used in complex marine environments where the measurement sensors can be affected by unfavorable conditions, leading to unknown errors of the measurement system. This inevitably leads to decreased accuracy and stability of the filtering procedure</w:t>
      </w:r>
      <w:r w:rsidR="00664EBF" w:rsidRPr="00106066">
        <w:rPr>
          <w:szCs w:val="28"/>
          <w:lang w:val="en-US"/>
        </w:rPr>
        <w:t>.</w:t>
      </w:r>
    </w:p>
    <w:p w14:paraId="47CEAF76" w14:textId="6295A548" w:rsidR="002B6A49" w:rsidRPr="00F75299" w:rsidRDefault="00F75299" w:rsidP="00664EBF">
      <w:pPr>
        <w:ind w:firstLine="709"/>
        <w:rPr>
          <w:szCs w:val="28"/>
          <w:lang w:val="en-US"/>
        </w:rPr>
      </w:pPr>
      <w:r w:rsidRPr="00F75299">
        <w:rPr>
          <w:szCs w:val="28"/>
          <w:lang w:val="en-US"/>
        </w:rPr>
        <w:t>Among the existing solutions for the positioning problem, the work [11] stands out. There was considered a system of sensors data fusion, among which the values of slant range from three hydroacoustic buoys located on the surface</w:t>
      </w:r>
      <w:r w:rsidR="00053172" w:rsidRPr="00F75299">
        <w:rPr>
          <w:szCs w:val="28"/>
          <w:lang w:val="en-US"/>
        </w:rPr>
        <w:t xml:space="preserve">. </w:t>
      </w:r>
      <w:r w:rsidRPr="00F75299">
        <w:rPr>
          <w:szCs w:val="28"/>
          <w:lang w:val="en-US"/>
        </w:rPr>
        <w:t xml:space="preserve">The similar problem was presented in [12], except that four buoys are already involved. In the presented sources it is possible </w:t>
      </w:r>
      <w:r w:rsidRPr="00F75299">
        <w:rPr>
          <w:szCs w:val="28"/>
          <w:lang w:val="en-US"/>
        </w:rPr>
        <w:lastRenderedPageBreak/>
        <w:t>to allocate essential lacks: absence of tuning parameters for the filter and sensors fusion methodology. Moreover, quality metrics for filter errors are not given, which makes it difficult to determine the accuracy of the state recovery algorithms</w:t>
      </w:r>
      <w:r w:rsidR="00E509E1" w:rsidRPr="00F75299">
        <w:rPr>
          <w:szCs w:val="28"/>
          <w:lang w:val="en-US"/>
        </w:rPr>
        <w:t>.</w:t>
      </w:r>
    </w:p>
    <w:p w14:paraId="486EE821" w14:textId="2F80A409" w:rsidR="00664EBF" w:rsidRPr="00F75299" w:rsidRDefault="00F75299" w:rsidP="00664EBF">
      <w:pPr>
        <w:ind w:firstLine="709"/>
        <w:rPr>
          <w:szCs w:val="28"/>
          <w:lang w:val="en-US"/>
        </w:rPr>
      </w:pPr>
      <w:r w:rsidRPr="00F75299">
        <w:rPr>
          <w:szCs w:val="28"/>
          <w:lang w:val="en-US"/>
        </w:rPr>
        <w:t>To solve the above problems, it is necessary to develop an algorithm for filtering with EKF, taking into account the noise parameters of the sensors. In the present work it will be accepted to use two buoys on the surface to provide positioning of the submersible when complexing information with inertial navigation sensors, Doppler logger and pressure sensor</w:t>
      </w:r>
      <w:r w:rsidR="0060478A" w:rsidRPr="00F75299">
        <w:rPr>
          <w:szCs w:val="28"/>
          <w:lang w:val="en-US"/>
        </w:rPr>
        <w:t>.</w:t>
      </w:r>
    </w:p>
    <w:p w14:paraId="3F8EE127" w14:textId="650CDEBB" w:rsidR="009522A8" w:rsidRPr="00F75299" w:rsidRDefault="009522A8">
      <w:pPr>
        <w:spacing w:after="160" w:line="259" w:lineRule="auto"/>
        <w:ind w:firstLine="0"/>
        <w:jc w:val="left"/>
        <w:rPr>
          <w:b/>
          <w:bCs/>
          <w:szCs w:val="28"/>
          <w:lang w:val="en-US"/>
        </w:rPr>
      </w:pPr>
    </w:p>
    <w:p w14:paraId="69D7AB07" w14:textId="77777777" w:rsidR="00294FF1" w:rsidRPr="00F75299" w:rsidRDefault="00294FF1">
      <w:pPr>
        <w:spacing w:after="160" w:line="259" w:lineRule="auto"/>
        <w:ind w:firstLine="0"/>
        <w:jc w:val="left"/>
        <w:rPr>
          <w:b/>
          <w:bCs/>
          <w:szCs w:val="28"/>
          <w:lang w:val="en-US"/>
        </w:rPr>
      </w:pPr>
      <w:r w:rsidRPr="00F75299">
        <w:rPr>
          <w:b/>
          <w:bCs/>
          <w:szCs w:val="28"/>
          <w:lang w:val="en-US"/>
        </w:rPr>
        <w:br w:type="page"/>
      </w:r>
    </w:p>
    <w:p w14:paraId="037CAA56" w14:textId="12FAB635" w:rsidR="00A141D5" w:rsidRPr="00F440EB" w:rsidRDefault="00F650E2" w:rsidP="00236062">
      <w:pPr>
        <w:spacing w:after="240"/>
        <w:ind w:firstLine="0"/>
        <w:rPr>
          <w:b/>
          <w:bCs/>
          <w:szCs w:val="28"/>
          <w:lang w:val="en-US"/>
        </w:rPr>
      </w:pPr>
      <w:r>
        <w:rPr>
          <w:b/>
          <w:bCs/>
          <w:szCs w:val="28"/>
          <w:lang w:val="en-US"/>
        </w:rPr>
        <w:lastRenderedPageBreak/>
        <w:t xml:space="preserve">2. </w:t>
      </w:r>
      <w:r w:rsidRPr="00F440EB">
        <w:rPr>
          <w:b/>
          <w:bCs/>
          <w:szCs w:val="28"/>
          <w:lang w:val="en-US"/>
        </w:rPr>
        <w:t xml:space="preserve">Materials </w:t>
      </w:r>
      <w:r>
        <w:rPr>
          <w:b/>
          <w:bCs/>
          <w:szCs w:val="28"/>
          <w:lang w:val="en-US"/>
        </w:rPr>
        <w:t xml:space="preserve">and </w:t>
      </w:r>
      <w:r w:rsidRPr="00F440EB">
        <w:rPr>
          <w:b/>
          <w:bCs/>
          <w:szCs w:val="28"/>
          <w:lang w:val="en-US"/>
        </w:rPr>
        <w:t>methods</w:t>
      </w:r>
    </w:p>
    <w:p w14:paraId="644AAE5C" w14:textId="2E106C6A" w:rsidR="007B43A8" w:rsidRPr="00F650E2" w:rsidRDefault="00F650E2" w:rsidP="00F650E2">
      <w:pPr>
        <w:spacing w:after="240"/>
        <w:ind w:firstLine="0"/>
        <w:rPr>
          <w:i/>
          <w:iCs/>
          <w:szCs w:val="28"/>
          <w:lang w:val="en-US"/>
        </w:rPr>
      </w:pPr>
      <w:r w:rsidRPr="00F650E2">
        <w:rPr>
          <w:i/>
          <w:iCs/>
          <w:szCs w:val="28"/>
          <w:lang w:val="en-US"/>
        </w:rPr>
        <w:t>2.1</w:t>
      </w:r>
      <w:r>
        <w:rPr>
          <w:i/>
          <w:iCs/>
          <w:szCs w:val="28"/>
          <w:lang w:val="en-US"/>
        </w:rPr>
        <w:t>.</w:t>
      </w:r>
      <w:r w:rsidRPr="00F650E2">
        <w:rPr>
          <w:i/>
          <w:iCs/>
          <w:szCs w:val="28"/>
          <w:lang w:val="en-US"/>
        </w:rPr>
        <w:t xml:space="preserve"> AUV navigation systems</w:t>
      </w:r>
    </w:p>
    <w:p w14:paraId="34F67F4E" w14:textId="62E949D6" w:rsidR="00F3083E" w:rsidRPr="002B063F" w:rsidRDefault="00F440EB" w:rsidP="007B43A8">
      <w:pPr>
        <w:spacing w:after="160" w:line="259" w:lineRule="auto"/>
        <w:ind w:firstLine="709"/>
        <w:rPr>
          <w:szCs w:val="28"/>
          <w:lang w:val="en-US"/>
        </w:rPr>
      </w:pPr>
      <w:r w:rsidRPr="00F440EB">
        <w:rPr>
          <w:szCs w:val="28"/>
          <w:lang w:val="en-US"/>
        </w:rPr>
        <w:t>In contrast to airborne or ground-based drones, AUVs are dealing with a uniquely difficult navigational problem due to the lack of high-precision satellite navigation underwater. Of course, for remotely piloted vehicles, additional navigation information (position, speed) may be sent to the vehicle via fiber optic cable</w:t>
      </w:r>
      <w:r w:rsidR="007B43A8" w:rsidRPr="00F440EB">
        <w:rPr>
          <w:szCs w:val="28"/>
          <w:lang w:val="en-US"/>
        </w:rPr>
        <w:t xml:space="preserve">. </w:t>
      </w:r>
      <w:r w:rsidR="002B063F" w:rsidRPr="002B063F">
        <w:rPr>
          <w:szCs w:val="28"/>
          <w:lang w:val="en-US"/>
        </w:rPr>
        <w:t>However, for unmanned submersibles without cable communication, this is almost impossible to be implemented in practice [13,14]</w:t>
      </w:r>
      <w:r w:rsidR="007B43A8" w:rsidRPr="002B063F">
        <w:rPr>
          <w:szCs w:val="28"/>
          <w:lang w:val="en-US"/>
        </w:rPr>
        <w:t xml:space="preserve">. </w:t>
      </w:r>
    </w:p>
    <w:p w14:paraId="034F0797" w14:textId="09AC7DD4" w:rsidR="005E0562" w:rsidRPr="002B063F" w:rsidRDefault="002B063F" w:rsidP="007B43A8">
      <w:pPr>
        <w:spacing w:after="160" w:line="259" w:lineRule="auto"/>
        <w:ind w:firstLine="709"/>
        <w:rPr>
          <w:lang w:val="en-US"/>
        </w:rPr>
      </w:pPr>
      <w:r w:rsidRPr="002B063F">
        <w:rPr>
          <w:lang w:val="en-US"/>
        </w:rPr>
        <w:t>There are three main methods of AUV navigation in the literature: dead reckoning and inertial navigation, acoustic navigation and geophysical navigation methods</w:t>
      </w:r>
      <w:r w:rsidR="003D7792" w:rsidRPr="002B063F">
        <w:rPr>
          <w:lang w:val="en-US"/>
        </w:rPr>
        <w:t xml:space="preserve"> [15]</w:t>
      </w:r>
      <w:r w:rsidR="005E0562" w:rsidRPr="002B063F">
        <w:rPr>
          <w:lang w:val="en-US"/>
        </w:rPr>
        <w:t>.</w:t>
      </w:r>
    </w:p>
    <w:p w14:paraId="502B3BD8" w14:textId="0B1C1481" w:rsidR="005E0562" w:rsidRPr="002B063F" w:rsidRDefault="002B063F" w:rsidP="007B43A8">
      <w:pPr>
        <w:spacing w:after="160" w:line="259" w:lineRule="auto"/>
        <w:ind w:firstLine="709"/>
        <w:rPr>
          <w:lang w:val="en-US"/>
        </w:rPr>
      </w:pPr>
      <w:r w:rsidRPr="002B063F">
        <w:rPr>
          <w:lang w:val="en-US"/>
        </w:rPr>
        <w:t>The first method is based primarily on the inertial navigation equipment, which has become financially affordable, especially after the creation of microelectromechanical systems (MEMS)</w:t>
      </w:r>
      <w:r w:rsidR="005E0562" w:rsidRPr="002B063F">
        <w:rPr>
          <w:lang w:val="en-US"/>
        </w:rPr>
        <w:t>.</w:t>
      </w:r>
    </w:p>
    <w:p w14:paraId="7F0962EE" w14:textId="39B3F0BE" w:rsidR="00DB2445" w:rsidRPr="002B063F" w:rsidRDefault="002B063F" w:rsidP="007B43A8">
      <w:pPr>
        <w:spacing w:after="160" w:line="259" w:lineRule="auto"/>
        <w:ind w:firstLine="709"/>
        <w:rPr>
          <w:lang w:val="en-US"/>
        </w:rPr>
      </w:pPr>
      <w:r w:rsidRPr="002B063F">
        <w:rPr>
          <w:lang w:val="en-US"/>
        </w:rPr>
        <w:t xml:space="preserve">Since measurement errors of inertial navigation equipment are monotonically increasing and unlimited, other aids (e.g., differential global positioning system for position estimation, Doppler velocity log or correlated speed log for velocity estimation; pressure sensors for depth estimation, etc.) </w:t>
      </w:r>
      <w:r w:rsidR="005F02D6" w:rsidRPr="005F02D6">
        <w:rPr>
          <w:lang w:val="en-US"/>
        </w:rPr>
        <w:t xml:space="preserve">must be integrated to improve positioning system accuracy </w:t>
      </w:r>
      <w:r w:rsidR="003D7792" w:rsidRPr="002B063F">
        <w:rPr>
          <w:lang w:val="en-US"/>
        </w:rPr>
        <w:t>[16]</w:t>
      </w:r>
      <w:r w:rsidR="00DB2445" w:rsidRPr="002B063F">
        <w:rPr>
          <w:lang w:val="en-US"/>
        </w:rPr>
        <w:t>.</w:t>
      </w:r>
    </w:p>
    <w:p w14:paraId="6CAB6D86" w14:textId="27410504" w:rsidR="00DB2445" w:rsidRPr="00793836" w:rsidRDefault="00793836" w:rsidP="007B43A8">
      <w:pPr>
        <w:spacing w:after="160" w:line="259" w:lineRule="auto"/>
        <w:ind w:firstLine="709"/>
        <w:rPr>
          <w:lang w:val="en-US"/>
        </w:rPr>
      </w:pPr>
      <w:r w:rsidRPr="00793836">
        <w:rPr>
          <w:lang w:val="en-US"/>
        </w:rPr>
        <w:t>Acoustic navigation is based on using the AUV transponder's acoustic signals to determine its position. The most common methods are the long baseline, which uses at least two widely separated transponders mounted usually on the seafloor; and the ultra-short baseline, which uses GPS-calibrated transponders on an accompanying surface vessel. Both methods have limited range (about 10 km for individual LBLs, about 4 km in deep water, while less than 0.5 km in shallow water for USBL networks)</w:t>
      </w:r>
      <w:r w:rsidR="00DB2445" w:rsidRPr="00793836">
        <w:rPr>
          <w:lang w:val="en-US"/>
        </w:rPr>
        <w:t xml:space="preserve">. </w:t>
      </w:r>
      <w:r w:rsidRPr="00793836">
        <w:rPr>
          <w:lang w:val="en-US"/>
        </w:rPr>
        <w:t>Because LBL requires the installation of beacons, its applicability is limited to missions performed in stationary locations (e.g., harbor defense). In addition, beacon installation and maintenance are complicated and expensive operations. USBL may not be applicable in some military applications because of tactical limitations, as it requires an accompanying vessel</w:t>
      </w:r>
      <w:r w:rsidR="004C41C6" w:rsidRPr="00793836">
        <w:rPr>
          <w:lang w:val="en-US"/>
        </w:rPr>
        <w:t xml:space="preserve"> [17]</w:t>
      </w:r>
      <w:r w:rsidR="00DB2445" w:rsidRPr="00793836">
        <w:rPr>
          <w:lang w:val="en-US"/>
        </w:rPr>
        <w:t>.</w:t>
      </w:r>
      <w:r w:rsidR="00DF7232" w:rsidRPr="00793836">
        <w:rPr>
          <w:lang w:val="en-US"/>
        </w:rPr>
        <w:t xml:space="preserve"> </w:t>
      </w:r>
    </w:p>
    <w:p w14:paraId="76CFB910" w14:textId="54CFAA8C" w:rsidR="008007FC" w:rsidRPr="00A736FC" w:rsidRDefault="00A736FC" w:rsidP="00AC4615">
      <w:pPr>
        <w:spacing w:after="160" w:line="259" w:lineRule="auto"/>
        <w:ind w:firstLine="709"/>
        <w:rPr>
          <w:lang w:val="en-US"/>
        </w:rPr>
      </w:pPr>
      <w:r w:rsidRPr="00A736FC">
        <w:rPr>
          <w:lang w:val="en-US"/>
        </w:rPr>
        <w:t>As can be seen in Fig. 1, it is necessary to provide measurements fusion of different sensors in order to estimate AUV position together with errors</w:t>
      </w:r>
      <w:r w:rsidR="00DB2445" w:rsidRPr="00A736FC">
        <w:rPr>
          <w:lang w:val="en-US"/>
        </w:rPr>
        <w:t>.</w:t>
      </w:r>
    </w:p>
    <w:p w14:paraId="711833D6" w14:textId="01E43933" w:rsidR="00981CC3" w:rsidRDefault="00981CC3" w:rsidP="007745C5">
      <w:pPr>
        <w:spacing w:after="160" w:line="259" w:lineRule="auto"/>
        <w:ind w:firstLine="0"/>
        <w:jc w:val="center"/>
        <w:rPr>
          <w:szCs w:val="28"/>
        </w:rPr>
      </w:pPr>
      <w:r>
        <w:rPr>
          <w:noProof/>
          <w:szCs w:val="28"/>
        </w:rPr>
        <w:lastRenderedPageBreak/>
        <mc:AlternateContent>
          <mc:Choice Requires="wpc">
            <w:drawing>
              <wp:inline distT="0" distB="0" distL="0" distR="0" wp14:anchorId="2B7309DC" wp14:editId="4054DD5C">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4234973" w14:textId="779FF4F9" w:rsidR="00C21B5B" w:rsidRPr="00A736FC" w:rsidRDefault="00C21B5B" w:rsidP="00981CC3">
                              <w:pPr>
                                <w:ind w:firstLine="0"/>
                                <w:jc w:val="center"/>
                                <w:rPr>
                                  <w:b/>
                                  <w:bCs/>
                                  <w:lang w:val="en-US"/>
                                </w:rPr>
                              </w:pPr>
                              <w:r>
                                <w:rPr>
                                  <w:b/>
                                  <w:bCs/>
                                  <w:lang w:val="en-US"/>
                                </w:rPr>
                                <w:t>GYROSCOPE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5C4DFD" w14:textId="0614CC51" w:rsidR="00C21B5B" w:rsidRPr="00981CC3" w:rsidRDefault="00C21B5B" w:rsidP="00981CC3">
                              <w:pPr>
                                <w:ind w:firstLine="0"/>
                                <w:jc w:val="center"/>
                                <w:rPr>
                                  <w:b/>
                                  <w:bCs/>
                                </w:rPr>
                              </w:pPr>
                              <w:r w:rsidRPr="00A736FC">
                                <w:rPr>
                                  <w:b/>
                                  <w:bCs/>
                                </w:rPr>
                                <w:t>ACCELEROMETER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2F3F9B" w14:textId="31A6C7ED" w:rsidR="00C21B5B" w:rsidRPr="00981CC3" w:rsidRDefault="00C21B5B" w:rsidP="00981CC3">
                              <w:pPr>
                                <w:ind w:firstLine="0"/>
                                <w:jc w:val="center"/>
                                <w:rPr>
                                  <w:b/>
                                  <w:bCs/>
                                </w:rPr>
                              </w:pPr>
                              <w:r w:rsidRPr="00A736FC">
                                <w:rPr>
                                  <w:b/>
                                  <w:bCs/>
                                </w:rPr>
                                <w:t>PRESSURE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7D9EDB3" w14:textId="131BB2CC" w:rsidR="00C21B5B" w:rsidRPr="00981CC3" w:rsidRDefault="00C21B5B" w:rsidP="00981CC3">
                              <w:pPr>
                                <w:ind w:firstLine="0"/>
                                <w:jc w:val="center"/>
                                <w:rPr>
                                  <w:b/>
                                  <w:bCs/>
                                </w:rPr>
                              </w:pPr>
                              <w:r w:rsidRPr="00A736FC">
                                <w:rPr>
                                  <w:b/>
                                  <w:bCs/>
                                </w:rPr>
                                <w:t>DOPPLER VELOCITY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75115FA" w14:textId="03A6B411" w:rsidR="00C21B5B" w:rsidRPr="00981CC3" w:rsidRDefault="00C21B5B"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90C8FA6" w14:textId="06E0CBA2" w:rsidR="00C21B5B" w:rsidRPr="00A736FC" w:rsidRDefault="00C21B5B" w:rsidP="00981CC3">
                              <w:pPr>
                                <w:ind w:firstLine="0"/>
                                <w:jc w:val="center"/>
                                <w:rPr>
                                  <w:b/>
                                  <w:bCs/>
                                  <w:lang w:val="en-US"/>
                                </w:rPr>
                              </w:pPr>
                              <w:r>
                                <w:rPr>
                                  <w:b/>
                                  <w:bCs/>
                                  <w:lang w:val="en-US"/>
                                </w:rPr>
                                <w:t>EXTENDED KALMAN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C21B5B" w:rsidRDefault="00746960"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C21B5B" w:rsidRDefault="00746960"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C21B5B" w:rsidRPr="00981CC3" w:rsidRDefault="00C21B5B"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C21B5B" w:rsidRPr="00981CC3" w:rsidRDefault="00C21B5B"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C21B5B" w:rsidRDefault="00746960"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EED877D" w:rsidR="00C21B5B" w:rsidRPr="00746960" w:rsidRDefault="00746960" w:rsidP="00981CC3">
                              <w:pPr>
                                <w:ind w:firstLine="0"/>
                                <w:rPr>
                                  <w:b/>
                                  <w:bCs/>
                                </w:rPr>
                              </w:pPr>
                              <m:oMathPara>
                                <m:oMath>
                                  <m:r>
                                    <m:rPr>
                                      <m:sty m:val="b"/>
                                    </m:rP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1898011" y="2567965"/>
                            <a:ext cx="972765" cy="389142"/>
                          </a:xfrm>
                          <a:prstGeom prst="rect">
                            <a:avLst/>
                          </a:prstGeom>
                          <a:noFill/>
                          <a:ln w="6350">
                            <a:noFill/>
                          </a:ln>
                        </wps:spPr>
                        <wps:txbx>
                          <w:txbxContent>
                            <w:p w14:paraId="020DA8C7" w14:textId="157DA0F2" w:rsidR="00C21B5B" w:rsidRDefault="00746960"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1845459" y="1865971"/>
                            <a:ext cx="1223561" cy="389142"/>
                          </a:xfrm>
                          <a:prstGeom prst="rect">
                            <a:avLst/>
                          </a:prstGeom>
                          <a:noFill/>
                          <a:ln w="6350">
                            <a:noFill/>
                          </a:ln>
                        </wps:spPr>
                        <wps:txbx>
                          <w:txbxContent>
                            <w:p w14:paraId="3D665A18" w14:textId="29552D0C" w:rsidR="00C21B5B" w:rsidRDefault="00746960"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1646546" y="1205078"/>
                            <a:ext cx="972765" cy="389142"/>
                          </a:xfrm>
                          <a:prstGeom prst="rect">
                            <a:avLst/>
                          </a:prstGeom>
                          <a:noFill/>
                          <a:ln w="6350">
                            <a:noFill/>
                          </a:ln>
                        </wps:spPr>
                        <wps:txbx>
                          <w:txbxContent>
                            <w:p w14:paraId="2BEF8FDF" w14:textId="4709557C" w:rsidR="00C21B5B" w:rsidRDefault="00746960"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1750866" y="593415"/>
                            <a:ext cx="972765" cy="389142"/>
                          </a:xfrm>
                          <a:prstGeom prst="rect">
                            <a:avLst/>
                          </a:prstGeom>
                          <a:noFill/>
                          <a:ln w="6350">
                            <a:noFill/>
                          </a:ln>
                        </wps:spPr>
                        <wps:txbx>
                          <w:txbxContent>
                            <w:p w14:paraId="72809F6E" w14:textId="035E5069" w:rsidR="00C21B5B" w:rsidRDefault="00746960"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sidR="00C21B5B">
                                <w:rPr>
                                  <w:szCs w:val="28"/>
                                  <w:lang w:val="en-GB"/>
                                </w:rPr>
                                <w:t xml:space="preserve"> </w:t>
                              </w:r>
                            </w:p>
                            <w:p w14:paraId="4B71326D"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1834166" y="35408"/>
                            <a:ext cx="972765" cy="437557"/>
                          </a:xfrm>
                          <a:prstGeom prst="rect">
                            <a:avLst/>
                          </a:prstGeom>
                          <a:noFill/>
                          <a:ln w="6350">
                            <a:noFill/>
                          </a:ln>
                        </wps:spPr>
                        <wps:txbx>
                          <w:txbxContent>
                            <w:p w14:paraId="62A4FBFE" w14:textId="76AAA270" w:rsidR="00C21B5B" w:rsidRPr="008B5E25" w:rsidRDefault="00746960"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vCwwAAANsAAAAPAAAAZHJzL2Rvd25yZXYueG1sRI9BawIx&#10;FITvgv8hPMGbZpVS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T9Trws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54234973" w14:textId="779FF4F9" w:rsidR="00C21B5B" w:rsidRPr="00A736FC" w:rsidRDefault="00C21B5B" w:rsidP="00981CC3">
                        <w:pPr>
                          <w:ind w:firstLine="0"/>
                          <w:jc w:val="center"/>
                          <w:rPr>
                            <w:b/>
                            <w:bCs/>
                            <w:lang w:val="en-US"/>
                          </w:rPr>
                        </w:pPr>
                        <w:r>
                          <w:rPr>
                            <w:b/>
                            <w:bCs/>
                            <w:lang w:val="en-US"/>
                          </w:rPr>
                          <w:t>GYROSCOPE</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ZwwAAANsAAAAPAAAAZHJzL2Rvd25yZXYueG1sRI9BawIx&#10;FITvgv8hPMGbZhVa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IJhOW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85C4DFD" w14:textId="0614CC51" w:rsidR="00C21B5B" w:rsidRPr="00981CC3" w:rsidRDefault="00C21B5B" w:rsidP="00981CC3">
                        <w:pPr>
                          <w:ind w:firstLine="0"/>
                          <w:jc w:val="center"/>
                          <w:rPr>
                            <w:b/>
                            <w:bCs/>
                          </w:rPr>
                        </w:pPr>
                        <w:r w:rsidRPr="00A736FC">
                          <w:rPr>
                            <w:b/>
                            <w:bCs/>
                          </w:rPr>
                          <w:t>ACCELEROMETER</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22F3F9B" w14:textId="31A6C7ED" w:rsidR="00C21B5B" w:rsidRPr="00981CC3" w:rsidRDefault="00C21B5B" w:rsidP="00981CC3">
                        <w:pPr>
                          <w:ind w:firstLine="0"/>
                          <w:jc w:val="center"/>
                          <w:rPr>
                            <w:b/>
                            <w:bCs/>
                          </w:rPr>
                        </w:pPr>
                        <w:r w:rsidRPr="00A736FC">
                          <w:rPr>
                            <w:b/>
                            <w:bCs/>
                          </w:rPr>
                          <w:t>PRESSURE SENSOR</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7D9EDB3" w14:textId="131BB2CC" w:rsidR="00C21B5B" w:rsidRPr="00981CC3" w:rsidRDefault="00C21B5B" w:rsidP="00981CC3">
                        <w:pPr>
                          <w:ind w:firstLine="0"/>
                          <w:jc w:val="center"/>
                          <w:rPr>
                            <w:b/>
                            <w:bCs/>
                          </w:rPr>
                        </w:pPr>
                        <w:r w:rsidRPr="00A736FC">
                          <w:rPr>
                            <w:b/>
                            <w:bCs/>
                          </w:rPr>
                          <w:t>DOPPLER VELOCITY LOG</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14:paraId="175115FA" w14:textId="03A6B411" w:rsidR="00C21B5B" w:rsidRPr="00981CC3" w:rsidRDefault="00C21B5B"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90C8FA6" w14:textId="06E0CBA2" w:rsidR="00C21B5B" w:rsidRPr="00A736FC" w:rsidRDefault="00C21B5B" w:rsidP="00981CC3">
                        <w:pPr>
                          <w:ind w:firstLine="0"/>
                          <w:jc w:val="center"/>
                          <w:rPr>
                            <w:b/>
                            <w:bCs/>
                            <w:lang w:val="en-US"/>
                          </w:rPr>
                        </w:pPr>
                        <w:r>
                          <w:rPr>
                            <w:b/>
                            <w:bCs/>
                            <w:lang w:val="en-US"/>
                          </w:rPr>
                          <w:t>EXTENDED KALMAN FILTER</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C21B5B" w:rsidRDefault="00746960"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C21B5B" w:rsidRDefault="00746960"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C21B5B" w:rsidRPr="00981CC3" w:rsidRDefault="00C21B5B"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C21B5B" w:rsidRPr="00981CC3" w:rsidRDefault="00C21B5B"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C21B5B" w:rsidRDefault="00746960"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EED877D" w:rsidR="00C21B5B" w:rsidRPr="00746960" w:rsidRDefault="00746960" w:rsidP="00981CC3">
                        <w:pPr>
                          <w:ind w:firstLine="0"/>
                          <w:rPr>
                            <w:b/>
                            <w:bCs/>
                          </w:rPr>
                        </w:pPr>
                        <m:oMathPara>
                          <m:oMath>
                            <m:r>
                              <m:rPr>
                                <m:sty m:val="b"/>
                              </m:rPr>
                              <w:rPr>
                                <w:rFonts w:ascii="Cambria Math" w:hAnsi="Cambria Math"/>
                              </w:rPr>
                              <m:t>y</m:t>
                            </m:r>
                          </m:oMath>
                        </m:oMathPara>
                      </w:p>
                    </w:txbxContent>
                  </v:textbox>
                </v:shape>
                <v:shape id="Надпись 50" o:spid="_x0000_s1052" type="#_x0000_t202" style="position:absolute;left:18980;top:25679;width:972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157DA0F2" w:rsidR="00C21B5B" w:rsidRDefault="00746960"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C21B5B" w:rsidRDefault="00C21B5B" w:rsidP="00981CC3">
                        <w:pPr>
                          <w:ind w:firstLine="0"/>
                          <w:jc w:val="center"/>
                        </w:pPr>
                      </w:p>
                    </w:txbxContent>
                  </v:textbox>
                </v:shape>
                <v:shape id="Надпись 51" o:spid="_x0000_s1053" type="#_x0000_t202" style="position:absolute;left:18454;top:18659;width:1223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29552D0C" w:rsidR="00C21B5B" w:rsidRDefault="00746960"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sidR="00C21B5B">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C21B5B" w:rsidRDefault="00C21B5B" w:rsidP="00981CC3">
                        <w:pPr>
                          <w:ind w:firstLine="0"/>
                          <w:jc w:val="center"/>
                        </w:pPr>
                      </w:p>
                    </w:txbxContent>
                  </v:textbox>
                </v:shape>
                <v:shape id="Надпись 52" o:spid="_x0000_s1054" type="#_x0000_t202" style="position:absolute;left:16465;top:12050;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C21B5B" w:rsidRDefault="00746960"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C21B5B" w:rsidRDefault="00C21B5B" w:rsidP="00981CC3">
                        <w:pPr>
                          <w:ind w:firstLine="0"/>
                          <w:jc w:val="center"/>
                        </w:pPr>
                      </w:p>
                    </w:txbxContent>
                  </v:textbox>
                </v:shape>
                <v:shape id="Надпись 53" o:spid="_x0000_s1055" type="#_x0000_t202" style="position:absolute;left:17508;top:5934;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035E5069" w:rsidR="00C21B5B" w:rsidRDefault="00746960"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sidR="00C21B5B">
                          <w:rPr>
                            <w:szCs w:val="28"/>
                            <w:lang w:val="en-GB"/>
                          </w:rPr>
                          <w:t xml:space="preserve"> </w:t>
                        </w:r>
                      </w:p>
                      <w:p w14:paraId="4B71326D" w14:textId="77777777" w:rsidR="00C21B5B" w:rsidRDefault="00C21B5B" w:rsidP="00981CC3">
                        <w:pPr>
                          <w:ind w:firstLine="0"/>
                          <w:jc w:val="center"/>
                        </w:pPr>
                      </w:p>
                    </w:txbxContent>
                  </v:textbox>
                </v:shape>
                <v:shape id="Надпись 54" o:spid="_x0000_s1056" type="#_x0000_t202" style="position:absolute;left:18341;top:354;width:9728;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76AAA270" w:rsidR="00C21B5B" w:rsidRPr="008B5E25" w:rsidRDefault="00746960"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C21B5B" w:rsidRDefault="00C21B5B" w:rsidP="00981CC3">
                        <w:pPr>
                          <w:ind w:firstLine="0"/>
                          <w:jc w:val="center"/>
                        </w:pPr>
                      </w:p>
                    </w:txbxContent>
                  </v:textbox>
                </v:shape>
                <w10:anchorlock/>
              </v:group>
            </w:pict>
          </mc:Fallback>
        </mc:AlternateContent>
      </w:r>
    </w:p>
    <w:p w14:paraId="47A3B811" w14:textId="5DC30556" w:rsidR="00C56E75" w:rsidRPr="00A736FC" w:rsidRDefault="00A736FC" w:rsidP="00C56E75">
      <w:pPr>
        <w:spacing w:after="160" w:line="259" w:lineRule="auto"/>
        <w:ind w:firstLine="0"/>
        <w:jc w:val="center"/>
        <w:rPr>
          <w:lang w:val="en-US"/>
        </w:rPr>
      </w:pPr>
      <w:r>
        <w:rPr>
          <w:lang w:val="en-US"/>
        </w:rPr>
        <w:t>Figure</w:t>
      </w:r>
      <w:r w:rsidR="00C56E75" w:rsidRPr="00A736FC">
        <w:rPr>
          <w:lang w:val="en-US"/>
        </w:rPr>
        <w:t xml:space="preserve"> 1 – </w:t>
      </w:r>
      <w:r w:rsidRPr="00A736FC">
        <w:rPr>
          <w:lang w:val="en-US"/>
        </w:rPr>
        <w:t>Fusion and filtering scheme for sensor readings</w:t>
      </w:r>
    </w:p>
    <w:p w14:paraId="49AFBCF7" w14:textId="76C960AB" w:rsidR="008007FC" w:rsidRPr="00787341" w:rsidRDefault="00783384" w:rsidP="00275FA7">
      <w:pPr>
        <w:spacing w:after="160" w:line="259" w:lineRule="auto"/>
        <w:ind w:firstLine="709"/>
        <w:rPr>
          <w:lang w:val="en-US"/>
        </w:rPr>
      </w:pPr>
      <w:r w:rsidRPr="00787341">
        <w:rPr>
          <w:lang w:val="en-US"/>
        </w:rPr>
        <w:t>The most commonly used method of obtaining absolute position information underwater is through the buoys. These buoys are in known locations and the AUV receives the range and/or azimuth to several of them and then calculates its position through trilateration or triangulation. Based on the location of the transceivers, three different basic systems can be distinguished: Long Baseline System (LBL), Short Baseline System (SBL) and Ultra Short Baseline System (USBL)</w:t>
      </w:r>
      <w:r w:rsidR="00AA598C" w:rsidRPr="00787341">
        <w:rPr>
          <w:lang w:val="en-US"/>
        </w:rPr>
        <w:t xml:space="preserve"> [18,19]</w:t>
      </w:r>
      <w:r w:rsidR="001B55F4" w:rsidRPr="00787341">
        <w:rPr>
          <w:lang w:val="en-US"/>
        </w:rPr>
        <w:t>.</w:t>
      </w:r>
    </w:p>
    <w:p w14:paraId="024CE27A" w14:textId="2F108DE9" w:rsidR="00275FA7" w:rsidRPr="003346C6" w:rsidRDefault="005D76DF" w:rsidP="00275FA7">
      <w:pPr>
        <w:spacing w:after="160" w:line="259" w:lineRule="auto"/>
        <w:ind w:firstLine="709"/>
        <w:rPr>
          <w:lang w:val="en-US"/>
        </w:rPr>
      </w:pPr>
      <w:r w:rsidRPr="005D76DF">
        <w:rPr>
          <w:lang w:val="en-US"/>
        </w:rPr>
        <w:t>A typical configuration for a standard long baseline is shown in Figure 2(a). Two or more buoys are deployed around the perimeter of the area in which the AUV will operate. These buoys are anchored and float on the surface or, especially in deeper waters, several meters above the seafloor. Each unit receives acoustic requested pings from a common receiving channel</w:t>
      </w:r>
      <w:r w:rsidR="00275FA7" w:rsidRPr="005D76DF">
        <w:rPr>
          <w:lang w:val="en-US"/>
        </w:rPr>
        <w:t xml:space="preserve">. </w:t>
      </w:r>
      <w:r w:rsidR="002454D7" w:rsidRPr="002454D7">
        <w:rPr>
          <w:lang w:val="en-US"/>
        </w:rPr>
        <w:t>After receiving a request ping from the AUV, each unit waits for a unique, specific response time and then sends a ping in response via its own separate transmission channel</w:t>
      </w:r>
      <w:r w:rsidR="00275FA7" w:rsidRPr="003346C6">
        <w:rPr>
          <w:lang w:val="en-US"/>
        </w:rPr>
        <w:t>.</w:t>
      </w:r>
    </w:p>
    <w:p w14:paraId="047EB743" w14:textId="72FA3A90" w:rsidR="00275FA7" w:rsidRDefault="001B41CA" w:rsidP="00620389">
      <w:pPr>
        <w:spacing w:after="160" w:line="259" w:lineRule="auto"/>
        <w:ind w:firstLine="0"/>
        <w:jc w:val="center"/>
        <w:rPr>
          <w:szCs w:val="28"/>
        </w:rPr>
      </w:pPr>
      <w:r>
        <w:rPr>
          <w:noProof/>
        </w:rPr>
        <w:lastRenderedPageBreak/>
        <w:drawing>
          <wp:inline distT="0" distB="0" distL="0" distR="0" wp14:anchorId="3D2BAD45" wp14:editId="0FE36D70">
            <wp:extent cx="6443345" cy="3847888"/>
            <wp:effectExtent l="19050" t="19050" r="14605" b="196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0422"/>
                    <a:stretch/>
                  </pic:blipFill>
                  <pic:spPr bwMode="auto">
                    <a:xfrm>
                      <a:off x="0" y="0"/>
                      <a:ext cx="6449484" cy="3851554"/>
                    </a:xfrm>
                    <a:prstGeom prst="rect">
                      <a:avLst/>
                    </a:prstGeom>
                    <a:noFill/>
                    <a:ln w="1905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F749453" w14:textId="60CE2577" w:rsidR="00C56E75" w:rsidRPr="008054C7" w:rsidRDefault="00AB2E5B" w:rsidP="00C56E75">
      <w:pPr>
        <w:spacing w:after="160" w:line="259" w:lineRule="auto"/>
        <w:ind w:firstLine="0"/>
        <w:jc w:val="center"/>
        <w:rPr>
          <w:szCs w:val="28"/>
          <w:lang w:val="en-US"/>
        </w:rPr>
      </w:pPr>
      <w:r w:rsidRPr="008054C7">
        <w:rPr>
          <w:szCs w:val="28"/>
          <w:lang w:val="en-US"/>
        </w:rPr>
        <w:t>Figure 2</w:t>
      </w:r>
      <w:r w:rsidR="00C56E75" w:rsidRPr="008054C7">
        <w:rPr>
          <w:szCs w:val="28"/>
          <w:lang w:val="en-US"/>
        </w:rPr>
        <w:t xml:space="preserve"> – </w:t>
      </w:r>
      <w:r w:rsidR="008054C7" w:rsidRPr="008054C7">
        <w:rPr>
          <w:szCs w:val="28"/>
          <w:lang w:val="en-US"/>
        </w:rPr>
        <w:t>Buoy-based underwater positioning methods</w:t>
      </w:r>
    </w:p>
    <w:p w14:paraId="5421AE56" w14:textId="055E3EBE" w:rsidR="007B43A8" w:rsidRPr="008054C7" w:rsidRDefault="008054C7" w:rsidP="00620389">
      <w:pPr>
        <w:spacing w:after="160" w:line="259" w:lineRule="auto"/>
        <w:ind w:firstLine="709"/>
        <w:rPr>
          <w:lang w:val="en-US"/>
        </w:rPr>
      </w:pPr>
      <w:r w:rsidRPr="008054C7">
        <w:rPr>
          <w:lang w:val="en-US"/>
        </w:rPr>
        <w:t>The standard LBL systems mentioned earlier are not well suited for large groups, as only one AUV can access the buoy network at a time and receive position updates. Therefore, the position update interval increases with the number of vehicles</w:t>
      </w:r>
      <w:r w:rsidR="00275FA7" w:rsidRPr="008054C7">
        <w:rPr>
          <w:lang w:val="en-US"/>
        </w:rPr>
        <w:t>.</w:t>
      </w:r>
    </w:p>
    <w:p w14:paraId="6B1AF612" w14:textId="1094377B" w:rsidR="00816AB6" w:rsidRPr="00CF349C" w:rsidRDefault="00CF349C" w:rsidP="00620389">
      <w:pPr>
        <w:spacing w:after="160" w:line="259" w:lineRule="auto"/>
        <w:ind w:firstLine="709"/>
        <w:rPr>
          <w:lang w:val="en-US"/>
        </w:rPr>
      </w:pPr>
      <w:r w:rsidRPr="00CF349C">
        <w:rPr>
          <w:lang w:val="en-US"/>
        </w:rPr>
        <w:t>New LBL systems like the one shown in Fig. 3(b), synchronized the clocks of the buoys and the AUV transceiver units. The buoys broadcast a ping containing a unique identifier at certain intervals. When the AUV receives this ping, the known beacon broadcast schedule and the timing of the synchronized clocks ensure that the vehicle knows when the ping was sent and can directly calculate the OWTT</w:t>
      </w:r>
      <w:r>
        <w:rPr>
          <w:lang w:val="en-US"/>
        </w:rPr>
        <w:t xml:space="preserve"> (</w:t>
      </w:r>
      <w:r w:rsidRPr="00CF349C">
        <w:rPr>
          <w:lang w:val="en-US"/>
        </w:rPr>
        <w:t>one-way travel-time</w:t>
      </w:r>
      <w:r>
        <w:rPr>
          <w:lang w:val="en-US"/>
        </w:rPr>
        <w:t>)</w:t>
      </w:r>
      <w:r w:rsidR="00816AB6" w:rsidRPr="00CF349C">
        <w:rPr>
          <w:lang w:val="en-US"/>
        </w:rPr>
        <w:t>.</w:t>
      </w:r>
    </w:p>
    <w:p w14:paraId="67D32D7E" w14:textId="4B18398A" w:rsidR="00275FA7" w:rsidRPr="008E36CC" w:rsidRDefault="008E36CC" w:rsidP="00620389">
      <w:pPr>
        <w:spacing w:after="160" w:line="259" w:lineRule="auto"/>
        <w:ind w:firstLine="709"/>
        <w:rPr>
          <w:b/>
          <w:bCs/>
          <w:szCs w:val="28"/>
          <w:lang w:val="en-US"/>
        </w:rPr>
      </w:pPr>
      <w:r w:rsidRPr="008E36CC">
        <w:rPr>
          <w:lang w:val="en-US"/>
        </w:rPr>
        <w:t>Another improvement over conventional LBLs is the system shown in Fig. 3(c). Relying on the setup in Fig. 3(b), the buoys now transmit their GPS positions along with a unique identifier. As with the system described earlier, the AUV does not need to send queries to the buoys. With the buoy positions embedded in the ping, the buoys are free to swim, and there is no need to save their coordinates to the AUV before deployment</w:t>
      </w:r>
      <w:r w:rsidR="00275FA7" w:rsidRPr="008E36CC">
        <w:rPr>
          <w:lang w:val="en-US"/>
        </w:rPr>
        <w:t>.</w:t>
      </w:r>
    </w:p>
    <w:p w14:paraId="1FDDA701" w14:textId="09E62945" w:rsidR="0047342C" w:rsidRPr="00F650E2" w:rsidRDefault="00275FA7" w:rsidP="00D0588D">
      <w:pPr>
        <w:spacing w:after="160" w:line="259" w:lineRule="auto"/>
        <w:ind w:firstLine="0"/>
        <w:rPr>
          <w:i/>
          <w:iCs/>
          <w:szCs w:val="28"/>
          <w:lang w:val="en-US"/>
        </w:rPr>
      </w:pPr>
      <w:r w:rsidRPr="008E36CC">
        <w:rPr>
          <w:b/>
          <w:bCs/>
          <w:szCs w:val="28"/>
          <w:lang w:val="en-US"/>
        </w:rPr>
        <w:br w:type="page"/>
      </w:r>
      <w:r w:rsidR="00F650E2" w:rsidRPr="00F650E2">
        <w:rPr>
          <w:i/>
          <w:iCs/>
          <w:szCs w:val="28"/>
          <w:lang w:val="en-US"/>
        </w:rPr>
        <w:lastRenderedPageBreak/>
        <w:t xml:space="preserve">2.2. </w:t>
      </w:r>
      <w:r w:rsidR="008E36CC" w:rsidRPr="00F650E2">
        <w:rPr>
          <w:i/>
          <w:iCs/>
          <w:szCs w:val="28"/>
          <w:lang w:val="en-US"/>
        </w:rPr>
        <w:t xml:space="preserve">Slant </w:t>
      </w:r>
      <w:r w:rsidR="00F650E2">
        <w:rPr>
          <w:i/>
          <w:iCs/>
          <w:szCs w:val="28"/>
          <w:lang w:val="en-US"/>
        </w:rPr>
        <w:t>r</w:t>
      </w:r>
      <w:r w:rsidR="008E36CC" w:rsidRPr="00F650E2">
        <w:rPr>
          <w:i/>
          <w:iCs/>
          <w:szCs w:val="28"/>
          <w:lang w:val="en-US"/>
        </w:rPr>
        <w:t xml:space="preserve">anges </w:t>
      </w:r>
      <w:r w:rsidR="00F650E2">
        <w:rPr>
          <w:i/>
          <w:iCs/>
          <w:szCs w:val="28"/>
          <w:lang w:val="en-US"/>
        </w:rPr>
        <w:t>u</w:t>
      </w:r>
      <w:r w:rsidR="008E36CC" w:rsidRPr="00F650E2">
        <w:rPr>
          <w:i/>
          <w:iCs/>
          <w:szCs w:val="28"/>
          <w:lang w:val="en-US"/>
        </w:rPr>
        <w:t>sage</w:t>
      </w:r>
    </w:p>
    <w:p w14:paraId="155C99AC" w14:textId="2906E013" w:rsidR="0047342C" w:rsidRPr="008E36CC" w:rsidRDefault="0047342C" w:rsidP="0047342C">
      <w:pPr>
        <w:spacing w:after="160" w:line="259" w:lineRule="auto"/>
        <w:ind w:firstLine="0"/>
        <w:rPr>
          <w:szCs w:val="28"/>
          <w:lang w:val="en-US"/>
        </w:rPr>
      </w:pPr>
      <w:r w:rsidRPr="008E36CC">
        <w:rPr>
          <w:szCs w:val="28"/>
          <w:lang w:val="en-US"/>
        </w:rPr>
        <w:tab/>
      </w:r>
      <w:r w:rsidR="008E36CC" w:rsidRPr="008E36CC">
        <w:rPr>
          <w:szCs w:val="28"/>
          <w:lang w:val="en-US"/>
        </w:rPr>
        <w:t>If there are two or more buoys, it is possible to reconstruct information about the location of the modem</w:t>
      </w:r>
      <w:r w:rsidR="008E36CC">
        <w:rPr>
          <w:szCs w:val="28"/>
          <w:lang w:val="en-US"/>
        </w:rPr>
        <w:t>-</w:t>
      </w:r>
      <w:r w:rsidR="008E36CC" w:rsidRPr="008E36CC">
        <w:rPr>
          <w:szCs w:val="28"/>
          <w:lang w:val="en-US"/>
        </w:rPr>
        <w:t>object using the slant range mechanism to recalculate the position in the global coordinate system by GPS or GLONASS</w:t>
      </w:r>
      <w:r w:rsidRPr="008E36CC">
        <w:rPr>
          <w:szCs w:val="28"/>
          <w:lang w:val="en-US"/>
        </w:rPr>
        <w:t>.</w:t>
      </w:r>
    </w:p>
    <w:p w14:paraId="1C8019D4" w14:textId="7C0FC976" w:rsidR="0047342C" w:rsidRPr="00121FC3" w:rsidRDefault="0047342C" w:rsidP="0047342C">
      <w:pPr>
        <w:spacing w:after="160" w:line="259" w:lineRule="auto"/>
        <w:ind w:firstLine="0"/>
        <w:rPr>
          <w:szCs w:val="28"/>
          <w:lang w:val="en-US"/>
        </w:rPr>
      </w:pPr>
      <w:r w:rsidRPr="008E36CC">
        <w:rPr>
          <w:szCs w:val="28"/>
          <w:lang w:val="en-US"/>
        </w:rPr>
        <w:tab/>
      </w:r>
      <w:r w:rsidR="00121FC3" w:rsidRPr="00121FC3">
        <w:rPr>
          <w:szCs w:val="28"/>
          <w:lang w:val="en-US"/>
        </w:rPr>
        <w:t xml:space="preserve">Two </w:t>
      </w:r>
      <w:proofErr w:type="spellStart"/>
      <w:r w:rsidR="00121FC3" w:rsidRPr="00121FC3">
        <w:rPr>
          <w:szCs w:val="28"/>
          <w:lang w:val="en-US"/>
        </w:rPr>
        <w:t>buoys</w:t>
      </w:r>
      <w:proofErr w:type="spellEnd"/>
      <w:r w:rsidR="00121FC3" w:rsidRPr="00121FC3">
        <w:rPr>
          <w:szCs w:val="28"/>
          <w:lang w:val="en-US"/>
        </w:rPr>
        <w:t xml:space="preserve"> are considered in the task. Their locations at longitudinal, lateral and vertical displacements are determined by the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00121FC3" w:rsidRPr="00121FC3">
        <w:rPr>
          <w:szCs w:val="28"/>
          <w:lang w:val="en-US"/>
        </w:rPr>
        <w:t xml:space="preserve"> vectors</w:t>
      </w:r>
      <w:r w:rsidRPr="00121FC3">
        <w:rPr>
          <w:szCs w:val="28"/>
          <w:lang w:val="en-US"/>
        </w:rPr>
        <w:t xml:space="preserve">. </w:t>
      </w:r>
      <w:r w:rsidR="00121FC3" w:rsidRPr="00121FC3">
        <w:rPr>
          <w:szCs w:val="28"/>
          <w:lang w:val="en-US"/>
        </w:rPr>
        <w:t xml:space="preserve">Assuming that the depth is constant (without considering wave perturbations), it is possible to neglect the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21FC3">
        <w:rPr>
          <w:szCs w:val="28"/>
          <w:lang w:val="en-US"/>
        </w:rPr>
        <w:t xml:space="preserve"> </w:t>
      </w:r>
      <w:r w:rsidR="00121FC3">
        <w:rPr>
          <w:szCs w:val="28"/>
          <w:lang w:val="en-US"/>
        </w:rPr>
        <w:t>and</w:t>
      </w:r>
      <w:r w:rsidRPr="00121FC3">
        <w:rPr>
          <w:szCs w:val="28"/>
          <w:lang w:val="en-US"/>
        </w:rPr>
        <w:t xml:space="preserv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21FC3">
        <w:rPr>
          <w:szCs w:val="28"/>
          <w:lang w:val="en-US"/>
        </w:rPr>
        <w:t xml:space="preserve"> </w:t>
      </w:r>
      <w:r w:rsidR="00121FC3" w:rsidRPr="00121FC3">
        <w:rPr>
          <w:szCs w:val="28"/>
          <w:lang w:val="en-US"/>
        </w:rPr>
        <w:t>values</w:t>
      </w:r>
      <w:r w:rsidRPr="00121FC3">
        <w:rPr>
          <w:szCs w:val="28"/>
          <w:lang w:val="en-US"/>
        </w:rPr>
        <w:t xml:space="preserve">, </w:t>
      </w:r>
      <w:r w:rsidR="00121FC3" w:rsidRPr="00121FC3">
        <w:rPr>
          <w:szCs w:val="28"/>
          <w:lang w:val="en-US"/>
        </w:rPr>
        <w:t>obtaining the positions in the plane</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w:t>
      </w:r>
    </w:p>
    <w:p w14:paraId="796B9249" w14:textId="6D36B1B4" w:rsidR="0047342C" w:rsidRPr="001414C7" w:rsidRDefault="0047342C" w:rsidP="0047342C">
      <w:pPr>
        <w:spacing w:after="160" w:line="259" w:lineRule="auto"/>
        <w:ind w:firstLine="0"/>
        <w:rPr>
          <w:szCs w:val="28"/>
          <w:lang w:val="en-US"/>
        </w:rPr>
      </w:pPr>
      <w:r w:rsidRPr="00121FC3">
        <w:rPr>
          <w:szCs w:val="28"/>
          <w:lang w:val="en-US"/>
        </w:rPr>
        <w:tab/>
        <w:t xml:space="preserve"> </w:t>
      </w:r>
      <w:r w:rsidR="00121FC3" w:rsidRPr="00121FC3">
        <w:rPr>
          <w:szCs w:val="28"/>
          <w:lang w:val="en-US"/>
        </w:rPr>
        <w:t xml:space="preserve">The possibility to obtain slant range to the underwater vehicle will allow to calculate its position, but preliminary requires knowledge of its depth </w:t>
      </w:r>
      <m:oMath>
        <m:r>
          <w:rPr>
            <w:rFonts w:ascii="Cambria Math" w:hAnsi="Cambria Math"/>
            <w:szCs w:val="28"/>
            <w:lang w:val="en-US"/>
          </w:rPr>
          <m:t>z</m:t>
        </m:r>
      </m:oMath>
      <w:r w:rsidR="00121FC3" w:rsidRPr="00121FC3">
        <w:rPr>
          <w:szCs w:val="28"/>
          <w:lang w:val="en-US"/>
        </w:rPr>
        <w:t xml:space="preserve"> (assuming that the pressure sensor is always working) to determine the projection of the range on the XY plane</w:t>
      </w:r>
      <w:r w:rsidRPr="00121FC3">
        <w:rPr>
          <w:szCs w:val="28"/>
          <w:lang w:val="en-US"/>
        </w:rPr>
        <w:t xml:space="preserve">. </w:t>
      </w:r>
      <w:r w:rsidR="00121FC3" w:rsidRPr="001414C7">
        <w:rPr>
          <w:szCs w:val="28"/>
          <w:lang w:val="en-US"/>
        </w:rPr>
        <w:t xml:space="preserve">Denoting the slanted ranges as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414C7">
        <w:rPr>
          <w:szCs w:val="28"/>
          <w:lang w:val="en-US"/>
        </w:rPr>
        <w:t xml:space="preserve"> </w:t>
      </w:r>
      <w:r w:rsidR="00121FC3">
        <w:rPr>
          <w:szCs w:val="28"/>
          <w:lang w:val="en-US"/>
        </w:rPr>
        <w:t>and</w:t>
      </w:r>
      <w:r w:rsidRPr="001414C7">
        <w:rPr>
          <w:szCs w:val="28"/>
          <w:lang w:val="en-US"/>
        </w:rPr>
        <w:t xml:space="preserve">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414C7">
        <w:rPr>
          <w:szCs w:val="28"/>
          <w:lang w:val="en-US"/>
        </w:rPr>
        <w:t>,</w:t>
      </w:r>
      <w:r w:rsidRPr="001414C7">
        <w:rPr>
          <w:szCs w:val="28"/>
          <w:lang w:val="en-US"/>
        </w:rPr>
        <w:t xml:space="preserve"> </w:t>
      </w:r>
      <w:r w:rsidR="001414C7" w:rsidRPr="001414C7">
        <w:rPr>
          <w:szCs w:val="28"/>
          <w:lang w:val="en-US"/>
        </w:rPr>
        <w:t>expressions for their plane projections are obtained</w:t>
      </w:r>
    </w:p>
    <w:p w14:paraId="2ED7E42B" w14:textId="30F866DE" w:rsidR="0047342C" w:rsidRPr="009E7081" w:rsidRDefault="00746960" w:rsidP="0047342C">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
        </m:oMath>
      </m:oMathPara>
    </w:p>
    <w:p w14:paraId="15C53BC8" w14:textId="5C86D1B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Further, the positioning problem is reduced to the geometric problem of finding intersection points between two circles whose centers are the buoy positions, and whose radii are the projections found earlier</w:t>
      </w:r>
      <w:r w:rsidRPr="00493885">
        <w:rPr>
          <w:szCs w:val="28"/>
          <w:lang w:val="en-US"/>
        </w:rPr>
        <w:t xml:space="preserve"> </w:t>
      </w:r>
      <w:r w:rsidR="00493885">
        <w:rPr>
          <w:szCs w:val="28"/>
          <w:lang w:val="en-US"/>
        </w:rPr>
        <w:t>(</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493885">
        <w:rPr>
          <w:szCs w:val="28"/>
          <w:lang w:val="en-US"/>
        </w:rPr>
        <w:t xml:space="preserve"> </w:t>
      </w:r>
      <w:r w:rsidR="00493885">
        <w:rPr>
          <w:szCs w:val="28"/>
          <w:lang w:val="en-US"/>
        </w:rPr>
        <w:t>and</w:t>
      </w:r>
      <w:r w:rsidRPr="00493885">
        <w:rPr>
          <w:szCs w:val="28"/>
          <w:lang w:val="en-US"/>
        </w:rPr>
        <w:t xml:space="preserve">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493885">
        <w:rPr>
          <w:szCs w:val="28"/>
          <w:lang w:val="en-US"/>
        </w:rPr>
        <w:t>)</w:t>
      </w:r>
      <w:r w:rsidRPr="00493885">
        <w:rPr>
          <w:szCs w:val="28"/>
          <w:lang w:val="en-US"/>
        </w:rPr>
        <w:t xml:space="preserve">. </w:t>
      </w:r>
    </w:p>
    <w:p w14:paraId="4A932FF6" w14:textId="6F896678" w:rsidR="0047342C" w:rsidRPr="00493885" w:rsidRDefault="00493885" w:rsidP="0047342C">
      <w:pPr>
        <w:spacing w:after="160" w:line="259" w:lineRule="auto"/>
        <w:ind w:firstLine="709"/>
        <w:rPr>
          <w:iCs/>
          <w:szCs w:val="28"/>
          <w:lang w:val="en-US"/>
        </w:rPr>
      </w:pPr>
      <w:r w:rsidRPr="00493885">
        <w:rPr>
          <w:szCs w:val="28"/>
          <w:lang w:val="en-US"/>
        </w:rPr>
        <w:t xml:space="preserve">The distance between the circles </w:t>
      </w:r>
      <m:oMath>
        <m:r>
          <w:rPr>
            <w:rFonts w:ascii="Cambria Math" w:hAnsi="Cambria Math"/>
            <w:szCs w:val="28"/>
          </w:rPr>
          <m:t>d</m:t>
        </m:r>
        <m:r>
          <w:rPr>
            <w:rFonts w:ascii="Cambria Math" w:hAnsi="Cambria Math"/>
            <w:szCs w:val="28"/>
            <w:lang w:val="en-US"/>
          </w:rPr>
          <m:t>=</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e>
        </m:d>
      </m:oMath>
      <w:r w:rsidR="0047342C" w:rsidRPr="00493885">
        <w:rPr>
          <w:iCs/>
          <w:szCs w:val="28"/>
          <w:lang w:val="en-US"/>
        </w:rPr>
        <w:t xml:space="preserve"> </w:t>
      </w:r>
      <w:r w:rsidRPr="00493885">
        <w:rPr>
          <w:iCs/>
          <w:szCs w:val="28"/>
          <w:lang w:val="en-US"/>
        </w:rPr>
        <w:t>allows to use the cosine theorem</w:t>
      </w:r>
    </w:p>
    <w:p w14:paraId="0BA3D513" w14:textId="6DF7EEC4" w:rsidR="0047342C" w:rsidRPr="00493885" w:rsidRDefault="00746960" w:rsidP="0047342C">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r>
            <w:rPr>
              <w:rFonts w:ascii="Cambria Math" w:hAnsi="Cambria Math"/>
              <w:szCs w:val="28"/>
            </w:rPr>
            <m:t>.</m:t>
          </m:r>
        </m:oMath>
      </m:oMathPara>
    </w:p>
    <w:p w14:paraId="2731F22D" w14:textId="5E9A248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The possible positions of the submersible are now defined by the expression</w:t>
      </w:r>
    </w:p>
    <w:p w14:paraId="42246BA2" w14:textId="5A77488C" w:rsidR="0047342C" w:rsidRPr="00141D5A" w:rsidRDefault="00746960" w:rsidP="0047342C">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SR</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SR</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r>
            <w:rPr>
              <w:rFonts w:ascii="Cambria Math" w:hAnsi="Cambria Math"/>
              <w:szCs w:val="28"/>
              <w:lang w:val="en-US"/>
            </w:rPr>
            <m:t>,</m:t>
          </m:r>
        </m:oMath>
      </m:oMathPara>
    </w:p>
    <w:p w14:paraId="0A42040A" w14:textId="07CA8845" w:rsidR="0047342C" w:rsidRPr="00802014" w:rsidRDefault="00802014" w:rsidP="0047342C">
      <w:pPr>
        <w:spacing w:after="160" w:line="259" w:lineRule="auto"/>
        <w:ind w:firstLine="0"/>
        <w:rPr>
          <w:szCs w:val="28"/>
          <w:lang w:val="en-US"/>
        </w:rPr>
      </w:pPr>
      <w:r>
        <w:rPr>
          <w:szCs w:val="28"/>
          <w:lang w:val="en-US"/>
        </w:rPr>
        <w:t>where</w:t>
      </w:r>
      <w:r w:rsidR="0047342C" w:rsidRPr="00802014">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0047342C" w:rsidRPr="00802014">
        <w:rPr>
          <w:szCs w:val="28"/>
          <w:lang w:val="en-US"/>
        </w:rPr>
        <w:t xml:space="preserve"> – </w:t>
      </w:r>
      <w:r w:rsidRPr="00802014">
        <w:rPr>
          <w:szCs w:val="28"/>
          <w:lang w:val="en-US"/>
        </w:rPr>
        <w:t>unit vector between the first and the second center</w:t>
      </w:r>
      <w:r w:rsidR="0047342C" w:rsidRPr="00802014">
        <w:rPr>
          <w:szCs w:val="28"/>
          <w:lang w:val="en-US"/>
        </w:rPr>
        <w:t>,</w:t>
      </w:r>
    </w:p>
    <w:p w14:paraId="21A1B379" w14:textId="67F285A1" w:rsidR="0047342C" w:rsidRPr="00802014" w:rsidRDefault="00746960" w:rsidP="0047342C">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47342C" w:rsidRPr="00802014">
        <w:rPr>
          <w:iCs/>
          <w:szCs w:val="28"/>
          <w:lang w:val="en-US"/>
        </w:rPr>
        <w:t xml:space="preserve"> – </w:t>
      </w:r>
      <w:r w:rsidR="00802014" w:rsidRPr="00802014">
        <w:rPr>
          <w:iCs/>
          <w:szCs w:val="28"/>
          <w:lang w:val="en-US"/>
        </w:rPr>
        <w:t>perpendicular to the unit vector</w:t>
      </w:r>
      <w:r w:rsidR="0047342C" w:rsidRPr="00802014">
        <w:rPr>
          <w:iCs/>
          <w:szCs w:val="28"/>
          <w:lang w:val="en-US"/>
        </w:rPr>
        <w:t>.</w:t>
      </w:r>
    </w:p>
    <w:p w14:paraId="536EF981" w14:textId="402CFD7D" w:rsidR="0047342C" w:rsidRPr="00802014" w:rsidRDefault="0047342C" w:rsidP="0047342C">
      <w:pPr>
        <w:spacing w:after="160" w:line="259" w:lineRule="auto"/>
        <w:ind w:firstLine="0"/>
        <w:rPr>
          <w:iCs/>
          <w:szCs w:val="28"/>
          <w:lang w:val="en-US"/>
        </w:rPr>
      </w:pPr>
      <w:r w:rsidRPr="00802014">
        <w:rPr>
          <w:iCs/>
          <w:szCs w:val="28"/>
          <w:lang w:val="en-US"/>
        </w:rPr>
        <w:tab/>
      </w:r>
      <w:r w:rsidR="00802014" w:rsidRPr="00802014">
        <w:rPr>
          <w:iCs/>
          <w:szCs w:val="28"/>
          <w:lang w:val="en-US"/>
        </w:rPr>
        <w:t>The duality of solving the equation is resolved if the previous underwater vehicle position is known. In this case, it is necessary to choose the point closest to the last vehicle position (Fig. 3).</w:t>
      </w:r>
    </w:p>
    <w:p w14:paraId="6366ADD1" w14:textId="77777777" w:rsidR="0047342C" w:rsidRDefault="0047342C" w:rsidP="0047342C">
      <w:pPr>
        <w:spacing w:after="160" w:line="259" w:lineRule="auto"/>
        <w:ind w:firstLine="0"/>
        <w:jc w:val="center"/>
        <w:rPr>
          <w:b/>
          <w:bCs/>
          <w:szCs w:val="28"/>
        </w:rPr>
      </w:pPr>
      <w:r w:rsidRPr="00083CD0">
        <w:rPr>
          <w:b/>
          <w:bCs/>
          <w:noProof/>
          <w:szCs w:val="28"/>
        </w:rPr>
        <w:lastRenderedPageBreak/>
        <w:drawing>
          <wp:inline distT="0" distB="0" distL="0" distR="0" wp14:anchorId="11AD597E" wp14:editId="424EF38A">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00500"/>
                    </a:xfrm>
                    <a:prstGeom prst="rect">
                      <a:avLst/>
                    </a:prstGeom>
                  </pic:spPr>
                </pic:pic>
              </a:graphicData>
            </a:graphic>
          </wp:inline>
        </w:drawing>
      </w:r>
    </w:p>
    <w:p w14:paraId="7527109A" w14:textId="23E6689F" w:rsidR="0047342C" w:rsidRPr="008D6FDF" w:rsidRDefault="00C05D3C" w:rsidP="0047342C">
      <w:pPr>
        <w:tabs>
          <w:tab w:val="left" w:pos="8356"/>
        </w:tabs>
        <w:ind w:firstLine="0"/>
        <w:jc w:val="center"/>
        <w:rPr>
          <w:szCs w:val="28"/>
          <w:lang w:val="en-US"/>
        </w:rPr>
      </w:pPr>
      <w:r>
        <w:rPr>
          <w:szCs w:val="28"/>
          <w:lang w:val="en-US"/>
        </w:rPr>
        <w:t>Figure</w:t>
      </w:r>
      <w:r w:rsidR="0047342C" w:rsidRPr="008D6FDF">
        <w:rPr>
          <w:szCs w:val="28"/>
          <w:lang w:val="en-US"/>
        </w:rPr>
        <w:t xml:space="preserve"> </w:t>
      </w:r>
      <w:r w:rsidR="009477B7" w:rsidRPr="008D6FDF">
        <w:rPr>
          <w:szCs w:val="28"/>
          <w:lang w:val="en-US"/>
        </w:rPr>
        <w:t>3</w:t>
      </w:r>
      <w:r w:rsidR="0047342C" w:rsidRPr="008D6FDF">
        <w:rPr>
          <w:szCs w:val="28"/>
          <w:lang w:val="en-US"/>
        </w:rPr>
        <w:t xml:space="preserve"> – </w:t>
      </w:r>
      <w:r w:rsidRPr="008D6FDF">
        <w:rPr>
          <w:szCs w:val="28"/>
          <w:lang w:val="en-US"/>
        </w:rPr>
        <w:t>Slant ranges geometry</w:t>
      </w:r>
    </w:p>
    <w:p w14:paraId="7EE4E35A" w14:textId="76B4D070" w:rsidR="00275FA7" w:rsidRPr="008D6FDF" w:rsidRDefault="00275FA7">
      <w:pPr>
        <w:spacing w:after="160" w:line="259" w:lineRule="auto"/>
        <w:ind w:firstLine="0"/>
        <w:jc w:val="left"/>
        <w:rPr>
          <w:b/>
          <w:bCs/>
          <w:szCs w:val="28"/>
          <w:lang w:val="en-US"/>
        </w:rPr>
      </w:pPr>
    </w:p>
    <w:p w14:paraId="549A8C93" w14:textId="77777777" w:rsidR="00631019" w:rsidRPr="008D6FDF" w:rsidRDefault="00631019">
      <w:pPr>
        <w:spacing w:after="160" w:line="259" w:lineRule="auto"/>
        <w:ind w:firstLine="0"/>
        <w:jc w:val="left"/>
        <w:rPr>
          <w:b/>
          <w:bCs/>
          <w:szCs w:val="28"/>
          <w:lang w:val="en-US"/>
        </w:rPr>
      </w:pPr>
      <w:r w:rsidRPr="008D6FDF">
        <w:rPr>
          <w:b/>
          <w:bCs/>
          <w:szCs w:val="28"/>
          <w:lang w:val="en-US"/>
        </w:rPr>
        <w:br w:type="page"/>
      </w:r>
    </w:p>
    <w:p w14:paraId="40FC936F" w14:textId="02A50949" w:rsidR="00631019" w:rsidRPr="00D0588D" w:rsidRDefault="00D0588D" w:rsidP="00D0588D">
      <w:pPr>
        <w:spacing w:after="240"/>
        <w:ind w:firstLine="0"/>
        <w:rPr>
          <w:i/>
          <w:iCs/>
          <w:szCs w:val="28"/>
          <w:lang w:val="en-US"/>
        </w:rPr>
      </w:pPr>
      <w:r w:rsidRPr="00D0588D">
        <w:rPr>
          <w:i/>
          <w:iCs/>
          <w:szCs w:val="28"/>
          <w:lang w:val="en-US"/>
        </w:rPr>
        <w:lastRenderedPageBreak/>
        <w:t>2.3. Underwater vehicle model description</w:t>
      </w:r>
    </w:p>
    <w:p w14:paraId="34B0D620" w14:textId="7E8501F8" w:rsidR="00631019" w:rsidRPr="005A7FF1" w:rsidRDefault="005A7FF1" w:rsidP="00631019">
      <w:pPr>
        <w:ind w:firstLine="709"/>
        <w:rPr>
          <w:szCs w:val="28"/>
          <w:lang w:val="en-US"/>
        </w:rPr>
      </w:pPr>
      <w:r w:rsidRPr="005A7FF1">
        <w:rPr>
          <w:szCs w:val="28"/>
          <w:lang w:val="en-US"/>
        </w:rPr>
        <w:t xml:space="preserve">General coordinates of an autonomous underwater vehicle (AUV) are determined in a geocentric coordinate system using SNAME notation </w:t>
      </w:r>
      <w:r w:rsidR="00631019" w:rsidRPr="005A7FF1">
        <w:rPr>
          <w:szCs w:val="28"/>
          <w:lang w:val="en-US"/>
        </w:rPr>
        <w:t>[</w:t>
      </w:r>
      <w:r w:rsidR="00EE084A" w:rsidRPr="005A7FF1">
        <w:rPr>
          <w:szCs w:val="28"/>
          <w:lang w:val="en-US"/>
        </w:rPr>
        <w:t>20</w:t>
      </w:r>
      <w:r w:rsidR="00631019" w:rsidRPr="005A7FF1">
        <w:rPr>
          <w:szCs w:val="28"/>
          <w:lang w:val="en-US"/>
        </w:rPr>
        <w:t>,</w:t>
      </w:r>
      <w:r w:rsidR="00EE084A" w:rsidRPr="005A7FF1">
        <w:rPr>
          <w:szCs w:val="28"/>
          <w:lang w:val="en-US"/>
        </w:rPr>
        <w:t>21</w:t>
      </w:r>
      <w:r w:rsidR="00631019" w:rsidRPr="005A7FF1">
        <w:rPr>
          <w:szCs w:val="28"/>
          <w:lang w:val="en-US"/>
        </w:rPr>
        <w:t>]:</w:t>
      </w:r>
    </w:p>
    <w:p w14:paraId="7F136A6E" w14:textId="77777777" w:rsidR="00631019" w:rsidRPr="005A7FF1" w:rsidRDefault="00631019" w:rsidP="00631019">
      <w:pPr>
        <w:ind w:firstLine="709"/>
        <w:rPr>
          <w:szCs w:val="28"/>
          <w:lang w:val="en-US"/>
        </w:rPr>
      </w:pPr>
    </w:p>
    <w:p w14:paraId="26E6F1E0" w14:textId="77777777" w:rsidR="00631019" w:rsidRPr="000928CA" w:rsidRDefault="00746960" w:rsidP="00631019">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04D9F838" w14:textId="77777777" w:rsidR="00631019" w:rsidRPr="000928CA" w:rsidRDefault="00631019" w:rsidP="00631019">
      <w:pPr>
        <w:ind w:firstLine="709"/>
        <w:rPr>
          <w:iCs/>
          <w:szCs w:val="28"/>
        </w:rPr>
      </w:pPr>
    </w:p>
    <w:p w14:paraId="391427A7" w14:textId="76826186" w:rsidR="00631019" w:rsidRPr="005A7FF1" w:rsidRDefault="005A7FF1" w:rsidP="00631019">
      <w:pPr>
        <w:ind w:firstLine="0"/>
        <w:rPr>
          <w:szCs w:val="28"/>
          <w:lang w:val="en-US"/>
        </w:rPr>
      </w:pPr>
      <w:r>
        <w:rPr>
          <w:szCs w:val="28"/>
          <w:lang w:val="en-US"/>
        </w:rPr>
        <w:t>where</w:t>
      </w:r>
      <w:r w:rsidR="00631019" w:rsidRPr="005A7FF1">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1</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5A7FF1">
        <w:rPr>
          <w:szCs w:val="28"/>
          <w:lang w:val="en-US"/>
        </w:rPr>
        <w:t>determines the longitudinal, lateral, and vertical positions, respectively, and the vector</w:t>
      </w:r>
      <w:r>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2</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C76E80">
        <w:rPr>
          <w:szCs w:val="28"/>
          <w:lang w:val="en-US"/>
        </w:rPr>
        <w:t>determines the Euler angles: roll, pitch, and yaw, respectively</w:t>
      </w:r>
      <w:r w:rsidR="00631019" w:rsidRPr="005A7FF1">
        <w:rPr>
          <w:szCs w:val="28"/>
          <w:lang w:val="en-US"/>
        </w:rPr>
        <w:t xml:space="preserve">. </w:t>
      </w:r>
      <w:r w:rsidR="00631019" w:rsidRPr="005A7FF1">
        <w:rPr>
          <w:szCs w:val="28"/>
          <w:lang w:val="en-US"/>
        </w:rPr>
        <w:tab/>
      </w:r>
    </w:p>
    <w:p w14:paraId="55420B0E" w14:textId="6C6F7769" w:rsidR="00631019" w:rsidRPr="00640E90" w:rsidRDefault="00640E90" w:rsidP="00631019">
      <w:pPr>
        <w:ind w:firstLine="709"/>
        <w:rPr>
          <w:szCs w:val="28"/>
          <w:lang w:val="en-US"/>
        </w:rPr>
      </w:pPr>
      <w:r w:rsidRPr="00640E90">
        <w:rPr>
          <w:szCs w:val="28"/>
          <w:lang w:val="en-US"/>
        </w:rPr>
        <w:t xml:space="preserve">The velocity vector </w:t>
      </w:r>
      <m:oMath>
        <m:r>
          <m:rPr>
            <m:sty m:val="p"/>
          </m:rPr>
          <w:rPr>
            <w:rFonts w:ascii="Cambria Math" w:hAnsi="Cambria Math"/>
            <w:szCs w:val="28"/>
          </w:rPr>
          <m:t>ν</m:t>
        </m:r>
      </m:oMath>
      <w:r w:rsidR="00631019" w:rsidRPr="00640E90">
        <w:rPr>
          <w:szCs w:val="28"/>
          <w:lang w:val="en-US"/>
        </w:rPr>
        <w:t xml:space="preserve"> </w:t>
      </w:r>
      <w:r w:rsidRPr="00640E90">
        <w:rPr>
          <w:szCs w:val="28"/>
          <w:lang w:val="en-US"/>
        </w:rPr>
        <w:t>is expressed in the coordinate system associated with the body. The velocities according to the notation announced above should be written as</w:t>
      </w:r>
    </w:p>
    <w:p w14:paraId="61AF0CAC" w14:textId="77777777" w:rsidR="00631019" w:rsidRPr="00640E90" w:rsidRDefault="00631019" w:rsidP="00631019">
      <w:pPr>
        <w:ind w:firstLine="709"/>
        <w:rPr>
          <w:szCs w:val="28"/>
          <w:lang w:val="en-US"/>
        </w:rPr>
      </w:pPr>
    </w:p>
    <w:p w14:paraId="1386149A" w14:textId="77777777" w:rsidR="00631019" w:rsidRPr="000928CA" w:rsidRDefault="00746960" w:rsidP="00631019">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075BF59F" w14:textId="77777777" w:rsidR="00631019" w:rsidRPr="00AC5B2D" w:rsidRDefault="00631019" w:rsidP="00631019">
      <w:pPr>
        <w:ind w:firstLine="0"/>
        <w:rPr>
          <w:sz w:val="24"/>
          <w:szCs w:val="24"/>
        </w:rPr>
      </w:pPr>
    </w:p>
    <w:p w14:paraId="6DEA82EA" w14:textId="0156A633" w:rsidR="00631019" w:rsidRPr="00640E90" w:rsidRDefault="00640E90" w:rsidP="00631019">
      <w:pPr>
        <w:ind w:firstLine="709"/>
        <w:rPr>
          <w:szCs w:val="28"/>
          <w:lang w:val="en-US"/>
        </w:rPr>
      </w:pPr>
      <w:r w:rsidRPr="00640E90">
        <w:rPr>
          <w:szCs w:val="28"/>
          <w:lang w:val="en-US"/>
        </w:rPr>
        <w:t>Under the influence of hydrodynamic effects caused by the aquatic environment, it is possible to write down the expression for the underwater vehicle dynamics in the following form</w:t>
      </w:r>
    </w:p>
    <w:p w14:paraId="58AD4703" w14:textId="77777777" w:rsidR="00631019" w:rsidRPr="00640E90" w:rsidRDefault="00631019" w:rsidP="00631019">
      <w:pPr>
        <w:ind w:firstLine="709"/>
        <w:rPr>
          <w:szCs w:val="28"/>
          <w:lang w:val="en-US"/>
        </w:rPr>
      </w:pPr>
    </w:p>
    <w:p w14:paraId="0A8A2F9C" w14:textId="77777777" w:rsidR="00631019" w:rsidRPr="000928CA" w:rsidRDefault="00746960" w:rsidP="00631019">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72512E43" w14:textId="77777777" w:rsidR="00631019" w:rsidRPr="000928CA" w:rsidRDefault="00631019" w:rsidP="00631019">
      <w:pPr>
        <w:ind w:firstLine="0"/>
        <w:rPr>
          <w:szCs w:val="28"/>
        </w:rPr>
      </w:pPr>
    </w:p>
    <w:p w14:paraId="2F68C231" w14:textId="0ABB2406" w:rsidR="00631019" w:rsidRPr="00640E90" w:rsidRDefault="00640E90" w:rsidP="00631019">
      <w:pPr>
        <w:ind w:firstLine="0"/>
        <w:rPr>
          <w:szCs w:val="28"/>
          <w:lang w:val="en-US"/>
        </w:rPr>
      </w:pPr>
      <w:r>
        <w:rPr>
          <w:szCs w:val="28"/>
          <w:lang w:val="en-US"/>
        </w:rPr>
        <w:t>where</w:t>
      </w:r>
      <w:r w:rsidR="00631019" w:rsidRPr="00640E90">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Pr="00640E90">
        <w:rPr>
          <w:szCs w:val="28"/>
          <w:lang w:val="en-US"/>
        </w:rPr>
        <w:t xml:space="preserve">the solid body inertia matrix </w:t>
      </w:r>
      <w:r w:rsidR="00631019" w:rsidRPr="00640E90">
        <w:rPr>
          <w:szCs w:val="28"/>
          <w:lang w:val="en-US"/>
        </w:rPr>
        <w:t>(</w:t>
      </w:r>
      <m:oMath>
        <m:r>
          <w:rPr>
            <w:rFonts w:ascii="Cambria Math" w:hAnsi="Cambria Math"/>
            <w:szCs w:val="28"/>
            <w:lang w:val="en-US"/>
          </w:rPr>
          <m:t>n</m:t>
        </m:r>
      </m:oMath>
      <w:r w:rsidR="00631019" w:rsidRPr="00640E90">
        <w:rPr>
          <w:szCs w:val="28"/>
          <w:lang w:val="en-US"/>
        </w:rPr>
        <w:t xml:space="preserve"> </w:t>
      </w:r>
      <w:r w:rsidRPr="00640E90">
        <w:rPr>
          <w:szCs w:val="28"/>
          <w:lang w:val="en-US"/>
        </w:rPr>
        <w:t xml:space="preserve">is the </w:t>
      </w:r>
      <w:proofErr w:type="spellStart"/>
      <w:r>
        <w:rPr>
          <w:szCs w:val="28"/>
          <w:lang w:val="en-US"/>
        </w:rPr>
        <w:t>DoF</w:t>
      </w:r>
      <w:proofErr w:type="spellEnd"/>
      <w:r>
        <w:rPr>
          <w:szCs w:val="28"/>
          <w:lang w:val="en-US"/>
        </w:rPr>
        <w:t xml:space="preserve"> number</w:t>
      </w:r>
      <w:r w:rsidR="00631019" w:rsidRPr="00640E90">
        <w:rPr>
          <w:szCs w:val="28"/>
          <w:lang w:val="en-US"/>
        </w:rPr>
        <w:t xml:space="preserve">), </w:t>
      </w:r>
    </w:p>
    <w:p w14:paraId="60EEA365" w14:textId="1D67733B" w:rsidR="00631019" w:rsidRPr="00640E90" w:rsidRDefault="00746960"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added mass matrix</w:t>
      </w:r>
      <w:r w:rsidR="00631019" w:rsidRPr="00640E90">
        <w:rPr>
          <w:szCs w:val="28"/>
          <w:lang w:val="en-US"/>
        </w:rPr>
        <w:t>,</w:t>
      </w:r>
    </w:p>
    <w:p w14:paraId="3DFF527A" w14:textId="4BF5C6FC" w:rsidR="00631019" w:rsidRPr="00640E90" w:rsidRDefault="00746960"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solid body Coriolis matrix</w:t>
      </w:r>
      <w:r w:rsidR="00631019" w:rsidRPr="00640E90">
        <w:rPr>
          <w:szCs w:val="28"/>
          <w:lang w:val="en-US"/>
        </w:rPr>
        <w:t>,</w:t>
      </w:r>
    </w:p>
    <w:p w14:paraId="070BE4AC" w14:textId="3B60AD9D" w:rsidR="00631019" w:rsidRPr="00640E90" w:rsidRDefault="00746960"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 xml:space="preserve">added </w:t>
      </w:r>
      <w:r w:rsidR="00640E90">
        <w:rPr>
          <w:szCs w:val="28"/>
          <w:lang w:val="en-US"/>
        </w:rPr>
        <w:t xml:space="preserve">mass </w:t>
      </w:r>
      <w:r w:rsidR="00640E90" w:rsidRPr="00640E90">
        <w:rPr>
          <w:szCs w:val="28"/>
          <w:lang w:val="en-US"/>
        </w:rPr>
        <w:t>Coriolis matrix</w:t>
      </w:r>
      <w:r w:rsidR="00631019" w:rsidRPr="00640E90">
        <w:rPr>
          <w:szCs w:val="28"/>
          <w:lang w:val="en-US"/>
        </w:rPr>
        <w:t>,</w:t>
      </w:r>
    </w:p>
    <w:p w14:paraId="6E503F7F" w14:textId="5D35BEF0" w:rsidR="00631019" w:rsidRPr="00640E90" w:rsidRDefault="00631019" w:rsidP="00631019">
      <w:pPr>
        <w:ind w:firstLine="0"/>
        <w:rPr>
          <w:szCs w:val="28"/>
          <w:lang w:val="en-US"/>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Pr="00640E90">
        <w:rPr>
          <w:szCs w:val="28"/>
          <w:lang w:val="en-US"/>
        </w:rPr>
        <w:t xml:space="preserve"> – </w:t>
      </w:r>
      <w:r w:rsidR="00640E90" w:rsidRPr="00640E90">
        <w:rPr>
          <w:szCs w:val="28"/>
          <w:lang w:val="en-US"/>
        </w:rPr>
        <w:t>dissipative coefficients matrix</w:t>
      </w:r>
      <w:r w:rsidRPr="00640E90">
        <w:rPr>
          <w:szCs w:val="28"/>
          <w:lang w:val="en-US"/>
        </w:rPr>
        <w:t>,</w:t>
      </w:r>
    </w:p>
    <w:p w14:paraId="17A0E100" w14:textId="384B4B4A" w:rsidR="00631019" w:rsidRPr="007D2DAC" w:rsidRDefault="00631019" w:rsidP="00631019">
      <w:pPr>
        <w:ind w:firstLine="0"/>
        <w:rPr>
          <w:szCs w:val="28"/>
          <w:lang w:val="en-US"/>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Pr="007D2DAC">
        <w:rPr>
          <w:szCs w:val="28"/>
          <w:lang w:val="en-US"/>
        </w:rPr>
        <w:t xml:space="preserve"> – </w:t>
      </w:r>
      <w:r w:rsidR="00640E90" w:rsidRPr="007D2DAC">
        <w:rPr>
          <w:szCs w:val="28"/>
          <w:lang w:val="en-US"/>
        </w:rPr>
        <w:t xml:space="preserve">gravitational forces and moments </w:t>
      </w:r>
      <w:r w:rsidR="00640E90">
        <w:rPr>
          <w:szCs w:val="28"/>
          <w:lang w:val="en-US"/>
        </w:rPr>
        <w:t>vector</w:t>
      </w:r>
      <w:r w:rsidRPr="007D2DAC">
        <w:rPr>
          <w:szCs w:val="28"/>
          <w:lang w:val="en-US"/>
        </w:rPr>
        <w:t>,</w:t>
      </w:r>
    </w:p>
    <w:p w14:paraId="11E48C34" w14:textId="6391B4D4" w:rsidR="00631019" w:rsidRPr="007D2DAC" w:rsidRDefault="00631019" w:rsidP="00631019">
      <w:pPr>
        <w:ind w:firstLine="0"/>
        <w:rPr>
          <w:szCs w:val="28"/>
          <w:lang w:val="en-US"/>
        </w:rPr>
      </w:pPr>
      <m:oMath>
        <m:r>
          <w:rPr>
            <w:rFonts w:ascii="Cambria Math" w:hAnsi="Cambria Math"/>
            <w:szCs w:val="28"/>
            <w:lang w:val="en-US"/>
          </w:rPr>
          <m:t>τ</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Pr="007D2DAC">
        <w:rPr>
          <w:szCs w:val="28"/>
          <w:lang w:val="en-US"/>
        </w:rPr>
        <w:t xml:space="preserve"> – </w:t>
      </w:r>
      <w:r w:rsidR="007D2DAC" w:rsidRPr="007D2DAC">
        <w:rPr>
          <w:szCs w:val="28"/>
          <w:lang w:val="en-US"/>
        </w:rPr>
        <w:t>vector (of forces and moments) of the controls applied to the body</w:t>
      </w:r>
      <w:r w:rsidRPr="007D2DAC">
        <w:rPr>
          <w:szCs w:val="28"/>
          <w:lang w:val="en-US"/>
        </w:rPr>
        <w:t>,</w:t>
      </w:r>
    </w:p>
    <w:p w14:paraId="07E35A25" w14:textId="38A84C88" w:rsidR="00631019" w:rsidRPr="007D2DAC" w:rsidRDefault="00746960" w:rsidP="00631019">
      <w:pPr>
        <w:ind w:firstLine="0"/>
        <w:rPr>
          <w:szCs w:val="28"/>
          <w:lang w:val="en-US"/>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7D2DAC">
        <w:rPr>
          <w:szCs w:val="28"/>
          <w:lang w:val="en-US"/>
        </w:rPr>
        <w:t xml:space="preserve"> – </w:t>
      </w:r>
      <w:r w:rsidR="007D2DAC" w:rsidRPr="007D2DAC">
        <w:rPr>
          <w:szCs w:val="28"/>
          <w:lang w:val="en-US"/>
        </w:rPr>
        <w:t>vector (of forces and moments) of external disturbances applied to the body</w:t>
      </w:r>
      <w:r w:rsidR="007D2DAC">
        <w:rPr>
          <w:szCs w:val="28"/>
          <w:lang w:val="en-US"/>
        </w:rPr>
        <w:t>.</w:t>
      </w:r>
    </w:p>
    <w:p w14:paraId="3805FA36" w14:textId="77777777" w:rsidR="00631019" w:rsidRPr="007D2DAC" w:rsidRDefault="00631019" w:rsidP="00631019">
      <w:pPr>
        <w:ind w:firstLine="0"/>
        <w:rPr>
          <w:szCs w:val="28"/>
          <w:lang w:val="en-US"/>
        </w:rPr>
      </w:pPr>
    </w:p>
    <w:p w14:paraId="585CA901" w14:textId="473A7174" w:rsidR="00631019" w:rsidRPr="00843B32" w:rsidRDefault="00631019" w:rsidP="00631019">
      <w:pPr>
        <w:ind w:firstLine="0"/>
        <w:rPr>
          <w:szCs w:val="28"/>
          <w:lang w:val="en-US"/>
        </w:rPr>
      </w:pPr>
      <w:r w:rsidRPr="007D2DAC">
        <w:rPr>
          <w:szCs w:val="28"/>
          <w:lang w:val="en-US"/>
        </w:rPr>
        <w:tab/>
      </w:r>
      <w:r w:rsidR="00843B32" w:rsidRPr="00843B32">
        <w:rPr>
          <w:szCs w:val="28"/>
          <w:lang w:val="en-US"/>
        </w:rPr>
        <w:t xml:space="preserve">In real systems, </w:t>
      </w:r>
      <m:oMath>
        <m:r>
          <w:rPr>
            <w:rFonts w:ascii="Cambria Math" w:hAnsi="Cambria Math"/>
            <w:szCs w:val="28"/>
            <w:lang w:val="en-US"/>
          </w:rPr>
          <m:t>τ</m:t>
        </m:r>
      </m:oMath>
      <w:r w:rsidRPr="00843B32">
        <w:rPr>
          <w:szCs w:val="28"/>
          <w:lang w:val="en-US"/>
        </w:rPr>
        <w:t xml:space="preserve"> </w:t>
      </w:r>
      <w:r w:rsidR="00843B32" w:rsidRPr="00843B32">
        <w:rPr>
          <w:szCs w:val="28"/>
          <w:lang w:val="en-US"/>
        </w:rPr>
        <w:t>is calculated with the thruster’s models using the thruster’s distribution matrix</w:t>
      </w:r>
      <w:r w:rsidRPr="00843B32">
        <w:rPr>
          <w:szCs w:val="28"/>
          <w:lang w:val="en-US"/>
        </w:rPr>
        <w:t xml:space="preserve"> (</w:t>
      </w:r>
      <m:oMath>
        <m:r>
          <w:rPr>
            <w:rFonts w:ascii="Cambria Math" w:hAnsi="Cambria Math"/>
            <w:szCs w:val="28"/>
          </w:rPr>
          <m:t>T</m:t>
        </m:r>
      </m:oMath>
      <w:r w:rsidRPr="00843B32">
        <w:rPr>
          <w:szCs w:val="28"/>
          <w:lang w:val="en-US"/>
        </w:rPr>
        <w:t xml:space="preserve">) </w:t>
      </w:r>
      <w:r w:rsidR="00843B32">
        <w:rPr>
          <w:szCs w:val="28"/>
          <w:lang w:val="en-US"/>
        </w:rPr>
        <w:t>as</w:t>
      </w:r>
    </w:p>
    <w:p w14:paraId="75CC7ED3" w14:textId="77777777" w:rsidR="00631019" w:rsidRPr="00843B32" w:rsidRDefault="00631019" w:rsidP="00631019">
      <w:pPr>
        <w:ind w:firstLine="0"/>
        <w:rPr>
          <w:sz w:val="26"/>
          <w:szCs w:val="26"/>
          <w:lang w:val="en-US"/>
        </w:rPr>
      </w:pPr>
    </w:p>
    <w:p w14:paraId="412A6155" w14:textId="64021E09" w:rsidR="00631019" w:rsidRPr="00BE66C3" w:rsidRDefault="00746960" w:rsidP="00631019">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11E4DD50" w14:textId="77777777" w:rsidR="00631019" w:rsidRPr="00BE363B" w:rsidRDefault="00631019" w:rsidP="00631019">
      <w:pPr>
        <w:ind w:firstLine="0"/>
      </w:pPr>
    </w:p>
    <w:p w14:paraId="044A925A" w14:textId="7A5D5AD3" w:rsidR="00631019" w:rsidRPr="00A558A1" w:rsidRDefault="00A558A1" w:rsidP="00631019">
      <w:pPr>
        <w:ind w:firstLine="0"/>
        <w:rPr>
          <w:lang w:val="en-US"/>
        </w:rPr>
      </w:pPr>
      <w:r>
        <w:rPr>
          <w:lang w:val="en-US"/>
        </w:rPr>
        <w:t>where</w:t>
      </w:r>
      <w:r w:rsidR="00631019" w:rsidRPr="00A558A1">
        <w:rPr>
          <w:lang w:val="en-US"/>
        </w:rPr>
        <w:t xml:space="preserve"> </w:t>
      </w:r>
      <m:oMath>
        <m:r>
          <w:rPr>
            <w:rFonts w:ascii="Cambria Math" w:hAnsi="Cambria Math"/>
          </w:rPr>
          <m:t>u</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p×1</m:t>
            </m:r>
          </m:sup>
        </m:sSup>
      </m:oMath>
      <w:r w:rsidR="00631019" w:rsidRPr="00A558A1">
        <w:rPr>
          <w:lang w:val="en-US"/>
        </w:rPr>
        <w:t xml:space="preserve"> – </w:t>
      </w:r>
      <w:r w:rsidRPr="00A558A1">
        <w:rPr>
          <w:lang w:val="en-US"/>
        </w:rPr>
        <w:t xml:space="preserve">is a vector that describes the thrusters' load </w:t>
      </w:r>
      <w:r w:rsidR="00631019" w:rsidRPr="00A558A1">
        <w:rPr>
          <w:lang w:val="en-US"/>
        </w:rPr>
        <w:t>(</w:t>
      </w:r>
      <m:oMath>
        <m:r>
          <w:rPr>
            <w:rFonts w:ascii="Cambria Math" w:hAnsi="Cambria Math"/>
          </w:rPr>
          <m:t>p</m:t>
        </m:r>
      </m:oMath>
      <w:r w:rsidR="00631019" w:rsidRPr="00A558A1">
        <w:rPr>
          <w:szCs w:val="28"/>
          <w:lang w:val="en-US"/>
        </w:rPr>
        <w:t xml:space="preserve"> </w:t>
      </w:r>
      <w:r w:rsidRPr="00A558A1">
        <w:rPr>
          <w:szCs w:val="28"/>
          <w:lang w:val="en-US"/>
        </w:rPr>
        <w:t>is the number of thrusters</w:t>
      </w:r>
      <w:r w:rsidR="00631019" w:rsidRPr="00A558A1">
        <w:rPr>
          <w:lang w:val="en-US"/>
        </w:rPr>
        <w:t xml:space="preserve">), </w:t>
      </w:r>
      <w:r w:rsidRPr="00A558A1">
        <w:rPr>
          <w:lang w:val="en-US"/>
        </w:rPr>
        <w:t xml:space="preserve">and the matrix </w:t>
      </w:r>
      <m:oMath>
        <m:r>
          <w:rPr>
            <w:rFonts w:ascii="Cambria Math" w:hAnsi="Cambria Math"/>
            <w:szCs w:val="28"/>
          </w:rPr>
          <m:t>T</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n×p</m:t>
            </m:r>
          </m:sup>
        </m:sSup>
      </m:oMath>
      <w:r w:rsidR="00631019" w:rsidRPr="00A558A1">
        <w:rPr>
          <w:szCs w:val="28"/>
          <w:lang w:val="en-US"/>
        </w:rPr>
        <w:t xml:space="preserve"> </w:t>
      </w:r>
      <w:r w:rsidRPr="00A558A1">
        <w:rPr>
          <w:szCs w:val="28"/>
          <w:lang w:val="en-US"/>
        </w:rPr>
        <w:t>relates the thrusters' load</w:t>
      </w:r>
      <w:r w:rsidR="00631019" w:rsidRPr="00A558A1">
        <w:rPr>
          <w:szCs w:val="28"/>
          <w:lang w:val="en-US"/>
        </w:rPr>
        <w:t xml:space="preserve"> </w:t>
      </w:r>
      <m:oMath>
        <m:r>
          <w:rPr>
            <w:rFonts w:ascii="Cambria Math" w:hAnsi="Cambria Math"/>
          </w:rPr>
          <m:t>u</m:t>
        </m:r>
      </m:oMath>
      <w:r w:rsidR="00631019" w:rsidRPr="00A558A1">
        <w:rPr>
          <w:lang w:val="en-US"/>
        </w:rPr>
        <w:t xml:space="preserve"> </w:t>
      </w:r>
      <w:r w:rsidRPr="00A558A1">
        <w:rPr>
          <w:szCs w:val="28"/>
          <w:lang w:val="en-US"/>
        </w:rPr>
        <w:t>and the forces/moments</w:t>
      </w:r>
      <w:r>
        <w:rPr>
          <w:szCs w:val="28"/>
          <w:lang w:val="en-US"/>
        </w:rPr>
        <w:t xml:space="preserve"> </w:t>
      </w:r>
      <w:r w:rsidRPr="00A558A1">
        <w:rPr>
          <w:szCs w:val="28"/>
          <w:lang w:val="en-US"/>
        </w:rPr>
        <w:t>vector</w:t>
      </w:r>
      <w:r>
        <w:rPr>
          <w:szCs w:val="28"/>
          <w:lang w:val="en-US"/>
        </w:rPr>
        <w:t xml:space="preserve"> </w:t>
      </w:r>
      <m:oMath>
        <m:r>
          <w:rPr>
            <w:rFonts w:ascii="Cambria Math" w:hAnsi="Cambria Math"/>
          </w:rPr>
          <m:t>τ</m:t>
        </m:r>
      </m:oMath>
    </w:p>
    <w:p w14:paraId="3BDD3826" w14:textId="77777777" w:rsidR="00631019" w:rsidRPr="00A558A1" w:rsidRDefault="00631019" w:rsidP="00631019">
      <w:pPr>
        <w:ind w:firstLine="0"/>
        <w:rPr>
          <w:szCs w:val="28"/>
          <w:lang w:val="en-US"/>
        </w:rPr>
      </w:pPr>
    </w:p>
    <w:p w14:paraId="21126A77" w14:textId="77777777" w:rsidR="00D372D2" w:rsidRDefault="00D372D2" w:rsidP="00631019">
      <w:pPr>
        <w:rPr>
          <w:szCs w:val="28"/>
          <w:lang w:val="en-US"/>
        </w:rPr>
      </w:pPr>
    </w:p>
    <w:p w14:paraId="2798E037" w14:textId="77777777" w:rsidR="00D372D2" w:rsidRDefault="00D372D2" w:rsidP="00631019">
      <w:pPr>
        <w:rPr>
          <w:szCs w:val="28"/>
          <w:lang w:val="en-US"/>
        </w:rPr>
      </w:pPr>
    </w:p>
    <w:p w14:paraId="247CE96F" w14:textId="77777777" w:rsidR="00D372D2" w:rsidRDefault="00D372D2" w:rsidP="00631019">
      <w:pPr>
        <w:rPr>
          <w:szCs w:val="28"/>
          <w:lang w:val="en-US"/>
        </w:rPr>
      </w:pPr>
    </w:p>
    <w:p w14:paraId="30BFDF26" w14:textId="2EDE62B1" w:rsidR="00631019" w:rsidRPr="00A558A1" w:rsidRDefault="00A558A1" w:rsidP="00631019">
      <w:pPr>
        <w:rPr>
          <w:szCs w:val="28"/>
          <w:lang w:val="en-US"/>
        </w:rPr>
      </w:pPr>
      <w:r w:rsidRPr="00A558A1">
        <w:rPr>
          <w:szCs w:val="28"/>
          <w:lang w:val="en-US"/>
        </w:rPr>
        <w:lastRenderedPageBreak/>
        <w:t>The kinematics equation linking (1) and (2) is written in the form</w:t>
      </w:r>
    </w:p>
    <w:p w14:paraId="4BE08A5F" w14:textId="77777777" w:rsidR="00631019" w:rsidRPr="00A558A1" w:rsidRDefault="00631019" w:rsidP="00631019">
      <w:pPr>
        <w:rPr>
          <w:szCs w:val="28"/>
          <w:lang w:val="en-US"/>
        </w:rPr>
      </w:pPr>
    </w:p>
    <w:p w14:paraId="002948FD" w14:textId="77777777" w:rsidR="00631019" w:rsidRPr="000928CA" w:rsidRDefault="00746960" w:rsidP="00631019">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06274987" w14:textId="77777777" w:rsidR="00D372D2" w:rsidRDefault="00D372D2" w:rsidP="00631019">
      <w:pPr>
        <w:ind w:firstLine="0"/>
        <w:rPr>
          <w:szCs w:val="28"/>
          <w:lang w:val="en-US"/>
        </w:rPr>
      </w:pPr>
    </w:p>
    <w:p w14:paraId="53021144" w14:textId="67140596" w:rsidR="00631019" w:rsidRPr="00CA03B4" w:rsidRDefault="00CA03B4" w:rsidP="00631019">
      <w:pPr>
        <w:ind w:firstLine="0"/>
        <w:rPr>
          <w:szCs w:val="28"/>
          <w:lang w:val="en-US"/>
        </w:rPr>
      </w:pPr>
      <w:r>
        <w:rPr>
          <w:szCs w:val="28"/>
          <w:lang w:val="en-US"/>
        </w:rPr>
        <w:t>where</w:t>
      </w:r>
      <w:r w:rsidR="00631019" w:rsidRPr="00CA03B4">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szCs w:val="28"/>
          <w:lang w:val="en-US"/>
        </w:rPr>
        <w:t xml:space="preserve"> – </w:t>
      </w:r>
      <w:r w:rsidRPr="00CA03B4">
        <w:rPr>
          <w:szCs w:val="28"/>
          <w:lang w:val="en-US"/>
        </w:rPr>
        <w:t>the rotation matrix obtained from the Euler angles</w:t>
      </w:r>
      <w:r w:rsidR="00631019" w:rsidRPr="00CA03B4">
        <w:rPr>
          <w:szCs w:val="28"/>
          <w:lang w:val="en-US"/>
        </w:rPr>
        <w:t>,</w:t>
      </w:r>
    </w:p>
    <w:p w14:paraId="115D40C3" w14:textId="223B3CF7" w:rsidR="00631019" w:rsidRPr="00CA03B4" w:rsidRDefault="00746960" w:rsidP="00631019">
      <w:pPr>
        <w:ind w:firstLine="0"/>
        <w:rPr>
          <w:iCs/>
          <w:szCs w:val="28"/>
          <w:lang w:val="en-US"/>
        </w:rPr>
      </w:pPr>
      <m:oMath>
        <m:sSub>
          <m:sSubPr>
            <m:ctrlPr>
              <w:rPr>
                <w:rFonts w:ascii="Cambria Math" w:hAnsi="Cambria Math"/>
                <w:iCs/>
                <w:szCs w:val="28"/>
              </w:rPr>
            </m:ctrlPr>
          </m:sSubPr>
          <m:e>
            <m:r>
              <m:rPr>
                <m:sty m:val="p"/>
              </m:rPr>
              <w:rPr>
                <w:rFonts w:ascii="Cambria Math" w:hAnsi="Cambria Math"/>
                <w:szCs w:val="28"/>
                <w:lang w:val="en-US"/>
              </w:rPr>
              <m:t>J</m:t>
            </m:r>
          </m:e>
          <m:sub>
            <m:r>
              <w:rPr>
                <w:rFonts w:ascii="Cambria Math" w:hAnsi="Cambria Math"/>
                <w:szCs w:val="28"/>
              </w:rPr>
              <m:t>k</m:t>
            </m:r>
            <m:r>
              <w:rPr>
                <w:rFonts w:ascii="Cambria Math" w:hAnsi="Cambria Math"/>
                <w:szCs w:val="28"/>
                <w:lang w:val="en-US"/>
              </w:rPr>
              <m:t>,</m:t>
            </m:r>
            <m:r>
              <w:rPr>
                <w:rFonts w:ascii="Cambria Math" w:hAnsi="Cambria Math"/>
                <w:szCs w:val="28"/>
              </w:rPr>
              <m:t>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iCs/>
          <w:szCs w:val="28"/>
          <w:lang w:val="en-US"/>
        </w:rPr>
        <w:t xml:space="preserve"> – </w:t>
      </w:r>
      <w:r w:rsidR="00CA03B4">
        <w:rPr>
          <w:iCs/>
          <w:szCs w:val="28"/>
          <w:lang w:val="en-US"/>
        </w:rPr>
        <w:t>t</w:t>
      </w:r>
      <w:r w:rsidR="00CA03B4" w:rsidRPr="00CA03B4">
        <w:rPr>
          <w:iCs/>
          <w:szCs w:val="28"/>
          <w:lang w:val="en-US"/>
        </w:rPr>
        <w:t>he Jacobian linking the angular velocities of the world reference system and the body system</w:t>
      </w:r>
      <w:r w:rsidR="00631019" w:rsidRPr="00CA03B4">
        <w:rPr>
          <w:iCs/>
          <w:szCs w:val="28"/>
          <w:lang w:val="en-US"/>
        </w:rPr>
        <w:t>.</w:t>
      </w:r>
    </w:p>
    <w:p w14:paraId="418A3143" w14:textId="77777777" w:rsidR="00631019" w:rsidRPr="00CA03B4" w:rsidRDefault="00631019" w:rsidP="00631019">
      <w:pPr>
        <w:ind w:firstLine="0"/>
        <w:rPr>
          <w:iCs/>
          <w:szCs w:val="28"/>
          <w:lang w:val="en-US"/>
        </w:rPr>
      </w:pPr>
    </w:p>
    <w:p w14:paraId="6D90A88F" w14:textId="77777777" w:rsidR="00631019" w:rsidRPr="007A0B5A" w:rsidRDefault="00746960" w:rsidP="00631019">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619F7241" w14:textId="77777777" w:rsidR="00631019" w:rsidRDefault="00631019" w:rsidP="00631019">
      <w:pPr>
        <w:rPr>
          <w:iCs/>
          <w:szCs w:val="28"/>
        </w:rPr>
      </w:pPr>
    </w:p>
    <w:p w14:paraId="3CEF0EA4" w14:textId="25F6F241" w:rsidR="00631019" w:rsidRPr="005F5D63" w:rsidRDefault="005F5D63" w:rsidP="00631019">
      <w:pPr>
        <w:rPr>
          <w:iCs/>
          <w:szCs w:val="28"/>
          <w:lang w:val="en-US"/>
        </w:rPr>
      </w:pPr>
      <w:r w:rsidRPr="005F5D63">
        <w:rPr>
          <w:szCs w:val="28"/>
          <w:lang w:val="en-US"/>
        </w:rPr>
        <w:t>The rotation matrix is defined by the following expression</w:t>
      </w:r>
    </w:p>
    <w:p w14:paraId="3A117A0D" w14:textId="77777777" w:rsidR="00631019" w:rsidRPr="005F5D63" w:rsidRDefault="00631019" w:rsidP="00631019">
      <w:pPr>
        <w:tabs>
          <w:tab w:val="center" w:pos="4820"/>
          <w:tab w:val="right" w:pos="9355"/>
        </w:tabs>
        <w:ind w:firstLine="0"/>
        <w:rPr>
          <w:szCs w:val="28"/>
          <w:lang w:val="en-US"/>
        </w:rPr>
      </w:pPr>
    </w:p>
    <w:p w14:paraId="4B8421B5" w14:textId="77777777" w:rsidR="00631019" w:rsidRPr="00B82B6A" w:rsidRDefault="00746960" w:rsidP="00631019">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270E068E" w14:textId="77777777" w:rsidR="00631019" w:rsidRDefault="00631019" w:rsidP="00631019">
      <w:pPr>
        <w:spacing w:after="160" w:line="259" w:lineRule="auto"/>
        <w:ind w:firstLine="0"/>
        <w:jc w:val="left"/>
      </w:pPr>
    </w:p>
    <w:p w14:paraId="601E3B58" w14:textId="2173D189" w:rsidR="00631019" w:rsidRPr="005F5D63" w:rsidRDefault="005F5D63" w:rsidP="00631019">
      <w:pPr>
        <w:rPr>
          <w:lang w:val="en-US"/>
        </w:rPr>
      </w:pPr>
      <w:r w:rsidRPr="005F5D63">
        <w:rPr>
          <w:lang w:val="en-US"/>
        </w:rPr>
        <w:t xml:space="preserve">Given </w:t>
      </w:r>
      <m:oMath>
        <m:sSup>
          <m:sSupPr>
            <m:ctrlPr>
              <w:rPr>
                <w:rFonts w:ascii="Cambria Math" w:hAnsi="Cambria Math"/>
                <w:i/>
              </w:rPr>
            </m:ctrlPr>
          </m:sSupPr>
          <m:e>
            <m:r>
              <w:rPr>
                <w:rFonts w:ascii="Cambria Math" w:hAnsi="Cambria Math"/>
              </w:rPr>
              <m:t>x</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rsidR="00631019" w:rsidRPr="005F5D63">
        <w:rPr>
          <w:lang w:val="en-US"/>
        </w:rPr>
        <w:t xml:space="preserve">, </w:t>
      </w:r>
      <w:r w:rsidRPr="005F5D63">
        <w:rPr>
          <w:lang w:val="en-US"/>
        </w:rPr>
        <w:t>it is possible to write the state vector</w:t>
      </w:r>
    </w:p>
    <w:p w14:paraId="02D77CEF" w14:textId="77777777" w:rsidR="00631019" w:rsidRPr="005F5D63" w:rsidRDefault="00631019" w:rsidP="00631019">
      <w:pPr>
        <w:rPr>
          <w:lang w:val="en-US"/>
        </w:rPr>
      </w:pPr>
    </w:p>
    <w:p w14:paraId="1FE087C3" w14:textId="77777777" w:rsidR="00631019" w:rsidRPr="009B79B9" w:rsidRDefault="00746960" w:rsidP="00631019">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03C4FA65" w14:textId="77777777" w:rsidR="00631019" w:rsidRDefault="00631019" w:rsidP="00631019">
      <w:pPr>
        <w:rPr>
          <w:lang w:val="en-US"/>
        </w:rPr>
      </w:pPr>
    </w:p>
    <w:p w14:paraId="36C6A1CD" w14:textId="55EC2D8C" w:rsidR="00631019" w:rsidRPr="005F5D63" w:rsidRDefault="005F5D63" w:rsidP="00631019">
      <w:pPr>
        <w:rPr>
          <w:lang w:val="en-US"/>
        </w:rPr>
      </w:pPr>
      <w:r w:rsidRPr="005F5D63">
        <w:rPr>
          <w:lang w:val="en-US"/>
        </w:rPr>
        <w:t xml:space="preserve">The latter equation can be represented in the State-Dependent Coefficients (SDC) form </w:t>
      </w:r>
      <w:r w:rsidR="00631019" w:rsidRPr="005F5D63">
        <w:rPr>
          <w:lang w:val="en-US"/>
        </w:rPr>
        <w:t>[13]</w:t>
      </w:r>
    </w:p>
    <w:p w14:paraId="7D39F648" w14:textId="77777777" w:rsidR="00631019" w:rsidRPr="005F5D63" w:rsidRDefault="00631019" w:rsidP="00631019">
      <w:pPr>
        <w:rPr>
          <w:lang w:val="en-US"/>
        </w:rPr>
      </w:pPr>
    </w:p>
    <w:p w14:paraId="33AA2CEE" w14:textId="77777777" w:rsidR="00631019" w:rsidRPr="007B0E3C" w:rsidRDefault="00746960" w:rsidP="00631019">
      <w:pPr>
        <w:pStyle w:val="MDPI39equation"/>
        <w:spacing w:after="0"/>
        <w:rPr>
          <w:sz w:val="28"/>
          <w:szCs w:val="28"/>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rPr>
          <m:t xml:space="preserve">,  </m:t>
        </m:r>
        <m:r>
          <w:rPr>
            <w:rFonts w:ascii="Cambria Math" w:hAnsi="Cambria Math"/>
            <w:sz w:val="28"/>
            <w:szCs w:val="28"/>
            <w:lang w:val="en-GB"/>
          </w:rPr>
          <m:t>x</m:t>
        </m:r>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rPr>
              <m:t>0</m:t>
            </m:r>
          </m:sub>
        </m:sSub>
      </m:oMath>
      <w:r w:rsidR="00631019" w:rsidRPr="007B0E3C">
        <w:rPr>
          <w:sz w:val="28"/>
          <w:szCs w:val="28"/>
        </w:rPr>
        <w:t>,</w:t>
      </w:r>
    </w:p>
    <w:p w14:paraId="228A7B35" w14:textId="77777777" w:rsidR="00631019" w:rsidRPr="00F9621F" w:rsidRDefault="00631019" w:rsidP="00631019">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35A56471" w14:textId="77777777" w:rsidR="00631019" w:rsidRPr="00911D71" w:rsidRDefault="00746960" w:rsidP="00631019">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250B01C5" w14:textId="77777777" w:rsidR="00631019" w:rsidRPr="000D2085" w:rsidRDefault="00746960" w:rsidP="00631019">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631019"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631019" w:rsidRPr="000D2085">
        <w:rPr>
          <w:szCs w:val="28"/>
          <w:lang w:val="en-GB"/>
        </w:rPr>
        <w:t>.</w:t>
      </w:r>
    </w:p>
    <w:p w14:paraId="324F9751" w14:textId="77777777" w:rsidR="00631019" w:rsidRPr="000D2085" w:rsidRDefault="00631019" w:rsidP="00631019">
      <w:pPr>
        <w:rPr>
          <w:szCs w:val="28"/>
          <w:lang w:val="en-GB"/>
        </w:rPr>
      </w:pPr>
    </w:p>
    <w:p w14:paraId="326CD378" w14:textId="16E4BF83" w:rsidR="00631019" w:rsidRPr="005F5D63" w:rsidRDefault="005F5D63" w:rsidP="00631019">
      <w:pPr>
        <w:ind w:firstLine="0"/>
        <w:rPr>
          <w:szCs w:val="28"/>
          <w:lang w:val="en-US"/>
        </w:rPr>
      </w:pPr>
      <w:r>
        <w:rPr>
          <w:szCs w:val="28"/>
          <w:lang w:val="en-US"/>
        </w:rPr>
        <w:t>where</w:t>
      </w:r>
      <w:r w:rsidR="00631019" w:rsidRPr="005F5D63">
        <w:rPr>
          <w:szCs w:val="28"/>
          <w:lang w:val="en-US"/>
        </w:rPr>
        <w:t xml:space="preserve"> </w:t>
      </w:r>
      <m:oMath>
        <m:r>
          <w:rPr>
            <w:rFonts w:ascii="Cambria Math" w:hAnsi="Cambria Math"/>
            <w:szCs w:val="28"/>
            <w:lang w:val="en-GB"/>
          </w:rPr>
          <m:t>A</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2n×2n</m:t>
            </m:r>
          </m:sup>
        </m:sSup>
      </m:oMath>
      <w:r w:rsidR="00631019" w:rsidRPr="005F5D63">
        <w:rPr>
          <w:szCs w:val="28"/>
          <w:lang w:val="en-US"/>
        </w:rPr>
        <w:t xml:space="preserve"> – </w:t>
      </w:r>
      <w:r>
        <w:rPr>
          <w:szCs w:val="28"/>
          <w:lang w:val="en-US"/>
        </w:rPr>
        <w:t>dynamics matrix</w:t>
      </w:r>
      <w:r w:rsidR="00631019" w:rsidRPr="005F5D63">
        <w:rPr>
          <w:szCs w:val="28"/>
          <w:lang w:val="en-US"/>
        </w:rPr>
        <w:t xml:space="preserve">, </w:t>
      </w:r>
    </w:p>
    <w:p w14:paraId="13F982A8" w14:textId="6C799E46" w:rsidR="00631019" w:rsidRPr="005F5D63" w:rsidRDefault="00631019" w:rsidP="00631019">
      <w:pPr>
        <w:ind w:firstLine="0"/>
        <w:rPr>
          <w:szCs w:val="28"/>
          <w:lang w:val="en-US"/>
        </w:rPr>
      </w:pPr>
      <m:oMath>
        <m:r>
          <w:rPr>
            <w:rFonts w:ascii="Cambria Math" w:hAnsi="Cambria Math"/>
            <w:szCs w:val="28"/>
            <w:lang w:val="en-US"/>
          </w:rPr>
          <m:t>B</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2n×n</m:t>
            </m:r>
          </m:sup>
        </m:sSup>
      </m:oMath>
      <w:r w:rsidRPr="005F5D63">
        <w:rPr>
          <w:szCs w:val="28"/>
          <w:lang w:val="en-US"/>
        </w:rPr>
        <w:t xml:space="preserve"> – </w:t>
      </w:r>
      <w:r w:rsidR="005F5D63">
        <w:rPr>
          <w:szCs w:val="28"/>
          <w:lang w:val="en-US"/>
        </w:rPr>
        <w:t>control matrix</w:t>
      </w:r>
      <w:r w:rsidRPr="005F5D63">
        <w:rPr>
          <w:szCs w:val="28"/>
          <w:lang w:val="en-US"/>
        </w:rPr>
        <w:t xml:space="preserve">, </w:t>
      </w:r>
    </w:p>
    <w:p w14:paraId="66161543" w14:textId="47B57156" w:rsidR="00631019" w:rsidRPr="005F5D63" w:rsidRDefault="00631019" w:rsidP="00631019">
      <w:pPr>
        <w:ind w:firstLine="0"/>
        <w:rPr>
          <w:szCs w:val="28"/>
          <w:lang w:val="en-US"/>
        </w:rPr>
      </w:pPr>
      <m:oMath>
        <m:r>
          <w:rPr>
            <w:rFonts w:ascii="Cambria Math" w:hAnsi="Cambria Math"/>
            <w:szCs w:val="28"/>
            <w:lang w:val="en-US"/>
          </w:rPr>
          <m:t>C</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×2n</m:t>
            </m:r>
          </m:sup>
        </m:sSup>
      </m:oMath>
      <w:r w:rsidRPr="005F5D63">
        <w:rPr>
          <w:szCs w:val="28"/>
          <w:lang w:val="en-US"/>
        </w:rPr>
        <w:t xml:space="preserve"> – </w:t>
      </w:r>
      <w:r w:rsidR="005F5D63">
        <w:rPr>
          <w:szCs w:val="28"/>
          <w:lang w:val="en-US"/>
        </w:rPr>
        <w:t>output</w:t>
      </w:r>
      <w:r w:rsidR="005F5D63" w:rsidRPr="005F5D63">
        <w:rPr>
          <w:szCs w:val="28"/>
          <w:lang w:val="en-US"/>
        </w:rPr>
        <w:t xml:space="preserve"> </w:t>
      </w:r>
      <w:r w:rsidR="005F5D63">
        <w:rPr>
          <w:szCs w:val="28"/>
          <w:lang w:val="en-US"/>
        </w:rPr>
        <w:t>matrix</w:t>
      </w:r>
      <w:r w:rsidRPr="005F5D63">
        <w:rPr>
          <w:szCs w:val="28"/>
          <w:lang w:val="en-US"/>
        </w:rPr>
        <w:t xml:space="preserve"> (</w:t>
      </w:r>
      <m:oMath>
        <m:r>
          <w:rPr>
            <w:rFonts w:ascii="Cambria Math" w:hAnsi="Cambria Math"/>
            <w:szCs w:val="28"/>
          </w:rPr>
          <m:t>m</m:t>
        </m:r>
      </m:oMath>
      <w:r w:rsidRPr="005F5D63">
        <w:rPr>
          <w:szCs w:val="28"/>
          <w:lang w:val="en-US"/>
        </w:rPr>
        <w:t xml:space="preserve"> – </w:t>
      </w:r>
      <w:r w:rsidR="005F5D63" w:rsidRPr="005F5D63">
        <w:rPr>
          <w:szCs w:val="28"/>
          <w:lang w:val="en-US"/>
        </w:rPr>
        <w:t>number of system outputs</w:t>
      </w:r>
      <w:r w:rsidRPr="005F5D63">
        <w:rPr>
          <w:szCs w:val="28"/>
          <w:lang w:val="en-US"/>
        </w:rPr>
        <w:t>),</w:t>
      </w:r>
    </w:p>
    <w:p w14:paraId="783A87F3" w14:textId="2993310F" w:rsidR="00631019" w:rsidRPr="005F5D63" w:rsidRDefault="00631019" w:rsidP="00631019">
      <w:pPr>
        <w:ind w:firstLine="0"/>
        <w:rPr>
          <w:szCs w:val="28"/>
          <w:lang w:val="en-US"/>
        </w:rPr>
      </w:pPr>
      <m:oMath>
        <m:r>
          <m:rPr>
            <m:scr m:val="script"/>
          </m:rPr>
          <w:rPr>
            <w:rFonts w:ascii="Cambria Math" w:hAnsi="Cambria Math"/>
            <w:szCs w:val="28"/>
            <w:lang w:val="en-GB"/>
          </w:rPr>
          <m:t>D</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m:t>
            </m:r>
            <m:r>
              <w:rPr>
                <w:rFonts w:ascii="Cambria Math" w:hAnsi="Cambria Math"/>
                <w:szCs w:val="28"/>
              </w:rPr>
              <m:t>n</m:t>
            </m:r>
          </m:sup>
        </m:sSup>
      </m:oMath>
      <w:r w:rsidRPr="005F5D63">
        <w:rPr>
          <w:szCs w:val="28"/>
          <w:lang w:val="en-US"/>
        </w:rPr>
        <w:t xml:space="preserve"> – </w:t>
      </w:r>
      <w:r w:rsidR="005F5D63" w:rsidRPr="005F5D63">
        <w:rPr>
          <w:szCs w:val="28"/>
          <w:lang w:val="en-US"/>
        </w:rPr>
        <w:t>input-output coupling matrix</w:t>
      </w:r>
      <w:r w:rsidRPr="005F5D63">
        <w:rPr>
          <w:szCs w:val="28"/>
          <w:lang w:val="en-US"/>
        </w:rPr>
        <w:t>,</w:t>
      </w:r>
    </w:p>
    <w:p w14:paraId="787E6298" w14:textId="401593B5" w:rsidR="00631019" w:rsidRPr="005F5D63" w:rsidRDefault="00746960" w:rsidP="00631019">
      <w:pPr>
        <w:ind w:firstLine="0"/>
        <w:rPr>
          <w:szCs w:val="28"/>
          <w:lang w:val="en-US"/>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5F5D63">
        <w:rPr>
          <w:szCs w:val="28"/>
          <w:lang w:val="en-US"/>
        </w:rPr>
        <w:t xml:space="preserve"> – </w:t>
      </w:r>
      <w:r w:rsidR="005F5D63" w:rsidRPr="005F5D63">
        <w:rPr>
          <w:szCs w:val="28"/>
          <w:lang w:val="en-US"/>
        </w:rPr>
        <w:t>control vector, including the vector of external perturbations</w:t>
      </w:r>
      <w:r w:rsidR="00631019" w:rsidRPr="005F5D63">
        <w:rPr>
          <w:szCs w:val="28"/>
          <w:lang w:val="en-US"/>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5F5D63">
        <w:rPr>
          <w:szCs w:val="28"/>
          <w:lang w:val="en-US"/>
        </w:rPr>
        <w:t>.</w:t>
      </w:r>
    </w:p>
    <w:p w14:paraId="23996206" w14:textId="77777777" w:rsidR="00631019" w:rsidRPr="005F5D63" w:rsidRDefault="00631019" w:rsidP="00631019">
      <w:pPr>
        <w:ind w:firstLine="0"/>
        <w:rPr>
          <w:szCs w:val="28"/>
          <w:lang w:val="en-US"/>
        </w:rPr>
      </w:pPr>
    </w:p>
    <w:p w14:paraId="790D3E86" w14:textId="480FD345" w:rsidR="0047342C" w:rsidRPr="005F5D63" w:rsidRDefault="00631019" w:rsidP="00631019">
      <w:pPr>
        <w:spacing w:after="160" w:line="259" w:lineRule="auto"/>
        <w:ind w:firstLine="0"/>
        <w:jc w:val="left"/>
        <w:rPr>
          <w:b/>
          <w:bCs/>
          <w:szCs w:val="28"/>
          <w:lang w:val="en-US"/>
        </w:rPr>
      </w:pPr>
      <w:r w:rsidRPr="005F5D63">
        <w:rPr>
          <w:b/>
          <w:bCs/>
          <w:szCs w:val="28"/>
          <w:lang w:val="en-US"/>
        </w:rPr>
        <w:br w:type="page"/>
      </w:r>
    </w:p>
    <w:p w14:paraId="29561FB9" w14:textId="14E800BD" w:rsidR="00F3083E" w:rsidRPr="00D0588D" w:rsidRDefault="00D0588D" w:rsidP="00D0588D">
      <w:pPr>
        <w:spacing w:after="240"/>
        <w:ind w:firstLine="0"/>
        <w:rPr>
          <w:i/>
          <w:iCs/>
          <w:szCs w:val="28"/>
          <w:lang w:val="en-US"/>
        </w:rPr>
      </w:pPr>
      <w:r w:rsidRPr="00D0588D">
        <w:rPr>
          <w:i/>
          <w:iCs/>
          <w:szCs w:val="28"/>
          <w:lang w:val="en-US"/>
        </w:rPr>
        <w:lastRenderedPageBreak/>
        <w:t xml:space="preserve">2.4. Description of the </w:t>
      </w:r>
      <w:r>
        <w:rPr>
          <w:i/>
          <w:iCs/>
          <w:szCs w:val="28"/>
          <w:lang w:val="en-US"/>
        </w:rPr>
        <w:t>K</w:t>
      </w:r>
      <w:r w:rsidRPr="00D0588D">
        <w:rPr>
          <w:i/>
          <w:iCs/>
          <w:szCs w:val="28"/>
          <w:lang w:val="en-US"/>
        </w:rPr>
        <w:t>alman filter model</w:t>
      </w:r>
    </w:p>
    <w:p w14:paraId="33C149BF" w14:textId="04ABBBC7" w:rsidR="000770EF" w:rsidRPr="00B929C2" w:rsidRDefault="00B929C2" w:rsidP="007D063C">
      <w:pPr>
        <w:rPr>
          <w:szCs w:val="28"/>
          <w:lang w:val="en-US"/>
        </w:rPr>
      </w:pPr>
      <w:r w:rsidRPr="00B929C2">
        <w:rPr>
          <w:szCs w:val="28"/>
          <w:lang w:val="en-US"/>
        </w:rPr>
        <w:t>Consider the problem of constructing a filter for a nonlinear system, known as an extended Kalman filter. It allows to estimate the controlled object state, even if the dimensionality of the state vector of the system under study exceeds the number of measured parameters. To calculate the current state of an a priori known dynamic system, it is necessary to know its current measured state, as well as the state of the filter at the time of the previous measurement. The purpose of the filter is to minimize the sum of square</w:t>
      </w:r>
      <w:r>
        <w:rPr>
          <w:szCs w:val="28"/>
          <w:lang w:val="en-US"/>
        </w:rPr>
        <w:t>d</w:t>
      </w:r>
      <w:r w:rsidRPr="00B929C2">
        <w:rPr>
          <w:szCs w:val="28"/>
          <w:lang w:val="en-US"/>
        </w:rPr>
        <w:t xml:space="preserve"> errors of the state vector estimation</w:t>
      </w:r>
      <w:r w:rsidR="0046060D" w:rsidRPr="00B929C2">
        <w:rPr>
          <w:szCs w:val="28"/>
          <w:lang w:val="en-US"/>
        </w:rPr>
        <w:t xml:space="preserve"> [8,9,10]</w:t>
      </w:r>
      <w:r w:rsidR="007D063C" w:rsidRPr="00B929C2">
        <w:rPr>
          <w:szCs w:val="28"/>
          <w:lang w:val="en-US"/>
        </w:rPr>
        <w:t xml:space="preserve">. </w:t>
      </w:r>
    </w:p>
    <w:p w14:paraId="6E9B5F0A" w14:textId="51DF6CE2" w:rsidR="000770EF" w:rsidRPr="00B929C2" w:rsidRDefault="00B929C2" w:rsidP="007D063C">
      <w:pPr>
        <w:rPr>
          <w:szCs w:val="28"/>
          <w:lang w:val="en-US"/>
        </w:rPr>
      </w:pPr>
      <w:r w:rsidRPr="00B929C2">
        <w:rPr>
          <w:szCs w:val="28"/>
          <w:lang w:val="en-US"/>
        </w:rPr>
        <w:t xml:space="preserve">Taking into account the white noise of the system </w:t>
      </w:r>
      <m:oMath>
        <m:r>
          <m:rPr>
            <m:scr m:val="script"/>
          </m:rPr>
          <w:rPr>
            <w:rFonts w:ascii="Cambria Math" w:hAnsi="Cambria Math"/>
            <w:szCs w:val="28"/>
            <w:lang w:val="en-GB"/>
          </w:rPr>
          <m:t>w</m:t>
        </m:r>
      </m:oMath>
      <w:r w:rsidR="000770EF" w:rsidRPr="00B929C2">
        <w:rPr>
          <w:szCs w:val="28"/>
          <w:lang w:val="en-US"/>
        </w:rPr>
        <w:t xml:space="preserve"> </w:t>
      </w:r>
      <w:r w:rsidRPr="00B929C2">
        <w:rPr>
          <w:szCs w:val="28"/>
          <w:lang w:val="en-US"/>
        </w:rPr>
        <w:t>and the white noise of measurements</w:t>
      </w:r>
      <w:r w:rsidR="000770EF" w:rsidRPr="00B929C2">
        <w:rPr>
          <w:szCs w:val="28"/>
          <w:lang w:val="en-US"/>
        </w:rPr>
        <w:t xml:space="preserve"> </w:t>
      </w:r>
      <m:oMath>
        <m:r>
          <m:rPr>
            <m:scr m:val="script"/>
          </m:rPr>
          <w:rPr>
            <w:rFonts w:ascii="Cambria Math" w:hAnsi="Cambria Math"/>
            <w:szCs w:val="28"/>
            <w:lang w:val="en-GB"/>
          </w:rPr>
          <m:t>v</m:t>
        </m:r>
      </m:oMath>
      <w:r w:rsidRPr="00B929C2">
        <w:rPr>
          <w:szCs w:val="28"/>
          <w:lang w:val="en-GB"/>
        </w:rPr>
        <w:t>, the system in SDC-form has the following view</w:t>
      </w:r>
      <w:r w:rsidR="000770EF" w:rsidRPr="00B929C2">
        <w:rPr>
          <w:szCs w:val="28"/>
          <w:lang w:val="en-US"/>
        </w:rPr>
        <w:t>:</w:t>
      </w:r>
    </w:p>
    <w:p w14:paraId="560331E7" w14:textId="77777777" w:rsidR="00911D71" w:rsidRPr="00B929C2" w:rsidRDefault="00911D71" w:rsidP="007D063C">
      <w:pPr>
        <w:rPr>
          <w:szCs w:val="28"/>
          <w:lang w:val="en-US"/>
        </w:rPr>
      </w:pPr>
    </w:p>
    <w:p w14:paraId="04B03CBA" w14:textId="3B35E24F" w:rsidR="00911D71" w:rsidRPr="00911D71" w:rsidRDefault="00746960"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0</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4610733F" w:rsidR="002F20B0" w:rsidRPr="000D737F" w:rsidRDefault="00313362" w:rsidP="007D063C">
      <w:pPr>
        <w:rPr>
          <w:szCs w:val="28"/>
          <w:lang w:val="en-US"/>
        </w:rPr>
      </w:pPr>
      <w:r w:rsidRPr="000D737F">
        <w:rPr>
          <w:szCs w:val="28"/>
          <w:lang w:val="en-US"/>
        </w:rPr>
        <w:t>The state vector estimation of the Kalman filter is defined as</w:t>
      </w:r>
    </w:p>
    <w:p w14:paraId="13656CE8" w14:textId="77777777" w:rsidR="00911D71" w:rsidRPr="000D737F" w:rsidRDefault="00911D71" w:rsidP="007D063C">
      <w:pPr>
        <w:rPr>
          <w:szCs w:val="28"/>
          <w:lang w:val="en-US"/>
        </w:rPr>
      </w:pPr>
    </w:p>
    <w:p w14:paraId="1F7FB852" w14:textId="01CEE395" w:rsidR="001E3B12" w:rsidRPr="001E3B12" w:rsidRDefault="00746960"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1F325A32" w:rsidR="002F20B0" w:rsidRPr="000D737F" w:rsidRDefault="000D737F" w:rsidP="007205B0">
      <w:pPr>
        <w:ind w:firstLine="0"/>
        <w:rPr>
          <w:szCs w:val="28"/>
          <w:lang w:val="en-US"/>
        </w:rPr>
      </w:pPr>
      <w:r w:rsidRPr="000D737F">
        <w:rPr>
          <w:szCs w:val="28"/>
          <w:lang w:val="en-US"/>
        </w:rPr>
        <w:t xml:space="preserve">where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sidR="007205B0" w:rsidRPr="000D737F">
        <w:rPr>
          <w:szCs w:val="28"/>
          <w:lang w:val="en-US"/>
        </w:rPr>
        <w:t xml:space="preserve"> – </w:t>
      </w:r>
      <w:r w:rsidRPr="000D737F">
        <w:rPr>
          <w:szCs w:val="28"/>
          <w:lang w:val="en-US"/>
        </w:rPr>
        <w:t>is the state covariance estimation</w:t>
      </w:r>
      <w:r w:rsidR="00AF0B5C" w:rsidRPr="000D737F">
        <w:rPr>
          <w:szCs w:val="28"/>
          <w:lang w:val="en-US"/>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lang w:val="en-US"/>
              </w:rPr>
              <m:t>0</m:t>
            </m:r>
          </m:sub>
        </m:sSub>
      </m:oMath>
      <w:r w:rsidR="00AF0B5C" w:rsidRPr="000D737F">
        <w:rPr>
          <w:szCs w:val="28"/>
          <w:lang w:val="en-US"/>
        </w:rPr>
        <w:t xml:space="preserve"> – </w:t>
      </w:r>
      <w:r w:rsidRPr="000D737F">
        <w:rPr>
          <w:szCs w:val="28"/>
          <w:lang w:val="en-US"/>
        </w:rPr>
        <w:t>is the initial value of the state covariance estimation</w:t>
      </w:r>
      <w:r w:rsidR="00AA45DC" w:rsidRPr="000D737F">
        <w:rPr>
          <w:szCs w:val="28"/>
          <w:lang w:val="en-US"/>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sidRPr="000D737F">
        <w:rPr>
          <w:szCs w:val="28"/>
          <w:lang w:val="en-US"/>
        </w:rPr>
        <w:t xml:space="preserve"> – </w:t>
      </w:r>
      <w:r w:rsidRPr="000D737F">
        <w:rPr>
          <w:szCs w:val="28"/>
          <w:lang w:val="en-US"/>
        </w:rPr>
        <w:t>is the Kalman filter gain matrix</w:t>
      </w:r>
      <w:r w:rsidR="0017400A" w:rsidRPr="000D737F">
        <w:rPr>
          <w:szCs w:val="28"/>
          <w:lang w:val="en-US"/>
        </w:rPr>
        <w:t xml:space="preserve">, </w:t>
      </w:r>
      <m:oMath>
        <m:r>
          <w:rPr>
            <w:rFonts w:ascii="Cambria Math" w:hAnsi="Cambria Math"/>
            <w:szCs w:val="28"/>
          </w:rPr>
          <m:t>Q</m:t>
        </m:r>
      </m:oMath>
      <w:r w:rsidR="0017400A" w:rsidRPr="000D737F">
        <w:rPr>
          <w:szCs w:val="28"/>
          <w:lang w:val="en-US"/>
        </w:rPr>
        <w:t xml:space="preserve"> </w:t>
      </w:r>
      <w:r w:rsidRPr="000D737F">
        <w:rPr>
          <w:szCs w:val="28"/>
          <w:lang w:val="en-US"/>
        </w:rPr>
        <w:t>and</w:t>
      </w:r>
      <w:r w:rsidR="0017400A" w:rsidRPr="000D737F">
        <w:rPr>
          <w:szCs w:val="28"/>
          <w:lang w:val="en-US"/>
        </w:rPr>
        <w:t xml:space="preserve"> </w:t>
      </w:r>
      <m:oMath>
        <m:r>
          <w:rPr>
            <w:rFonts w:ascii="Cambria Math" w:hAnsi="Cambria Math"/>
            <w:szCs w:val="28"/>
          </w:rPr>
          <m:t>R</m:t>
        </m:r>
      </m:oMath>
      <w:r w:rsidR="0017400A" w:rsidRPr="000D737F">
        <w:rPr>
          <w:szCs w:val="28"/>
          <w:lang w:val="en-US"/>
        </w:rPr>
        <w:t xml:space="preserve"> </w:t>
      </w:r>
      <w:r w:rsidRPr="000D737F">
        <w:rPr>
          <w:szCs w:val="28"/>
          <w:lang w:val="en-US"/>
        </w:rPr>
        <w:t xml:space="preserve">are the cost matrices </w:t>
      </w:r>
      <w:r>
        <w:rPr>
          <w:szCs w:val="28"/>
          <w:lang w:val="en-US"/>
        </w:rPr>
        <w:t>in</w:t>
      </w:r>
      <w:r w:rsidRPr="000D737F">
        <w:rPr>
          <w:szCs w:val="28"/>
          <w:lang w:val="en-US"/>
        </w:rPr>
        <w:t xml:space="preserve"> the </w:t>
      </w:r>
      <w:proofErr w:type="spellStart"/>
      <w:r w:rsidRPr="000D737F">
        <w:rPr>
          <w:szCs w:val="28"/>
          <w:lang w:val="en-US"/>
        </w:rPr>
        <w:t>Riccati</w:t>
      </w:r>
      <w:proofErr w:type="spellEnd"/>
      <w:r w:rsidRPr="000D737F">
        <w:rPr>
          <w:szCs w:val="28"/>
          <w:lang w:val="en-US"/>
        </w:rPr>
        <w:t xml:space="preserve"> equation</w:t>
      </w:r>
      <w:r w:rsidR="00AF0B5C" w:rsidRPr="000D737F">
        <w:rPr>
          <w:szCs w:val="28"/>
          <w:lang w:val="en-US"/>
        </w:rPr>
        <w:t xml:space="preserve">. </w:t>
      </w:r>
    </w:p>
    <w:p w14:paraId="38C71D08" w14:textId="77777777" w:rsidR="007204E2" w:rsidRPr="000D737F" w:rsidRDefault="007204E2" w:rsidP="00F3083E">
      <w:pPr>
        <w:ind w:firstLine="0"/>
        <w:rPr>
          <w:szCs w:val="28"/>
          <w:lang w:val="en-US"/>
        </w:rPr>
      </w:pPr>
    </w:p>
    <w:p w14:paraId="535982AF" w14:textId="08F69140" w:rsidR="000770EF" w:rsidRPr="000D737F" w:rsidRDefault="000D737F" w:rsidP="007D063C">
      <w:pPr>
        <w:rPr>
          <w:szCs w:val="28"/>
          <w:lang w:val="en-US"/>
        </w:rPr>
      </w:pPr>
      <w:r w:rsidRPr="000D737F">
        <w:rPr>
          <w:szCs w:val="28"/>
          <w:lang w:val="en-US"/>
        </w:rPr>
        <w:t xml:space="preserve">Noises </w:t>
      </w:r>
      <m:oMath>
        <m:r>
          <m:rPr>
            <m:scr m:val="script"/>
          </m:rPr>
          <w:rPr>
            <w:rFonts w:ascii="Cambria Math" w:hAnsi="Cambria Math"/>
            <w:szCs w:val="28"/>
            <w:lang w:val="en-GB"/>
          </w:rPr>
          <m:t>w</m:t>
        </m:r>
      </m:oMath>
      <w:r w:rsidR="009B4650" w:rsidRPr="000D737F">
        <w:rPr>
          <w:szCs w:val="28"/>
          <w:lang w:val="en-US"/>
        </w:rPr>
        <w:t xml:space="preserve"> </w:t>
      </w:r>
      <w:r>
        <w:rPr>
          <w:szCs w:val="28"/>
          <w:lang w:val="en-US"/>
        </w:rPr>
        <w:t>and</w:t>
      </w:r>
      <w:r w:rsidR="009B4650" w:rsidRPr="000D737F">
        <w:rPr>
          <w:szCs w:val="28"/>
          <w:lang w:val="en-US"/>
        </w:rPr>
        <w:t xml:space="preserve"> </w:t>
      </w:r>
      <m:oMath>
        <m:r>
          <m:rPr>
            <m:scr m:val="script"/>
          </m:rPr>
          <w:rPr>
            <w:rFonts w:ascii="Cambria Math" w:hAnsi="Cambria Math"/>
            <w:szCs w:val="28"/>
            <w:lang w:val="en-GB"/>
          </w:rPr>
          <m:t>v</m:t>
        </m:r>
      </m:oMath>
      <w:r w:rsidR="006B6A49" w:rsidRPr="000D737F">
        <w:rPr>
          <w:szCs w:val="28"/>
          <w:lang w:val="en-US"/>
        </w:rPr>
        <w:t xml:space="preserve"> </w:t>
      </w:r>
      <w:r w:rsidRPr="000D737F">
        <w:rPr>
          <w:szCs w:val="28"/>
          <w:lang w:val="en-US"/>
        </w:rPr>
        <w:t>must satisfy the conditions</w:t>
      </w:r>
      <w:r w:rsidR="006B6A49" w:rsidRPr="000D737F">
        <w:rPr>
          <w:szCs w:val="28"/>
          <w:lang w:val="en-US"/>
        </w:rPr>
        <w:t>:</w:t>
      </w:r>
    </w:p>
    <w:p w14:paraId="7B400D46" w14:textId="77777777" w:rsidR="006B6A49" w:rsidRPr="000D737F" w:rsidRDefault="006B6A49" w:rsidP="007D063C">
      <w:pPr>
        <w:rPr>
          <w:szCs w:val="28"/>
          <w:lang w:val="en-US"/>
        </w:rPr>
      </w:pPr>
    </w:p>
    <w:p w14:paraId="32530328" w14:textId="7A88CCBF" w:rsidR="002D12AF" w:rsidRPr="007D063C" w:rsidRDefault="006B6A49" w:rsidP="00136069">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=R.</m:t>
          </m:r>
        </m:oMath>
      </m:oMathPara>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0BD84486" w14:textId="77777777" w:rsidR="00136069" w:rsidRDefault="00136069">
      <w:pPr>
        <w:spacing w:after="160" w:line="259" w:lineRule="auto"/>
        <w:ind w:firstLine="0"/>
        <w:jc w:val="left"/>
        <w:rPr>
          <w:b/>
          <w:bCs/>
          <w:szCs w:val="28"/>
        </w:rPr>
      </w:pPr>
      <w:r>
        <w:rPr>
          <w:b/>
          <w:bCs/>
          <w:szCs w:val="28"/>
        </w:rPr>
        <w:br w:type="page"/>
      </w:r>
    </w:p>
    <w:p w14:paraId="45543FB0" w14:textId="6B2D8AB4" w:rsidR="00236062" w:rsidRPr="007745C5" w:rsidRDefault="00236062" w:rsidP="00236062">
      <w:pPr>
        <w:tabs>
          <w:tab w:val="left" w:pos="8356"/>
        </w:tabs>
        <w:spacing w:after="240"/>
        <w:ind w:firstLine="0"/>
        <w:jc w:val="left"/>
        <w:rPr>
          <w:b/>
          <w:bCs/>
          <w:szCs w:val="28"/>
          <w:lang w:val="en-US"/>
        </w:rPr>
      </w:pPr>
      <w:r>
        <w:rPr>
          <w:b/>
          <w:bCs/>
          <w:szCs w:val="28"/>
          <w:lang w:val="en-US"/>
        </w:rPr>
        <w:lastRenderedPageBreak/>
        <w:t xml:space="preserve">3. </w:t>
      </w:r>
      <w:r w:rsidRPr="007745C5">
        <w:rPr>
          <w:b/>
          <w:bCs/>
          <w:szCs w:val="28"/>
          <w:lang w:val="en-US"/>
        </w:rPr>
        <w:t>Navigation system components</w:t>
      </w:r>
    </w:p>
    <w:p w14:paraId="160AECC9" w14:textId="42194D81" w:rsidR="007745C5" w:rsidRPr="00236062" w:rsidRDefault="00236062" w:rsidP="00236062">
      <w:pPr>
        <w:tabs>
          <w:tab w:val="left" w:pos="8356"/>
        </w:tabs>
        <w:spacing w:after="240"/>
        <w:ind w:firstLine="0"/>
        <w:rPr>
          <w:i/>
          <w:iCs/>
          <w:szCs w:val="28"/>
          <w:lang w:val="en-US"/>
        </w:rPr>
      </w:pPr>
      <w:r w:rsidRPr="00236062">
        <w:rPr>
          <w:i/>
          <w:iCs/>
          <w:szCs w:val="28"/>
          <w:lang w:val="en-US"/>
        </w:rPr>
        <w:t xml:space="preserve">3.1. Description of the controlled object </w:t>
      </w:r>
      <w:r>
        <w:rPr>
          <w:i/>
          <w:iCs/>
          <w:szCs w:val="28"/>
          <w:lang w:val="en-US"/>
        </w:rPr>
        <w:t>MMT</w:t>
      </w:r>
      <w:r w:rsidRPr="00236062">
        <w:rPr>
          <w:i/>
          <w:iCs/>
          <w:szCs w:val="28"/>
          <w:lang w:val="en-US"/>
        </w:rPr>
        <w:t>-300</w:t>
      </w:r>
    </w:p>
    <w:p w14:paraId="0CEE4E4D" w14:textId="581C1311" w:rsidR="00A3344E" w:rsidRPr="007745C5" w:rsidRDefault="007745C5" w:rsidP="00A3344E">
      <w:pPr>
        <w:tabs>
          <w:tab w:val="left" w:pos="8356"/>
        </w:tabs>
        <w:ind w:firstLine="709"/>
        <w:rPr>
          <w:lang w:val="en-US"/>
        </w:rPr>
      </w:pPr>
      <w:r w:rsidRPr="007745C5">
        <w:rPr>
          <w:lang w:val="en-US"/>
        </w:rPr>
        <w:t>The MMT-300 AUV is designed to perform bottom and aquatic surveys at depths of up to 300 m. Search programs (missions) can be described as AUV tacking through the surveyed area with activation of on-board search devices (one or several) at specified intervals and then returning the vehicle to the supplying vessel</w:t>
      </w:r>
      <w:r w:rsidR="00A3344E" w:rsidRPr="007745C5">
        <w:rPr>
          <w:lang w:val="en-US"/>
        </w:rPr>
        <w:t>.</w:t>
      </w:r>
    </w:p>
    <w:p w14:paraId="772B9617" w14:textId="33982E42" w:rsidR="00AD08AA" w:rsidRPr="00394442" w:rsidRDefault="007745C5" w:rsidP="00637276">
      <w:pPr>
        <w:tabs>
          <w:tab w:val="left" w:pos="8356"/>
        </w:tabs>
        <w:ind w:firstLine="709"/>
        <w:rPr>
          <w:lang w:val="en-US"/>
        </w:rPr>
      </w:pPr>
      <w:r w:rsidRPr="00394442">
        <w:rPr>
          <w:lang w:val="en-US"/>
        </w:rPr>
        <w:t>The location of the main AUV elements is shown in Fig. 4</w:t>
      </w:r>
      <w:r w:rsidR="00AD08AA" w:rsidRPr="00394442">
        <w:rPr>
          <w:lang w:val="en-US"/>
        </w:rPr>
        <w:t>:</w:t>
      </w:r>
      <w:r w:rsidR="00637276" w:rsidRPr="00394442">
        <w:rPr>
          <w:lang w:val="en-US"/>
        </w:rPr>
        <w:t xml:space="preserve"> </w:t>
      </w:r>
      <w:r w:rsidR="00AD08AA" w:rsidRPr="00394442">
        <w:rPr>
          <w:lang w:val="en-US"/>
        </w:rPr>
        <w:t xml:space="preserve">1 – </w:t>
      </w:r>
      <w:r w:rsidR="00394442" w:rsidRPr="00394442">
        <w:rPr>
          <w:lang w:val="en-US"/>
        </w:rPr>
        <w:t>sustainer propulsion system</w:t>
      </w:r>
      <w:r w:rsidR="00AD08AA" w:rsidRPr="00394442">
        <w:rPr>
          <w:lang w:val="en-US"/>
        </w:rPr>
        <w:t xml:space="preserve">, 2 – </w:t>
      </w:r>
      <w:r w:rsidR="00394442" w:rsidRPr="00394442">
        <w:rPr>
          <w:lang w:val="en-US"/>
        </w:rPr>
        <w:t>stabilizers</w:t>
      </w:r>
      <w:r w:rsidR="00AD08AA" w:rsidRPr="00394442">
        <w:rPr>
          <w:lang w:val="en-US"/>
        </w:rPr>
        <w:t xml:space="preserve">, 3 – </w:t>
      </w:r>
      <w:r w:rsidR="00394442" w:rsidRPr="00394442">
        <w:rPr>
          <w:lang w:val="en-US"/>
        </w:rPr>
        <w:t>aft compartment</w:t>
      </w:r>
      <w:r w:rsidR="00AD08AA" w:rsidRPr="00394442">
        <w:rPr>
          <w:lang w:val="en-US"/>
        </w:rPr>
        <w:t>, 4 –</w:t>
      </w:r>
      <w:r w:rsidR="006E04B1">
        <w:rPr>
          <w:lang w:val="en-US"/>
        </w:rPr>
        <w:t xml:space="preserve"> </w:t>
      </w:r>
      <w:r w:rsidR="00394442" w:rsidRPr="00394442">
        <w:rPr>
          <w:lang w:val="en-US"/>
        </w:rPr>
        <w:t>charge connector</w:t>
      </w:r>
      <w:r w:rsidR="00AD08AA" w:rsidRPr="00394442">
        <w:rPr>
          <w:lang w:val="en-US"/>
        </w:rPr>
        <w:t xml:space="preserve">, 5 – </w:t>
      </w:r>
      <w:r w:rsidR="00394442" w:rsidRPr="00394442">
        <w:rPr>
          <w:lang w:val="en-US"/>
        </w:rPr>
        <w:t>aft cover</w:t>
      </w:r>
      <w:r w:rsidR="00AD08AA" w:rsidRPr="00394442">
        <w:rPr>
          <w:lang w:val="en-US"/>
        </w:rPr>
        <w:t xml:space="preserve">, 6 – </w:t>
      </w:r>
      <w:r w:rsidR="00394442" w:rsidRPr="00394442">
        <w:rPr>
          <w:lang w:val="en-US"/>
        </w:rPr>
        <w:t>navigation and communication compartment</w:t>
      </w:r>
      <w:r w:rsidR="00AD08AA" w:rsidRPr="00394442">
        <w:rPr>
          <w:lang w:val="en-US"/>
        </w:rPr>
        <w:t xml:space="preserve">, 7 – </w:t>
      </w:r>
      <w:r w:rsidR="00C21B5B" w:rsidRPr="00C21B5B">
        <w:rPr>
          <w:lang w:val="en-US"/>
        </w:rPr>
        <w:t>side-scan sonar</w:t>
      </w:r>
      <w:r w:rsidR="00AD08AA" w:rsidRPr="00394442">
        <w:rPr>
          <w:lang w:val="en-US"/>
        </w:rPr>
        <w:t xml:space="preserve">, 8 – </w:t>
      </w:r>
      <w:r w:rsidR="00C21B5B" w:rsidRPr="00C21B5B">
        <w:rPr>
          <w:lang w:val="en-US"/>
        </w:rPr>
        <w:t>hermetic payload compartment</w:t>
      </w:r>
      <w:r w:rsidR="00AD08AA" w:rsidRPr="00394442">
        <w:rPr>
          <w:lang w:val="en-US"/>
        </w:rPr>
        <w:t xml:space="preserve">, 9 – </w:t>
      </w:r>
      <w:r w:rsidR="00C21B5B" w:rsidRPr="00C21B5B">
        <w:rPr>
          <w:lang w:val="en-US"/>
        </w:rPr>
        <w:t>bow cover</w:t>
      </w:r>
      <w:r w:rsidR="00AD08AA" w:rsidRPr="00394442">
        <w:rPr>
          <w:lang w:val="en-US"/>
        </w:rPr>
        <w:t xml:space="preserve">, 10 – </w:t>
      </w:r>
      <w:r w:rsidR="00C21B5B" w:rsidRPr="00C21B5B">
        <w:rPr>
          <w:lang w:val="en-US"/>
        </w:rPr>
        <w:t>outboard payload compartment</w:t>
      </w:r>
      <w:r w:rsidR="00AD08AA" w:rsidRPr="00394442">
        <w:rPr>
          <w:lang w:val="en-US"/>
        </w:rPr>
        <w:t xml:space="preserve">, 11 – </w:t>
      </w:r>
      <w:r w:rsidR="00C21B5B" w:rsidRPr="00C21B5B">
        <w:rPr>
          <w:lang w:val="en-US"/>
        </w:rPr>
        <w:t>horizontal thruster</w:t>
      </w:r>
      <w:r w:rsidR="00AD08AA" w:rsidRPr="00394442">
        <w:rPr>
          <w:lang w:val="en-US"/>
        </w:rPr>
        <w:t xml:space="preserve">, 12 – </w:t>
      </w:r>
      <w:r w:rsidR="00C21B5B" w:rsidRPr="00C21B5B">
        <w:rPr>
          <w:lang w:val="en-US"/>
        </w:rPr>
        <w:t>compartment cover</w:t>
      </w:r>
      <w:r w:rsidR="00AD08AA" w:rsidRPr="00394442">
        <w:rPr>
          <w:lang w:val="en-US"/>
        </w:rPr>
        <w:t xml:space="preserve">, 13 – </w:t>
      </w:r>
      <w:r w:rsidR="00C21B5B" w:rsidRPr="00C21B5B">
        <w:rPr>
          <w:lang w:val="en-US"/>
        </w:rPr>
        <w:t>radio module</w:t>
      </w:r>
      <w:r w:rsidR="00AD08AA" w:rsidRPr="00394442">
        <w:rPr>
          <w:lang w:val="en-US"/>
        </w:rPr>
        <w:t xml:space="preserve">, 14, 16 – </w:t>
      </w:r>
      <w:r w:rsidR="00C21B5B" w:rsidRPr="00C21B5B">
        <w:rPr>
          <w:lang w:val="en-US"/>
        </w:rPr>
        <w:t>cargo arm</w:t>
      </w:r>
      <w:r w:rsidR="00AD08AA" w:rsidRPr="00394442">
        <w:rPr>
          <w:lang w:val="en-US"/>
        </w:rPr>
        <w:t xml:space="preserve">, 15 – </w:t>
      </w:r>
      <w:r w:rsidR="00C21B5B" w:rsidRPr="00C21B5B">
        <w:rPr>
          <w:lang w:val="en-US"/>
        </w:rPr>
        <w:t>autopilot compartment</w:t>
      </w:r>
      <w:r w:rsidR="00AD08AA" w:rsidRPr="00394442">
        <w:rPr>
          <w:lang w:val="en-US"/>
        </w:rPr>
        <w:t xml:space="preserve">, 17 – </w:t>
      </w:r>
      <w:r w:rsidR="00C21B5B" w:rsidRPr="00A17111">
        <w:rPr>
          <w:lang w:val="en-US"/>
        </w:rPr>
        <w:t>vertical thruster</w:t>
      </w:r>
      <w:r w:rsidR="00AD08AA" w:rsidRPr="00394442">
        <w:rPr>
          <w:lang w:val="en-US"/>
        </w:rPr>
        <w:t xml:space="preserve">, 18, 22 – </w:t>
      </w:r>
      <w:r w:rsidR="00A17111" w:rsidRPr="00A17111">
        <w:rPr>
          <w:lang w:val="en-US"/>
        </w:rPr>
        <w:t>payload compartment cover</w:t>
      </w:r>
      <w:r w:rsidR="00AD08AA" w:rsidRPr="00394442">
        <w:rPr>
          <w:lang w:val="en-US"/>
        </w:rPr>
        <w:t xml:space="preserve">, 19 – </w:t>
      </w:r>
      <w:r w:rsidR="00A17111" w:rsidRPr="00A17111">
        <w:rPr>
          <w:lang w:val="en-US"/>
        </w:rPr>
        <w:t>towing arm</w:t>
      </w:r>
      <w:r w:rsidR="00AD08AA" w:rsidRPr="00394442">
        <w:rPr>
          <w:lang w:val="en-US"/>
        </w:rPr>
        <w:t xml:space="preserve">, 20 – </w:t>
      </w:r>
      <w:r w:rsidR="00A17111" w:rsidRPr="00A17111">
        <w:rPr>
          <w:lang w:val="en-US"/>
        </w:rPr>
        <w:t>emergency ballast mechanism</w:t>
      </w:r>
      <w:r w:rsidR="00AD08AA" w:rsidRPr="00394442">
        <w:rPr>
          <w:lang w:val="en-US"/>
        </w:rPr>
        <w:t xml:space="preserve">, 21 – </w:t>
      </w:r>
      <w:r w:rsidR="00A17111" w:rsidRPr="00A17111">
        <w:rPr>
          <w:lang w:val="en-US"/>
        </w:rPr>
        <w:t xml:space="preserve">Doppler </w:t>
      </w:r>
      <w:r w:rsidR="00A17111">
        <w:rPr>
          <w:lang w:val="en-US"/>
        </w:rPr>
        <w:t>velocity</w:t>
      </w:r>
      <w:r w:rsidR="00A17111" w:rsidRPr="00A17111">
        <w:rPr>
          <w:lang w:val="en-US"/>
        </w:rPr>
        <w:t xml:space="preserve"> l</w:t>
      </w:r>
      <w:r w:rsidR="00A17111">
        <w:rPr>
          <w:lang w:val="en-US"/>
        </w:rPr>
        <w:t>o</w:t>
      </w:r>
      <w:r w:rsidR="00A17111" w:rsidRPr="00A17111">
        <w:rPr>
          <w:lang w:val="en-US"/>
        </w:rPr>
        <w:t>g</w:t>
      </w:r>
      <w:r w:rsidR="00A17111">
        <w:rPr>
          <w:lang w:val="en-US"/>
        </w:rPr>
        <w:t>ger</w:t>
      </w:r>
      <w:r w:rsidR="00AD08AA" w:rsidRPr="00394442">
        <w:rPr>
          <w:lang w:val="en-US"/>
        </w:rPr>
        <w:t xml:space="preserve">, 23 – </w:t>
      </w:r>
      <w:r w:rsidR="00A17111" w:rsidRPr="00A17111">
        <w:rPr>
          <w:lang w:val="en-US"/>
        </w:rPr>
        <w:t>ELS antennas</w:t>
      </w:r>
      <w:r w:rsidR="00AD08AA" w:rsidRPr="00394442">
        <w:rPr>
          <w:lang w:val="en-US"/>
        </w:rPr>
        <w:t xml:space="preserve">, 24 – </w:t>
      </w:r>
      <w:r w:rsidR="00A17111" w:rsidRPr="006D2DD7">
        <w:rPr>
          <w:lang w:val="en-US"/>
        </w:rPr>
        <w:t>hermetic communication connector</w:t>
      </w:r>
      <w:r w:rsidR="00637276" w:rsidRPr="00394442">
        <w:rPr>
          <w:lang w:val="en-US"/>
        </w:rPr>
        <w:t>.</w:t>
      </w:r>
    </w:p>
    <w:p w14:paraId="702BF673" w14:textId="77777777" w:rsidR="004F0FCE" w:rsidRPr="00394442" w:rsidRDefault="004F0FCE" w:rsidP="00A3344E">
      <w:pPr>
        <w:tabs>
          <w:tab w:val="left" w:pos="8356"/>
        </w:tabs>
        <w:ind w:firstLine="709"/>
        <w:rPr>
          <w:lang w:val="en-US"/>
        </w:rPr>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9860" cy="5112471"/>
                    </a:xfrm>
                    <a:prstGeom prst="rect">
                      <a:avLst/>
                    </a:prstGeom>
                  </pic:spPr>
                </pic:pic>
              </a:graphicData>
            </a:graphic>
          </wp:inline>
        </w:drawing>
      </w:r>
    </w:p>
    <w:p w14:paraId="3ACB4590" w14:textId="4924692D" w:rsidR="00BD0CA0" w:rsidRPr="007B0E3C" w:rsidRDefault="007B0E3C" w:rsidP="00BD0CA0">
      <w:pPr>
        <w:tabs>
          <w:tab w:val="left" w:pos="8356"/>
        </w:tabs>
        <w:ind w:firstLine="0"/>
        <w:jc w:val="center"/>
        <w:rPr>
          <w:lang w:val="en-US"/>
        </w:rPr>
      </w:pPr>
      <w:r w:rsidRPr="007B0E3C">
        <w:rPr>
          <w:lang w:val="en-US"/>
        </w:rPr>
        <w:t>Figure 4</w:t>
      </w:r>
      <w:r w:rsidR="00BD0CA0" w:rsidRPr="007B0E3C">
        <w:rPr>
          <w:lang w:val="en-US"/>
        </w:rPr>
        <w:t xml:space="preserve"> –</w:t>
      </w:r>
      <w:r>
        <w:rPr>
          <w:lang w:val="en-US"/>
        </w:rPr>
        <w:t xml:space="preserve"> </w:t>
      </w:r>
      <w:r w:rsidRPr="007B0E3C">
        <w:rPr>
          <w:lang w:val="en-US"/>
        </w:rPr>
        <w:t>Location of the AUV</w:t>
      </w:r>
      <w:r w:rsidR="00902DBF">
        <w:rPr>
          <w:lang w:val="en-US"/>
        </w:rPr>
        <w:t>’s</w:t>
      </w:r>
      <w:r w:rsidRPr="007B0E3C">
        <w:rPr>
          <w:lang w:val="en-US"/>
        </w:rPr>
        <w:t xml:space="preserve"> main components</w:t>
      </w:r>
      <w:r w:rsidR="00BD0CA0" w:rsidRPr="007B0E3C">
        <w:rPr>
          <w:lang w:val="en-US"/>
        </w:rPr>
        <w:t xml:space="preserve"> </w:t>
      </w:r>
    </w:p>
    <w:p w14:paraId="7FCAA9B1" w14:textId="4BC1D2AE" w:rsidR="004F0FCE" w:rsidRPr="007B0E3C" w:rsidRDefault="004F0FCE" w:rsidP="00F51040">
      <w:pPr>
        <w:tabs>
          <w:tab w:val="left" w:pos="8356"/>
        </w:tabs>
        <w:ind w:firstLine="0"/>
        <w:rPr>
          <w:b/>
          <w:bCs/>
          <w:szCs w:val="28"/>
          <w:lang w:val="en-US"/>
        </w:rPr>
      </w:pPr>
    </w:p>
    <w:p w14:paraId="5FE74C72" w14:textId="77777777" w:rsidR="006D2DD7" w:rsidRPr="007B0E3C" w:rsidRDefault="006D2DD7" w:rsidP="00F51040">
      <w:pPr>
        <w:tabs>
          <w:tab w:val="left" w:pos="8356"/>
        </w:tabs>
        <w:ind w:firstLine="0"/>
        <w:rPr>
          <w:b/>
          <w:bCs/>
          <w:szCs w:val="28"/>
          <w:lang w:val="en-US"/>
        </w:rPr>
      </w:pPr>
    </w:p>
    <w:p w14:paraId="3915328C" w14:textId="0C2490D0" w:rsidR="004F0FCE" w:rsidRPr="005C5B36" w:rsidRDefault="005C5B36" w:rsidP="005C5B36">
      <w:pPr>
        <w:tabs>
          <w:tab w:val="left" w:pos="8356"/>
        </w:tabs>
        <w:spacing w:after="240"/>
        <w:ind w:firstLine="0"/>
        <w:rPr>
          <w:i/>
          <w:iCs/>
          <w:lang w:val="en-US"/>
        </w:rPr>
      </w:pPr>
      <w:r w:rsidRPr="005C5B36">
        <w:rPr>
          <w:i/>
          <w:iCs/>
          <w:lang w:val="en-US"/>
        </w:rPr>
        <w:lastRenderedPageBreak/>
        <w:t xml:space="preserve">3.1.1. </w:t>
      </w:r>
      <w:r w:rsidR="006D2DD7" w:rsidRPr="005C5B36">
        <w:rPr>
          <w:i/>
          <w:iCs/>
          <w:lang w:val="en-US"/>
        </w:rPr>
        <w:t>Software control and on-board navigation system</w:t>
      </w:r>
    </w:p>
    <w:p w14:paraId="034DC331" w14:textId="1344E1E1" w:rsidR="004F0FCE" w:rsidRPr="006D2DD7" w:rsidRDefault="006D2DD7" w:rsidP="00A3344E">
      <w:pPr>
        <w:tabs>
          <w:tab w:val="left" w:pos="8356"/>
        </w:tabs>
        <w:ind w:firstLine="709"/>
        <w:rPr>
          <w:lang w:val="en-US"/>
        </w:rPr>
      </w:pPr>
      <w:r w:rsidRPr="006D2DD7">
        <w:rPr>
          <w:lang w:val="en-US"/>
        </w:rPr>
        <w:t>The Onboard Control and Navigation System (OC</w:t>
      </w:r>
      <w:r>
        <w:rPr>
          <w:lang w:val="en-US"/>
        </w:rPr>
        <w:t>N</w:t>
      </w:r>
      <w:r w:rsidRPr="006D2DD7">
        <w:rPr>
          <w:lang w:val="en-US"/>
        </w:rPr>
        <w:t>S) is designed to control all systems of the vehicle in all operating modes of the AUV</w:t>
      </w:r>
      <w:r w:rsidR="004F0FCE" w:rsidRPr="006D2DD7">
        <w:rPr>
          <w:lang w:val="en-US"/>
        </w:rPr>
        <w:t xml:space="preserve">. </w:t>
      </w:r>
    </w:p>
    <w:p w14:paraId="6AC9DB29" w14:textId="5CFC694E" w:rsidR="004F0FCE" w:rsidRDefault="006D2DD7" w:rsidP="00A3344E">
      <w:pPr>
        <w:tabs>
          <w:tab w:val="left" w:pos="8356"/>
        </w:tabs>
        <w:ind w:firstLine="709"/>
      </w:pPr>
      <w:proofErr w:type="spellStart"/>
      <w:r w:rsidRPr="006D2DD7">
        <w:t>The</w:t>
      </w:r>
      <w:proofErr w:type="spellEnd"/>
      <w:r w:rsidRPr="006D2DD7">
        <w:t xml:space="preserve"> </w:t>
      </w:r>
      <w:r w:rsidRPr="006D2DD7">
        <w:rPr>
          <w:lang w:val="en-US"/>
        </w:rPr>
        <w:t>OC</w:t>
      </w:r>
      <w:r>
        <w:rPr>
          <w:lang w:val="en-US"/>
        </w:rPr>
        <w:t>N</w:t>
      </w:r>
      <w:r w:rsidRPr="006D2DD7">
        <w:rPr>
          <w:lang w:val="en-US"/>
        </w:rPr>
        <w:t>S</w:t>
      </w:r>
      <w:r w:rsidRPr="006D2DD7">
        <w:t xml:space="preserve"> </w:t>
      </w:r>
      <w:proofErr w:type="spellStart"/>
      <w:r w:rsidRPr="006D2DD7">
        <w:t>provides</w:t>
      </w:r>
      <w:proofErr w:type="spellEnd"/>
      <w:r w:rsidR="004F0FCE">
        <w:t xml:space="preserve">: </w:t>
      </w:r>
    </w:p>
    <w:p w14:paraId="0B16C732" w14:textId="02E6F632" w:rsidR="004F0FCE" w:rsidRPr="00034738" w:rsidRDefault="004F0FCE" w:rsidP="00A3344E">
      <w:pPr>
        <w:tabs>
          <w:tab w:val="left" w:pos="8356"/>
        </w:tabs>
        <w:ind w:firstLine="709"/>
        <w:rPr>
          <w:lang w:val="en-US"/>
        </w:rPr>
      </w:pPr>
      <w:r w:rsidRPr="00034738">
        <w:rPr>
          <w:lang w:val="en-US"/>
        </w:rPr>
        <w:t>−</w:t>
      </w:r>
      <w:r w:rsidR="00034738">
        <w:rPr>
          <w:lang w:val="en-US"/>
        </w:rPr>
        <w:t xml:space="preserve"> e</w:t>
      </w:r>
      <w:r w:rsidR="00034738" w:rsidRPr="00034738">
        <w:rPr>
          <w:lang w:val="en-US"/>
        </w:rPr>
        <w:t>xecution of a pre-programmed AUV task</w:t>
      </w:r>
      <w:r w:rsidRPr="00034738">
        <w:rPr>
          <w:lang w:val="en-US"/>
        </w:rPr>
        <w:t xml:space="preserve">; </w:t>
      </w:r>
    </w:p>
    <w:p w14:paraId="71FE352F" w14:textId="08AFA45B" w:rsidR="004F0FCE" w:rsidRPr="00034738" w:rsidRDefault="004F0FCE" w:rsidP="00A3344E">
      <w:pPr>
        <w:tabs>
          <w:tab w:val="left" w:pos="8356"/>
        </w:tabs>
        <w:ind w:firstLine="709"/>
        <w:rPr>
          <w:lang w:val="en-US"/>
        </w:rPr>
      </w:pPr>
      <w:r w:rsidRPr="00034738">
        <w:rPr>
          <w:lang w:val="en-US"/>
        </w:rPr>
        <w:t xml:space="preserve">− </w:t>
      </w:r>
      <w:r w:rsidR="00034738" w:rsidRPr="00034738">
        <w:rPr>
          <w:lang w:val="en-US"/>
        </w:rPr>
        <w:t>detection of emergencies and their adequate handling</w:t>
      </w:r>
      <w:r w:rsidRPr="00034738">
        <w:rPr>
          <w:lang w:val="en-US"/>
        </w:rPr>
        <w:t xml:space="preserve">; </w:t>
      </w:r>
    </w:p>
    <w:p w14:paraId="21DFC6F5" w14:textId="3CF0CAEB" w:rsidR="004F0FCE" w:rsidRPr="00034738" w:rsidRDefault="004F0FCE" w:rsidP="00A3344E">
      <w:pPr>
        <w:tabs>
          <w:tab w:val="left" w:pos="8356"/>
        </w:tabs>
        <w:ind w:firstLine="709"/>
        <w:rPr>
          <w:lang w:val="en-US"/>
        </w:rPr>
      </w:pPr>
      <w:r w:rsidRPr="00034738">
        <w:rPr>
          <w:lang w:val="en-US"/>
        </w:rPr>
        <w:t xml:space="preserve">− </w:t>
      </w:r>
      <w:r w:rsidR="00034738" w:rsidRPr="00034738">
        <w:rPr>
          <w:lang w:val="en-US"/>
        </w:rPr>
        <w:t xml:space="preserve">trajectory control of </w:t>
      </w:r>
      <w:r w:rsidR="00034738">
        <w:rPr>
          <w:lang w:val="en-US"/>
        </w:rPr>
        <w:t>various</w:t>
      </w:r>
      <w:r w:rsidR="00034738" w:rsidRPr="00034738">
        <w:rPr>
          <w:lang w:val="en-US"/>
        </w:rPr>
        <w:t xml:space="preserve"> types</w:t>
      </w:r>
      <w:r w:rsidRPr="00034738">
        <w:rPr>
          <w:lang w:val="en-US"/>
        </w:rPr>
        <w:t xml:space="preserve">; </w:t>
      </w:r>
    </w:p>
    <w:p w14:paraId="7439442B" w14:textId="577DEE47" w:rsidR="004F0FCE" w:rsidRPr="00034738" w:rsidRDefault="004F0FCE" w:rsidP="00A3344E">
      <w:pPr>
        <w:tabs>
          <w:tab w:val="left" w:pos="8356"/>
        </w:tabs>
        <w:ind w:firstLine="709"/>
        <w:rPr>
          <w:lang w:val="en-US"/>
        </w:rPr>
      </w:pPr>
      <w:r w:rsidRPr="00034738">
        <w:rPr>
          <w:lang w:val="en-US"/>
        </w:rPr>
        <w:t xml:space="preserve">− </w:t>
      </w:r>
      <w:r w:rsidR="00034738" w:rsidRPr="00034738">
        <w:rPr>
          <w:lang w:val="en-US"/>
        </w:rPr>
        <w:t>determination of the resulting AUV location in geographical coordinates</w:t>
      </w:r>
      <w:r w:rsidRPr="00034738">
        <w:rPr>
          <w:lang w:val="en-US"/>
        </w:rPr>
        <w:t xml:space="preserve">. </w:t>
      </w:r>
    </w:p>
    <w:p w14:paraId="191B76BE" w14:textId="43BE503E" w:rsidR="004F0FCE" w:rsidRPr="00034738" w:rsidRDefault="00034738" w:rsidP="00A3344E">
      <w:pPr>
        <w:tabs>
          <w:tab w:val="left" w:pos="8356"/>
        </w:tabs>
        <w:ind w:firstLine="709"/>
        <w:rPr>
          <w:lang w:val="en-US"/>
        </w:rPr>
      </w:pPr>
      <w:r w:rsidRPr="00034738">
        <w:rPr>
          <w:lang w:val="en-US"/>
        </w:rPr>
        <w:t xml:space="preserve">The onboard control and navigation system </w:t>
      </w:r>
      <w:proofErr w:type="gramStart"/>
      <w:r w:rsidRPr="00034738">
        <w:rPr>
          <w:lang w:val="en-US"/>
        </w:rPr>
        <w:t>includes</w:t>
      </w:r>
      <w:proofErr w:type="gramEnd"/>
      <w:r w:rsidR="004F0FCE" w:rsidRPr="00034738">
        <w:rPr>
          <w:lang w:val="en-US"/>
        </w:rPr>
        <w:t xml:space="preserve">: </w:t>
      </w:r>
    </w:p>
    <w:p w14:paraId="56E19331" w14:textId="5B82717D" w:rsidR="004F0FCE" w:rsidRPr="00034738" w:rsidRDefault="004F0FCE" w:rsidP="00A3344E">
      <w:pPr>
        <w:tabs>
          <w:tab w:val="left" w:pos="8356"/>
        </w:tabs>
        <w:ind w:firstLine="709"/>
        <w:rPr>
          <w:lang w:val="en-US"/>
        </w:rPr>
      </w:pPr>
      <w:r w:rsidRPr="00034738">
        <w:rPr>
          <w:lang w:val="en-US"/>
        </w:rPr>
        <w:t xml:space="preserve">− </w:t>
      </w:r>
      <w:r w:rsidR="00034738">
        <w:rPr>
          <w:lang w:val="en-US"/>
        </w:rPr>
        <w:t>e</w:t>
      </w:r>
      <w:r w:rsidR="00034738" w:rsidRPr="00034738">
        <w:rPr>
          <w:lang w:val="en-US"/>
        </w:rPr>
        <w:t>mergency sensors and actuators</w:t>
      </w:r>
      <w:r w:rsidRPr="00034738">
        <w:rPr>
          <w:lang w:val="en-US"/>
        </w:rPr>
        <w:t xml:space="preserve">; </w:t>
      </w:r>
    </w:p>
    <w:p w14:paraId="5FC06D9A" w14:textId="32C2A3FA" w:rsidR="004F0FCE" w:rsidRPr="00034738" w:rsidRDefault="004F0FCE" w:rsidP="00A3344E">
      <w:pPr>
        <w:tabs>
          <w:tab w:val="left" w:pos="8356"/>
        </w:tabs>
        <w:ind w:firstLine="709"/>
        <w:rPr>
          <w:lang w:val="en-US"/>
        </w:rPr>
      </w:pPr>
      <w:r w:rsidRPr="00034738">
        <w:rPr>
          <w:lang w:val="en-US"/>
        </w:rPr>
        <w:t xml:space="preserve">− </w:t>
      </w:r>
      <w:r w:rsidR="00034738" w:rsidRPr="00034738">
        <w:rPr>
          <w:lang w:val="en-US"/>
        </w:rPr>
        <w:t>magnetic compass and orientation sensors</w:t>
      </w:r>
      <w:r w:rsidRPr="00034738">
        <w:rPr>
          <w:lang w:val="en-US"/>
        </w:rPr>
        <w:t xml:space="preserve">; </w:t>
      </w:r>
    </w:p>
    <w:p w14:paraId="5DE63F56" w14:textId="4D2733B1" w:rsidR="004F0FCE" w:rsidRPr="00034738" w:rsidRDefault="004F0FCE" w:rsidP="00A3344E">
      <w:pPr>
        <w:tabs>
          <w:tab w:val="left" w:pos="8356"/>
        </w:tabs>
        <w:ind w:firstLine="709"/>
      </w:pPr>
      <w:r w:rsidRPr="00034738">
        <w:t>−</w:t>
      </w:r>
      <w:r w:rsidR="00034738" w:rsidRPr="00034738">
        <w:t xml:space="preserve"> </w:t>
      </w:r>
      <w:r w:rsidR="00034738" w:rsidRPr="00034738">
        <w:rPr>
          <w:lang w:val="en-US"/>
        </w:rPr>
        <w:t>radio</w:t>
      </w:r>
      <w:r w:rsidR="00034738" w:rsidRPr="00034738">
        <w:t xml:space="preserve"> </w:t>
      </w:r>
      <w:r w:rsidR="00034738" w:rsidRPr="00034738">
        <w:rPr>
          <w:lang w:val="en-US"/>
        </w:rPr>
        <w:t>module</w:t>
      </w:r>
      <w:r w:rsidRPr="00034738">
        <w:t xml:space="preserve">; </w:t>
      </w:r>
    </w:p>
    <w:p w14:paraId="7FCA3461" w14:textId="4EA26650" w:rsidR="004F0FCE" w:rsidRPr="00034738" w:rsidRDefault="004F0FCE" w:rsidP="00A3344E">
      <w:pPr>
        <w:tabs>
          <w:tab w:val="left" w:pos="8356"/>
        </w:tabs>
        <w:ind w:firstLine="709"/>
      </w:pPr>
      <w:r w:rsidRPr="00034738">
        <w:t xml:space="preserve">− </w:t>
      </w:r>
      <w:proofErr w:type="spellStart"/>
      <w:r w:rsidR="00034738" w:rsidRPr="00034738">
        <w:t>depth</w:t>
      </w:r>
      <w:proofErr w:type="spellEnd"/>
      <w:r w:rsidR="00034738" w:rsidRPr="00034738">
        <w:t xml:space="preserve"> </w:t>
      </w:r>
      <w:proofErr w:type="spellStart"/>
      <w:r w:rsidR="00034738" w:rsidRPr="00034738">
        <w:t>sensor</w:t>
      </w:r>
      <w:proofErr w:type="spellEnd"/>
      <w:r w:rsidRPr="00034738">
        <w:t xml:space="preserve">; </w:t>
      </w:r>
    </w:p>
    <w:p w14:paraId="55D8C9C8" w14:textId="77777777" w:rsidR="00034738" w:rsidRDefault="004F0FCE" w:rsidP="00034738">
      <w:pPr>
        <w:tabs>
          <w:tab w:val="left" w:pos="8356"/>
        </w:tabs>
        <w:ind w:firstLine="709"/>
      </w:pPr>
      <w:r w:rsidRPr="00034738">
        <w:rPr>
          <w:lang w:val="en-US"/>
        </w:rPr>
        <w:t xml:space="preserve">− </w:t>
      </w:r>
      <w:r w:rsidR="00034738" w:rsidRPr="00034738">
        <w:rPr>
          <w:lang w:val="en-US"/>
        </w:rPr>
        <w:t>Doppler logger</w:t>
      </w:r>
      <w:r w:rsidR="00034738" w:rsidRPr="00034738">
        <w:rPr>
          <w:lang w:val="en-US"/>
        </w:rPr>
        <w:t>.</w:t>
      </w:r>
    </w:p>
    <w:p w14:paraId="39864EDB" w14:textId="77777777" w:rsidR="00AF14F1" w:rsidRDefault="00AF14F1" w:rsidP="008F7134">
      <w:pPr>
        <w:spacing w:line="259" w:lineRule="auto"/>
        <w:ind w:firstLine="0"/>
        <w:jc w:val="left"/>
        <w:rPr>
          <w:b/>
          <w:bCs/>
          <w:szCs w:val="28"/>
        </w:rPr>
      </w:pPr>
    </w:p>
    <w:p w14:paraId="5A38FE35" w14:textId="23E3F3CA" w:rsidR="00626001" w:rsidRPr="005C5B36" w:rsidRDefault="005C5B36" w:rsidP="005C5B36">
      <w:pPr>
        <w:spacing w:after="160" w:line="259" w:lineRule="auto"/>
        <w:ind w:firstLine="0"/>
        <w:jc w:val="left"/>
        <w:rPr>
          <w:i/>
          <w:iCs/>
          <w:lang w:val="en-US"/>
        </w:rPr>
      </w:pPr>
      <w:r w:rsidRPr="005C5B36">
        <w:rPr>
          <w:i/>
          <w:iCs/>
          <w:lang w:val="en-US"/>
        </w:rPr>
        <w:t xml:space="preserve">3.1.2. </w:t>
      </w:r>
      <w:r w:rsidR="00E579C5" w:rsidRPr="005C5B36">
        <w:rPr>
          <w:i/>
          <w:iCs/>
          <w:lang w:val="en-US"/>
        </w:rPr>
        <w:t>Propulsion-steering complex</w:t>
      </w:r>
    </w:p>
    <w:p w14:paraId="5C42E3AD" w14:textId="4E2C5EE5" w:rsidR="00626001" w:rsidRPr="00400995" w:rsidRDefault="00400995" w:rsidP="008F7134">
      <w:pPr>
        <w:spacing w:after="160" w:line="259" w:lineRule="auto"/>
        <w:ind w:firstLine="709"/>
        <w:rPr>
          <w:lang w:val="en-US"/>
        </w:rPr>
      </w:pPr>
      <w:r w:rsidRPr="00400995">
        <w:rPr>
          <w:lang w:val="en-US"/>
        </w:rPr>
        <w:t>The propulsion-steering complex (PSC) is a program-controlled executive device. The AUV uses a propulsion system consisting of four aft reversible thrusters and two thrusters of horizontal and vertical channels. Stern thrusters are located in pairs in the horizontal and vertical planes at an angle of</w:t>
      </w:r>
      <w:r>
        <w:rPr>
          <w:lang w:val="en-US"/>
        </w:rPr>
        <w:t xml:space="preserve"> </w:t>
      </w:r>
      <w:r w:rsidR="00626001" w:rsidRPr="00400995">
        <w:rPr>
          <w:lang w:val="en-US"/>
        </w:rPr>
        <w:t>22</w:t>
      </w:r>
      <w:r w:rsidR="00626001">
        <w:sym w:font="Symbol" w:char="F0B0"/>
      </w:r>
      <w:r w:rsidR="00626001" w:rsidRPr="00400995">
        <w:rPr>
          <w:lang w:val="en-US"/>
        </w:rPr>
        <w:t xml:space="preserve"> </w:t>
      </w:r>
      <w:r w:rsidRPr="00400995">
        <w:rPr>
          <w:lang w:val="en-US"/>
        </w:rPr>
        <w:t>to the longitudinal axis</w:t>
      </w:r>
      <w:r w:rsidR="00626001" w:rsidRPr="00400995">
        <w:rPr>
          <w:lang w:val="en-US"/>
        </w:rPr>
        <w:t xml:space="preserve">. </w:t>
      </w:r>
      <w:r w:rsidRPr="00400995">
        <w:rPr>
          <w:lang w:val="en-US"/>
        </w:rPr>
        <w:t>This propulsion scheme makes it possible to create arbitrary forces and moments to control the AUV, as well as to implement various movement modes</w:t>
      </w:r>
      <w:r w:rsidR="00626001" w:rsidRPr="00400995">
        <w:rPr>
          <w:lang w:val="en-US"/>
        </w:rPr>
        <w:t>.</w:t>
      </w:r>
      <w:r w:rsidR="008F7134" w:rsidRPr="008F7134">
        <w:rPr>
          <w:lang w:val="en-US"/>
        </w:rPr>
        <w:t xml:space="preserve"> </w:t>
      </w:r>
      <w:r w:rsidRPr="00400995">
        <w:rPr>
          <w:lang w:val="en-US"/>
        </w:rPr>
        <w:t>The AUV motion is controlled by five degrees of freedom. The range of possible values for a given longitudinal velocity is 0</w:t>
      </w:r>
      <w:r w:rsidR="00B54DA9">
        <w:rPr>
          <w:lang w:val="en-US"/>
        </w:rPr>
        <w:t>–</w:t>
      </w:r>
      <w:r w:rsidRPr="00400995">
        <w:rPr>
          <w:lang w:val="en-US"/>
        </w:rPr>
        <w:t>2.0 m/s</w:t>
      </w:r>
      <w:r w:rsidR="00626001" w:rsidRPr="00400995">
        <w:rPr>
          <w:lang w:val="en-US"/>
        </w:rPr>
        <w:t xml:space="preserve">. </w:t>
      </w:r>
    </w:p>
    <w:p w14:paraId="7589FBA9" w14:textId="77777777" w:rsidR="00333AE8" w:rsidRPr="00A304AD" w:rsidRDefault="00333AE8" w:rsidP="00F51040">
      <w:pPr>
        <w:spacing w:line="259" w:lineRule="auto"/>
        <w:ind w:firstLine="0"/>
        <w:rPr>
          <w:lang w:val="en-US"/>
        </w:rPr>
      </w:pPr>
    </w:p>
    <w:p w14:paraId="422197B7" w14:textId="4B823B0A" w:rsidR="00333AE8" w:rsidRPr="00CB4551" w:rsidRDefault="00CB4551" w:rsidP="00CB4551">
      <w:pPr>
        <w:spacing w:after="240"/>
        <w:ind w:firstLine="0"/>
        <w:rPr>
          <w:i/>
          <w:iCs/>
          <w:lang w:val="en-US"/>
        </w:rPr>
      </w:pPr>
      <w:r w:rsidRPr="00CB4551">
        <w:rPr>
          <w:i/>
          <w:iCs/>
          <w:lang w:val="en-US"/>
        </w:rPr>
        <w:t xml:space="preserve">3.1.3. </w:t>
      </w:r>
      <w:r w:rsidR="00B54DA9" w:rsidRPr="00CB4551">
        <w:rPr>
          <w:i/>
          <w:iCs/>
          <w:lang w:val="en-US"/>
        </w:rPr>
        <w:t>Hydroacoustic navigation and communication system (option)</w:t>
      </w:r>
    </w:p>
    <w:p w14:paraId="1DC62691" w14:textId="5095C015" w:rsidR="00333AE8" w:rsidRPr="00B54DA9" w:rsidRDefault="00B54DA9" w:rsidP="00333AE8">
      <w:pPr>
        <w:ind w:firstLine="709"/>
        <w:rPr>
          <w:lang w:val="en-US"/>
        </w:rPr>
      </w:pPr>
      <w:r>
        <w:rPr>
          <w:lang w:val="en-US"/>
        </w:rPr>
        <w:t>The HNCS</w:t>
      </w:r>
      <w:r w:rsidRPr="00B54DA9">
        <w:rPr>
          <w:lang w:val="en-US"/>
        </w:rPr>
        <w:t xml:space="preserve"> provides vehicle tracking, as well as periodic correction in determining the onboard coordinates of the AUV. The error in determining the distance depends significantly on hydrological conditions of the working area, as well as on the error in the set sound velocity</w:t>
      </w:r>
      <w:r w:rsidR="00333AE8" w:rsidRPr="00B54DA9">
        <w:rPr>
          <w:lang w:val="en-US"/>
        </w:rPr>
        <w:t xml:space="preserve">. </w:t>
      </w:r>
      <w:r w:rsidRPr="00B54DA9">
        <w:rPr>
          <w:lang w:val="en-US"/>
        </w:rPr>
        <w:t xml:space="preserve">In the absence of GANS, the AUV uses calculus (using magnetic compass (MC), depth sensor (DS) and Doppler </w:t>
      </w:r>
      <w:r>
        <w:rPr>
          <w:lang w:val="en-US"/>
        </w:rPr>
        <w:t xml:space="preserve">velocity </w:t>
      </w:r>
      <w:r w:rsidRPr="00B54DA9">
        <w:rPr>
          <w:lang w:val="en-US"/>
        </w:rPr>
        <w:t>log</w:t>
      </w:r>
      <w:r>
        <w:rPr>
          <w:lang w:val="en-US"/>
        </w:rPr>
        <w:t>ger</w:t>
      </w:r>
      <w:r w:rsidRPr="00B54DA9">
        <w:rPr>
          <w:lang w:val="en-US"/>
        </w:rPr>
        <w:t xml:space="preserve"> (D</w:t>
      </w:r>
      <w:r>
        <w:rPr>
          <w:lang w:val="en-US"/>
        </w:rPr>
        <w:t>V</w:t>
      </w:r>
      <w:r w:rsidRPr="00B54DA9">
        <w:rPr>
          <w:lang w:val="en-US"/>
        </w:rPr>
        <w:t>L) readings) and GNSS (on the surface) to determine its own coordinates</w:t>
      </w:r>
      <w:r w:rsidR="00333AE8" w:rsidRPr="00B54DA9">
        <w:rPr>
          <w:lang w:val="en-US"/>
        </w:rPr>
        <w:t>.</w:t>
      </w:r>
    </w:p>
    <w:p w14:paraId="55C24F68" w14:textId="6F31ED88" w:rsidR="00333AE8" w:rsidRPr="00B54DA9" w:rsidRDefault="00B54DA9" w:rsidP="00333AE8">
      <w:pPr>
        <w:ind w:firstLine="709"/>
        <w:rPr>
          <w:lang w:val="en-US"/>
        </w:rPr>
      </w:pPr>
      <w:r w:rsidRPr="00B54DA9">
        <w:rPr>
          <w:lang w:val="en-US"/>
        </w:rPr>
        <w:t>The main HNCS features are summarized in Table 1</w:t>
      </w:r>
      <w:r w:rsidR="00637276" w:rsidRPr="00B54DA9">
        <w:rPr>
          <w:lang w:val="en-US"/>
        </w:rPr>
        <w:t>.</w:t>
      </w:r>
    </w:p>
    <w:p w14:paraId="1A6D349B" w14:textId="77777777" w:rsidR="00333AE8" w:rsidRPr="00B54DA9" w:rsidRDefault="00333AE8" w:rsidP="00333AE8">
      <w:pPr>
        <w:ind w:firstLine="0"/>
        <w:rPr>
          <w:lang w:val="en-US"/>
        </w:rPr>
      </w:pPr>
    </w:p>
    <w:p w14:paraId="79B86478" w14:textId="56ED1FEE" w:rsidR="00333AE8" w:rsidRPr="00AD08AA" w:rsidRDefault="00B54DA9" w:rsidP="00AD08AA">
      <w:pPr>
        <w:tabs>
          <w:tab w:val="left" w:pos="8356"/>
        </w:tabs>
        <w:ind w:firstLine="0"/>
        <w:rPr>
          <w:szCs w:val="28"/>
        </w:rPr>
      </w:pPr>
      <w:r>
        <w:rPr>
          <w:lang w:val="en-US"/>
        </w:rPr>
        <w:t>Table</w:t>
      </w:r>
      <w:r w:rsidR="00333AE8" w:rsidRPr="00333AE8">
        <w:t xml:space="preserve"> </w:t>
      </w:r>
      <w:r w:rsidR="00333AE8">
        <w:t>1</w:t>
      </w:r>
      <w:r w:rsidR="00333AE8" w:rsidRPr="00333AE8">
        <w:rPr>
          <w:szCs w:val="28"/>
        </w:rPr>
        <w:t xml:space="preserve"> – </w:t>
      </w:r>
      <w:r w:rsidRPr="00B54DA9">
        <w:t xml:space="preserve">HNCS </w:t>
      </w:r>
      <w:r>
        <w:rPr>
          <w:lang w:val="en-US"/>
        </w:rPr>
        <w:t>f</w:t>
      </w:r>
      <w:proofErr w:type="spellStart"/>
      <w:r w:rsidRPr="00B54DA9">
        <w:t>eatures</w:t>
      </w:r>
      <w:proofErr w:type="spellEnd"/>
    </w:p>
    <w:tbl>
      <w:tblPr>
        <w:tblStyle w:val="a6"/>
        <w:tblW w:w="0" w:type="auto"/>
        <w:tblLook w:val="04A0" w:firstRow="1" w:lastRow="0" w:firstColumn="1" w:lastColumn="0" w:noHBand="0" w:noVBand="1"/>
      </w:tblPr>
      <w:tblGrid>
        <w:gridCol w:w="6374"/>
        <w:gridCol w:w="3822"/>
      </w:tblGrid>
      <w:tr w:rsidR="008244E0" w14:paraId="6EA3C6FC" w14:textId="77777777" w:rsidTr="00AD08AA">
        <w:tc>
          <w:tcPr>
            <w:tcW w:w="6374" w:type="dxa"/>
          </w:tcPr>
          <w:p w14:paraId="5ACC400B" w14:textId="2965902A" w:rsidR="008244E0" w:rsidRPr="00DF42E9" w:rsidRDefault="00DF42E9" w:rsidP="00F51040">
            <w:pPr>
              <w:ind w:firstLine="0"/>
              <w:jc w:val="center"/>
              <w:rPr>
                <w:lang w:val="en-US"/>
              </w:rPr>
            </w:pPr>
            <w:r>
              <w:rPr>
                <w:lang w:val="en-US"/>
              </w:rPr>
              <w:t>Parameter</w:t>
            </w:r>
          </w:p>
        </w:tc>
        <w:tc>
          <w:tcPr>
            <w:tcW w:w="3822" w:type="dxa"/>
          </w:tcPr>
          <w:p w14:paraId="68C1D20A" w14:textId="43D99774" w:rsidR="008244E0" w:rsidRPr="00DF42E9" w:rsidRDefault="00DF42E9" w:rsidP="00F51040">
            <w:pPr>
              <w:ind w:firstLine="0"/>
              <w:jc w:val="center"/>
              <w:rPr>
                <w:lang w:val="en-US"/>
              </w:rPr>
            </w:pPr>
            <w:r>
              <w:rPr>
                <w:lang w:val="en-US"/>
              </w:rPr>
              <w:t>Value</w:t>
            </w:r>
          </w:p>
        </w:tc>
      </w:tr>
      <w:tr w:rsidR="008244E0" w14:paraId="5B1D7513" w14:textId="77777777" w:rsidTr="00AD08AA">
        <w:tc>
          <w:tcPr>
            <w:tcW w:w="6374" w:type="dxa"/>
          </w:tcPr>
          <w:p w14:paraId="1C15AD55" w14:textId="5E35EEE9" w:rsidR="008244E0" w:rsidRDefault="00DF42E9" w:rsidP="00333AE8">
            <w:pPr>
              <w:ind w:firstLine="0"/>
            </w:pPr>
            <w:proofErr w:type="spellStart"/>
            <w:r w:rsidRPr="00DF42E9">
              <w:t>Operating</w:t>
            </w:r>
            <w:proofErr w:type="spellEnd"/>
            <w:r w:rsidRPr="00DF42E9">
              <w:t xml:space="preserve"> </w:t>
            </w:r>
            <w:proofErr w:type="spellStart"/>
            <w:r w:rsidRPr="00DF42E9">
              <w:t>depth</w:t>
            </w:r>
            <w:proofErr w:type="spellEnd"/>
            <w:r w:rsidRPr="00DF42E9">
              <w:t>, m</w:t>
            </w:r>
          </w:p>
        </w:tc>
        <w:tc>
          <w:tcPr>
            <w:tcW w:w="3822" w:type="dxa"/>
          </w:tcPr>
          <w:p w14:paraId="06A74C0E" w14:textId="70C4B739" w:rsidR="008244E0" w:rsidRDefault="00DF42E9" w:rsidP="00333AE8">
            <w:pPr>
              <w:ind w:firstLine="0"/>
            </w:pPr>
            <w:proofErr w:type="spellStart"/>
            <w:r w:rsidRPr="00DF42E9">
              <w:t>up</w:t>
            </w:r>
            <w:proofErr w:type="spellEnd"/>
            <w:r w:rsidRPr="00DF42E9">
              <w:t xml:space="preserve"> </w:t>
            </w:r>
            <w:proofErr w:type="spellStart"/>
            <w:r w:rsidRPr="00DF42E9">
              <w:t>to</w:t>
            </w:r>
            <w:proofErr w:type="spellEnd"/>
            <w:r w:rsidRPr="00DF42E9">
              <w:t xml:space="preserve"> 300</w:t>
            </w:r>
          </w:p>
        </w:tc>
      </w:tr>
      <w:tr w:rsidR="008244E0" w14:paraId="2CE91847" w14:textId="77777777" w:rsidTr="00AD08AA">
        <w:tc>
          <w:tcPr>
            <w:tcW w:w="6374" w:type="dxa"/>
          </w:tcPr>
          <w:p w14:paraId="14213864" w14:textId="1D7CC9E9" w:rsidR="008244E0" w:rsidRDefault="00DF42E9" w:rsidP="00333AE8">
            <w:pPr>
              <w:ind w:firstLine="0"/>
            </w:pPr>
            <w:proofErr w:type="spellStart"/>
            <w:r w:rsidRPr="00DF42E9">
              <w:t>Operating</w:t>
            </w:r>
            <w:proofErr w:type="spellEnd"/>
            <w:r w:rsidRPr="00DF42E9">
              <w:t xml:space="preserve"> </w:t>
            </w:r>
            <w:proofErr w:type="spellStart"/>
            <w:r w:rsidRPr="00DF42E9">
              <w:t>range</w:t>
            </w:r>
            <w:proofErr w:type="spellEnd"/>
            <w:r w:rsidRPr="00DF42E9">
              <w:t xml:space="preserve"> (</w:t>
            </w:r>
            <w:proofErr w:type="spellStart"/>
            <w:r w:rsidRPr="00DF42E9">
              <w:t>slant</w:t>
            </w:r>
            <w:proofErr w:type="spellEnd"/>
            <w:r w:rsidRPr="00DF42E9">
              <w:t xml:space="preserve">), </w:t>
            </w:r>
            <w:proofErr w:type="spellStart"/>
            <w:r w:rsidRPr="00DF42E9">
              <w:t>km</w:t>
            </w:r>
            <w:proofErr w:type="spellEnd"/>
          </w:p>
        </w:tc>
        <w:tc>
          <w:tcPr>
            <w:tcW w:w="3822" w:type="dxa"/>
          </w:tcPr>
          <w:p w14:paraId="597D09AD" w14:textId="3840D8DF" w:rsidR="008244E0" w:rsidRDefault="00DF42E9" w:rsidP="00333AE8">
            <w:pPr>
              <w:ind w:firstLine="0"/>
            </w:pPr>
            <w:r>
              <w:rPr>
                <w:lang w:val="en-US"/>
              </w:rPr>
              <w:t>u</w:t>
            </w:r>
            <w:r w:rsidRPr="00DF42E9">
              <w:t xml:space="preserve">p </w:t>
            </w:r>
            <w:proofErr w:type="spellStart"/>
            <w:r w:rsidRPr="00DF42E9">
              <w:t>to</w:t>
            </w:r>
            <w:proofErr w:type="spellEnd"/>
            <w:r w:rsidRPr="00DF42E9">
              <w:t xml:space="preserve"> 3.5</w:t>
            </w:r>
          </w:p>
        </w:tc>
      </w:tr>
      <w:tr w:rsidR="008244E0" w14:paraId="5400981A" w14:textId="77777777" w:rsidTr="00AD08AA">
        <w:tc>
          <w:tcPr>
            <w:tcW w:w="6374" w:type="dxa"/>
          </w:tcPr>
          <w:p w14:paraId="05551AE3" w14:textId="22939172" w:rsidR="008244E0" w:rsidRPr="00DF42E9" w:rsidRDefault="00DF42E9" w:rsidP="00333AE8">
            <w:pPr>
              <w:ind w:firstLine="0"/>
              <w:rPr>
                <w:lang w:val="en-US"/>
              </w:rPr>
            </w:pPr>
            <w:r w:rsidRPr="00DF42E9">
              <w:rPr>
                <w:lang w:val="en-US"/>
              </w:rPr>
              <w:t>Slant range measurement error, m</w:t>
            </w:r>
          </w:p>
        </w:tc>
        <w:tc>
          <w:tcPr>
            <w:tcW w:w="3822" w:type="dxa"/>
          </w:tcPr>
          <w:p w14:paraId="2CF527B2" w14:textId="4668CBD5" w:rsidR="008244E0" w:rsidRDefault="003C5542" w:rsidP="00333AE8">
            <w:pPr>
              <w:ind w:firstLine="0"/>
            </w:pPr>
            <w:proofErr w:type="spellStart"/>
            <w:r w:rsidRPr="003C5542">
              <w:t>no</w:t>
            </w:r>
            <w:proofErr w:type="spellEnd"/>
            <w:r w:rsidRPr="003C5542">
              <w:t xml:space="preserve"> </w:t>
            </w:r>
            <w:proofErr w:type="spellStart"/>
            <w:r w:rsidRPr="003C5542">
              <w:t>more</w:t>
            </w:r>
            <w:proofErr w:type="spellEnd"/>
            <w:r w:rsidRPr="003C5542">
              <w:t xml:space="preserve"> </w:t>
            </w:r>
            <w:proofErr w:type="spellStart"/>
            <w:r w:rsidRPr="003C5542">
              <w:t>than</w:t>
            </w:r>
            <w:proofErr w:type="spellEnd"/>
            <w:r w:rsidRPr="003C5542">
              <w:t xml:space="preserve"> 0.01</w:t>
            </w:r>
          </w:p>
        </w:tc>
      </w:tr>
      <w:tr w:rsidR="008244E0" w14:paraId="00224663" w14:textId="77777777" w:rsidTr="00AD08AA">
        <w:tc>
          <w:tcPr>
            <w:tcW w:w="6374" w:type="dxa"/>
          </w:tcPr>
          <w:p w14:paraId="35D7FF61" w14:textId="18A687B9" w:rsidR="008244E0" w:rsidRDefault="00DF42E9" w:rsidP="00333AE8">
            <w:pPr>
              <w:ind w:firstLine="0"/>
            </w:pPr>
            <w:proofErr w:type="spellStart"/>
            <w:r w:rsidRPr="00DF42E9">
              <w:t>Operating</w:t>
            </w:r>
            <w:proofErr w:type="spellEnd"/>
            <w:r w:rsidRPr="00DF42E9">
              <w:t xml:space="preserve"> </w:t>
            </w:r>
            <w:proofErr w:type="spellStart"/>
            <w:r w:rsidRPr="00DF42E9">
              <w:t>frequency</w:t>
            </w:r>
            <w:proofErr w:type="spellEnd"/>
            <w:r w:rsidRPr="00DF42E9">
              <w:t xml:space="preserve">, </w:t>
            </w:r>
            <w:proofErr w:type="spellStart"/>
            <w:r w:rsidRPr="00DF42E9">
              <w:t>kHz</w:t>
            </w:r>
            <w:proofErr w:type="spellEnd"/>
          </w:p>
        </w:tc>
        <w:tc>
          <w:tcPr>
            <w:tcW w:w="3822" w:type="dxa"/>
          </w:tcPr>
          <w:p w14:paraId="3A6CEF3A" w14:textId="396AD21D" w:rsidR="008244E0" w:rsidRDefault="00AD08AA" w:rsidP="00333AE8">
            <w:pPr>
              <w:ind w:firstLine="0"/>
            </w:pPr>
            <w:r>
              <w:t>18 … 34</w:t>
            </w:r>
          </w:p>
        </w:tc>
      </w:tr>
      <w:tr w:rsidR="008244E0" w14:paraId="77A7C7DE" w14:textId="77777777" w:rsidTr="00AD08AA">
        <w:tc>
          <w:tcPr>
            <w:tcW w:w="6374" w:type="dxa"/>
          </w:tcPr>
          <w:p w14:paraId="3DF2EDED" w14:textId="33CDB6FF" w:rsidR="008244E0" w:rsidRDefault="00DF42E9" w:rsidP="00333AE8">
            <w:pPr>
              <w:ind w:firstLine="0"/>
            </w:pPr>
            <w:proofErr w:type="spellStart"/>
            <w:r w:rsidRPr="00DF42E9">
              <w:t>Bearing</w:t>
            </w:r>
            <w:proofErr w:type="spellEnd"/>
            <w:r w:rsidRPr="00DF42E9">
              <w:t xml:space="preserve"> </w:t>
            </w:r>
            <w:proofErr w:type="spellStart"/>
            <w:r w:rsidRPr="00DF42E9">
              <w:t>measurement</w:t>
            </w:r>
            <w:proofErr w:type="spellEnd"/>
            <w:r w:rsidRPr="00DF42E9">
              <w:t xml:space="preserve"> </w:t>
            </w:r>
            <w:proofErr w:type="spellStart"/>
            <w:r w:rsidRPr="00DF42E9">
              <w:t>error</w:t>
            </w:r>
            <w:proofErr w:type="spellEnd"/>
            <w:r w:rsidRPr="00DF42E9">
              <w:t xml:space="preserve">, </w:t>
            </w:r>
            <w:proofErr w:type="spellStart"/>
            <w:r w:rsidRPr="00DF42E9">
              <w:t>deg</w:t>
            </w:r>
            <w:proofErr w:type="spellEnd"/>
          </w:p>
        </w:tc>
        <w:tc>
          <w:tcPr>
            <w:tcW w:w="3822" w:type="dxa"/>
          </w:tcPr>
          <w:p w14:paraId="2B9E6C26" w14:textId="3D27F0A4" w:rsidR="008244E0" w:rsidRDefault="00AD08AA" w:rsidP="00333AE8">
            <w:pPr>
              <w:ind w:firstLine="0"/>
            </w:pPr>
            <w:r>
              <w:t>0</w:t>
            </w:r>
            <w:r w:rsidR="003C5542">
              <w:t>.</w:t>
            </w:r>
            <w:r>
              <w:t>1</w:t>
            </w:r>
          </w:p>
        </w:tc>
      </w:tr>
      <w:tr w:rsidR="008244E0" w14:paraId="1353DA61" w14:textId="77777777" w:rsidTr="00AD08AA">
        <w:tc>
          <w:tcPr>
            <w:tcW w:w="6374" w:type="dxa"/>
          </w:tcPr>
          <w:p w14:paraId="7AAB7639" w14:textId="5839FA3A" w:rsidR="008244E0" w:rsidRPr="00DF42E9" w:rsidRDefault="00DF42E9" w:rsidP="00333AE8">
            <w:pPr>
              <w:ind w:firstLine="0"/>
              <w:rPr>
                <w:lang w:val="en-US"/>
              </w:rPr>
            </w:pPr>
            <w:r w:rsidRPr="00DF42E9">
              <w:rPr>
                <w:lang w:val="en-US"/>
              </w:rPr>
              <w:t xml:space="preserve">Data transfer rate, </w:t>
            </w:r>
            <w:proofErr w:type="spellStart"/>
            <w:r w:rsidRPr="00DF42E9">
              <w:rPr>
                <w:lang w:val="en-US"/>
              </w:rPr>
              <w:t>kbit</w:t>
            </w:r>
            <w:proofErr w:type="spellEnd"/>
            <w:r w:rsidRPr="00DF42E9">
              <w:rPr>
                <w:lang w:val="en-US"/>
              </w:rPr>
              <w:t>/s</w:t>
            </w:r>
          </w:p>
        </w:tc>
        <w:tc>
          <w:tcPr>
            <w:tcW w:w="3822" w:type="dxa"/>
          </w:tcPr>
          <w:p w14:paraId="1EE35C2D" w14:textId="19DD33FA" w:rsidR="008244E0" w:rsidRDefault="003C5542" w:rsidP="00333AE8">
            <w:pPr>
              <w:ind w:firstLine="0"/>
            </w:pPr>
            <w:proofErr w:type="spellStart"/>
            <w:r w:rsidRPr="003C5542">
              <w:t>up</w:t>
            </w:r>
            <w:proofErr w:type="spellEnd"/>
            <w:r w:rsidRPr="003C5542">
              <w:t xml:space="preserve"> </w:t>
            </w:r>
            <w:proofErr w:type="spellStart"/>
            <w:r w:rsidRPr="003C5542">
              <w:t>to</w:t>
            </w:r>
            <w:proofErr w:type="spellEnd"/>
            <w:r w:rsidRPr="003C5542">
              <w:t xml:space="preserve"> 13.9</w:t>
            </w:r>
          </w:p>
        </w:tc>
      </w:tr>
    </w:tbl>
    <w:p w14:paraId="29D0D3EA" w14:textId="3E66C463" w:rsidR="004F0FCE" w:rsidRPr="00CB4551" w:rsidRDefault="00CB4551" w:rsidP="00CB4551">
      <w:pPr>
        <w:tabs>
          <w:tab w:val="left" w:pos="8356"/>
        </w:tabs>
        <w:spacing w:after="240"/>
        <w:ind w:firstLine="0"/>
        <w:jc w:val="left"/>
        <w:rPr>
          <w:i/>
          <w:iCs/>
          <w:szCs w:val="28"/>
          <w:lang w:val="en-US"/>
        </w:rPr>
      </w:pPr>
      <w:r w:rsidRPr="00CB4551">
        <w:rPr>
          <w:i/>
          <w:iCs/>
          <w:szCs w:val="28"/>
          <w:lang w:val="en-US"/>
        </w:rPr>
        <w:lastRenderedPageBreak/>
        <w:t xml:space="preserve">3.2. </w:t>
      </w:r>
      <w:r w:rsidR="00A21FEF" w:rsidRPr="00CB4551">
        <w:rPr>
          <w:i/>
          <w:iCs/>
          <w:szCs w:val="28"/>
        </w:rPr>
        <w:t xml:space="preserve">MMT-300 </w:t>
      </w:r>
      <w:proofErr w:type="spellStart"/>
      <w:r w:rsidRPr="00CB4551">
        <w:rPr>
          <w:i/>
          <w:iCs/>
          <w:szCs w:val="28"/>
        </w:rPr>
        <w:t>mathematical</w:t>
      </w:r>
      <w:proofErr w:type="spellEnd"/>
      <w:r w:rsidRPr="00CB4551">
        <w:rPr>
          <w:i/>
          <w:iCs/>
          <w:szCs w:val="28"/>
        </w:rPr>
        <w:t xml:space="preserve"> </w:t>
      </w:r>
      <w:proofErr w:type="spellStart"/>
      <w:r w:rsidRPr="00CB4551">
        <w:rPr>
          <w:i/>
          <w:iCs/>
          <w:szCs w:val="28"/>
        </w:rPr>
        <w:t>model</w:t>
      </w:r>
      <w:proofErr w:type="spellEnd"/>
    </w:p>
    <w:p w14:paraId="0ED8C62B" w14:textId="355A33E9" w:rsidR="00E061E6" w:rsidRPr="00A21FEF" w:rsidRDefault="009C1F19" w:rsidP="00E061E6">
      <w:pPr>
        <w:spacing w:after="160" w:line="259" w:lineRule="auto"/>
        <w:ind w:firstLine="0"/>
        <w:rPr>
          <w:szCs w:val="28"/>
          <w:lang w:val="en-US"/>
        </w:rPr>
      </w:pPr>
      <w:r w:rsidRPr="00A21FEF">
        <w:rPr>
          <w:szCs w:val="28"/>
          <w:lang w:val="en-US"/>
        </w:rPr>
        <w:tab/>
      </w:r>
      <w:r w:rsidR="00A21FEF" w:rsidRPr="00A21FEF">
        <w:rPr>
          <w:szCs w:val="28"/>
          <w:lang w:val="en-US"/>
        </w:rPr>
        <w:t>The main MMT-300 vehicle parameters are summarized in Table 2</w:t>
      </w:r>
      <w:r w:rsidRPr="00A21FEF">
        <w:rPr>
          <w:szCs w:val="28"/>
          <w:lang w:val="en-US"/>
        </w:rPr>
        <w:t>.</w:t>
      </w:r>
    </w:p>
    <w:p w14:paraId="758785C8" w14:textId="2361E146" w:rsidR="00E061E6" w:rsidRPr="00E061E6" w:rsidRDefault="00A21FEF" w:rsidP="00B23FFA">
      <w:pPr>
        <w:spacing w:line="259" w:lineRule="auto"/>
        <w:ind w:firstLine="0"/>
        <w:rPr>
          <w:szCs w:val="28"/>
          <w:lang w:val="en-US"/>
        </w:rPr>
      </w:pPr>
      <w:r>
        <w:rPr>
          <w:szCs w:val="28"/>
          <w:lang w:val="en-US"/>
        </w:rPr>
        <w:t xml:space="preserve">Table </w:t>
      </w:r>
      <w:r w:rsidR="00F51040">
        <w:rPr>
          <w:szCs w:val="28"/>
          <w:lang w:val="en-US"/>
        </w:rPr>
        <w:t>2</w:t>
      </w:r>
      <w:r w:rsidR="00E061E6">
        <w:rPr>
          <w:szCs w:val="28"/>
        </w:rPr>
        <w:t xml:space="preserve"> – </w:t>
      </w:r>
      <w:r w:rsidRPr="00A21FEF">
        <w:rPr>
          <w:szCs w:val="28"/>
        </w:rPr>
        <w:t xml:space="preserve">AUV </w:t>
      </w:r>
      <w:proofErr w:type="spellStart"/>
      <w:r w:rsidRPr="00A21FEF">
        <w:rPr>
          <w:szCs w:val="28"/>
        </w:rPr>
        <w:t>parameters</w:t>
      </w:r>
      <w:proofErr w:type="spellEnd"/>
    </w:p>
    <w:tbl>
      <w:tblPr>
        <w:tblStyle w:val="a6"/>
        <w:tblW w:w="0" w:type="auto"/>
        <w:tblLook w:val="04A0" w:firstRow="1" w:lastRow="0" w:firstColumn="1" w:lastColumn="0" w:noHBand="0" w:noVBand="1"/>
      </w:tblPr>
      <w:tblGrid>
        <w:gridCol w:w="1271"/>
        <w:gridCol w:w="1418"/>
        <w:gridCol w:w="1417"/>
        <w:gridCol w:w="1985"/>
        <w:gridCol w:w="2126"/>
        <w:gridCol w:w="1979"/>
      </w:tblGrid>
      <w:tr w:rsidR="00F51040" w14:paraId="1C618CF6" w14:textId="77777777" w:rsidTr="00A21FEF">
        <w:tc>
          <w:tcPr>
            <w:tcW w:w="1271" w:type="dxa"/>
            <w:vAlign w:val="center"/>
          </w:tcPr>
          <w:p w14:paraId="6B244403" w14:textId="7E63B7D5" w:rsidR="00E061E6" w:rsidRPr="00E061E6" w:rsidRDefault="00A21FEF" w:rsidP="00F51040">
            <w:pPr>
              <w:spacing w:after="160" w:line="259" w:lineRule="auto"/>
              <w:ind w:firstLine="0"/>
              <w:jc w:val="center"/>
              <w:rPr>
                <w:i/>
                <w:szCs w:val="28"/>
                <w:lang w:val="en-US"/>
              </w:rPr>
            </w:pPr>
            <w:r>
              <w:rPr>
                <w:szCs w:val="28"/>
                <w:lang w:val="en-US"/>
              </w:rPr>
              <w:t>Mass</w:t>
            </w:r>
            <w:r w:rsidR="00E061E6">
              <w:rPr>
                <w:szCs w:val="28"/>
                <w:lang w:val="en-US"/>
              </w:rPr>
              <w:t xml:space="preserve">, </w:t>
            </w:r>
            <m:oMath>
              <m:r>
                <w:rPr>
                  <w:rFonts w:ascii="Cambria Math" w:hAnsi="Cambria Math"/>
                  <w:szCs w:val="28"/>
                </w:rPr>
                <m:t>m</m:t>
              </m:r>
            </m:oMath>
          </w:p>
        </w:tc>
        <w:tc>
          <w:tcPr>
            <w:tcW w:w="1418" w:type="dxa"/>
            <w:vAlign w:val="center"/>
          </w:tcPr>
          <w:p w14:paraId="695218C1" w14:textId="6D1298C9" w:rsidR="00E061E6" w:rsidRDefault="00A21FEF" w:rsidP="00F51040">
            <w:pPr>
              <w:spacing w:after="160" w:line="259" w:lineRule="auto"/>
              <w:ind w:firstLine="0"/>
              <w:jc w:val="center"/>
              <w:rPr>
                <w:szCs w:val="28"/>
              </w:rPr>
            </w:pPr>
            <w:proofErr w:type="spellStart"/>
            <w:r w:rsidRPr="00A21FEF">
              <w:rPr>
                <w:szCs w:val="28"/>
              </w:rPr>
              <w:t>Length</w:t>
            </w:r>
            <w:proofErr w:type="spellEnd"/>
            <w:r w:rsidR="00E061E6">
              <w:rPr>
                <w:szCs w:val="28"/>
              </w:rPr>
              <w:t xml:space="preserve">, </w:t>
            </w:r>
            <m:oMath>
              <m:r>
                <w:rPr>
                  <w:rFonts w:ascii="Cambria Math" w:hAnsi="Cambria Math"/>
                  <w:szCs w:val="28"/>
                  <w:lang w:val="en-US"/>
                </w:rPr>
                <m:t>L</m:t>
              </m:r>
            </m:oMath>
          </w:p>
        </w:tc>
        <w:tc>
          <w:tcPr>
            <w:tcW w:w="1417" w:type="dxa"/>
            <w:vAlign w:val="center"/>
          </w:tcPr>
          <w:p w14:paraId="0D8C9316" w14:textId="106109BB" w:rsidR="00E061E6" w:rsidRDefault="00A21FEF" w:rsidP="00F51040">
            <w:pPr>
              <w:spacing w:after="160" w:line="259" w:lineRule="auto"/>
              <w:ind w:firstLine="0"/>
              <w:jc w:val="center"/>
              <w:rPr>
                <w:szCs w:val="28"/>
              </w:rPr>
            </w:pPr>
            <w:proofErr w:type="spellStart"/>
            <w:r w:rsidRPr="00A21FEF">
              <w:rPr>
                <w:szCs w:val="28"/>
              </w:rPr>
              <w:t>Radius</w:t>
            </w:r>
            <w:proofErr w:type="spellEnd"/>
            <w:r w:rsidR="00E061E6">
              <w:rPr>
                <w:szCs w:val="28"/>
              </w:rPr>
              <w:t xml:space="preserve">, </w:t>
            </w:r>
            <m:oMath>
              <m:r>
                <w:rPr>
                  <w:rFonts w:ascii="Cambria Math" w:hAnsi="Cambria Math"/>
                  <w:szCs w:val="28"/>
                  <w:lang w:val="en-US"/>
                </w:rPr>
                <m:t>r</m:t>
              </m:r>
            </m:oMath>
          </w:p>
        </w:tc>
        <w:tc>
          <w:tcPr>
            <w:tcW w:w="1985" w:type="dxa"/>
            <w:vAlign w:val="center"/>
          </w:tcPr>
          <w:p w14:paraId="64F366D7" w14:textId="6D04842C" w:rsidR="00E061E6" w:rsidRPr="00A21FEF" w:rsidRDefault="00A21FEF" w:rsidP="00F51040">
            <w:pPr>
              <w:spacing w:after="160" w:line="259" w:lineRule="auto"/>
              <w:ind w:firstLine="0"/>
              <w:jc w:val="center"/>
              <w:rPr>
                <w:szCs w:val="28"/>
                <w:lang w:val="en-US"/>
              </w:rPr>
            </w:pPr>
            <w:r w:rsidRPr="00A21FEF">
              <w:rPr>
                <w:szCs w:val="28"/>
                <w:lang w:val="en-US"/>
              </w:rPr>
              <w:t>Center-of-mass vector</w:t>
            </w:r>
            <w:r w:rsidR="00F51040" w:rsidRPr="00A21FEF">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68BD3A9E" w14:textId="5FA18086" w:rsidR="00E061E6" w:rsidRPr="00A21FEF" w:rsidRDefault="00A21FEF" w:rsidP="00F51040">
            <w:pPr>
              <w:spacing w:after="160" w:line="259" w:lineRule="auto"/>
              <w:ind w:firstLine="0"/>
              <w:jc w:val="center"/>
              <w:rPr>
                <w:szCs w:val="28"/>
                <w:lang w:val="en-US"/>
              </w:rPr>
            </w:pPr>
            <w:r w:rsidRPr="00A21FEF">
              <w:rPr>
                <w:szCs w:val="28"/>
                <w:lang w:val="en-US"/>
              </w:rPr>
              <w:t>Buoyancy center vector</w:t>
            </w:r>
            <w:r w:rsidR="00F51040" w:rsidRPr="00A21FEF">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E7EAA8C" w14:textId="707451AB" w:rsidR="00E061E6" w:rsidRPr="00F51040" w:rsidRDefault="00A21FEF" w:rsidP="00F51040">
            <w:pPr>
              <w:spacing w:after="160" w:line="259" w:lineRule="auto"/>
              <w:ind w:firstLine="0"/>
              <w:jc w:val="center"/>
              <w:rPr>
                <w:szCs w:val="28"/>
                <w:lang w:val="en-US"/>
              </w:rPr>
            </w:pPr>
            <w:proofErr w:type="spellStart"/>
            <w:r w:rsidRPr="00A21FEF">
              <w:rPr>
                <w:szCs w:val="28"/>
              </w:rPr>
              <w:t>Buoyancy</w:t>
            </w:r>
            <w:proofErr w:type="spellEnd"/>
            <w:r w:rsidR="00F51040">
              <w:rPr>
                <w:szCs w:val="28"/>
              </w:rPr>
              <w:t xml:space="preserve">, </w:t>
            </w:r>
            <m:oMath>
              <m:r>
                <w:rPr>
                  <w:rFonts w:ascii="Cambria Math" w:hAnsi="Cambria Math"/>
                  <w:szCs w:val="28"/>
                  <w:lang w:val="en-US"/>
                </w:rPr>
                <m:t>B</m:t>
              </m:r>
            </m:oMath>
          </w:p>
        </w:tc>
      </w:tr>
      <w:tr w:rsidR="00F51040" w14:paraId="31FCF729" w14:textId="77777777" w:rsidTr="00A21FEF">
        <w:tc>
          <w:tcPr>
            <w:tcW w:w="1271" w:type="dxa"/>
            <w:vAlign w:val="center"/>
          </w:tcPr>
          <w:p w14:paraId="65697382" w14:textId="6EFC5E5D" w:rsidR="00E061E6" w:rsidRPr="00A21FEF" w:rsidRDefault="00E061E6" w:rsidP="00F51040">
            <w:pPr>
              <w:spacing w:after="160" w:line="259" w:lineRule="auto"/>
              <w:ind w:firstLine="0"/>
              <w:jc w:val="center"/>
              <w:rPr>
                <w:szCs w:val="28"/>
                <w:lang w:val="en-US"/>
              </w:rPr>
            </w:pPr>
            <w:r>
              <w:rPr>
                <w:szCs w:val="28"/>
                <w:lang w:val="en-US"/>
              </w:rPr>
              <w:t xml:space="preserve">150 </w:t>
            </w:r>
            <w:r w:rsidR="00A21FEF">
              <w:rPr>
                <w:szCs w:val="28"/>
                <w:lang w:val="en-US"/>
              </w:rPr>
              <w:t>kg</w:t>
            </w:r>
          </w:p>
        </w:tc>
        <w:tc>
          <w:tcPr>
            <w:tcW w:w="1418" w:type="dxa"/>
            <w:vAlign w:val="center"/>
          </w:tcPr>
          <w:p w14:paraId="198140A2" w14:textId="0A15A744" w:rsidR="00E061E6" w:rsidRPr="00A21FEF" w:rsidRDefault="00E061E6" w:rsidP="00F51040">
            <w:pPr>
              <w:spacing w:after="160" w:line="259" w:lineRule="auto"/>
              <w:ind w:firstLine="0"/>
              <w:jc w:val="center"/>
              <w:rPr>
                <w:szCs w:val="28"/>
                <w:lang w:val="en-US"/>
              </w:rPr>
            </w:pPr>
            <w:r>
              <w:rPr>
                <w:szCs w:val="28"/>
              </w:rPr>
              <w:t xml:space="preserve">3.081 </w:t>
            </w:r>
            <w:r w:rsidR="00A21FEF">
              <w:rPr>
                <w:szCs w:val="28"/>
                <w:lang w:val="en-US"/>
              </w:rPr>
              <w:t>m</w:t>
            </w:r>
          </w:p>
        </w:tc>
        <w:tc>
          <w:tcPr>
            <w:tcW w:w="1417" w:type="dxa"/>
            <w:vAlign w:val="center"/>
          </w:tcPr>
          <w:p w14:paraId="0E994ABD" w14:textId="58680ACE" w:rsidR="00E061E6" w:rsidRPr="00A21FEF" w:rsidRDefault="00F51040" w:rsidP="00F51040">
            <w:pPr>
              <w:spacing w:after="160" w:line="259" w:lineRule="auto"/>
              <w:ind w:firstLine="0"/>
              <w:jc w:val="center"/>
              <w:rPr>
                <w:szCs w:val="28"/>
                <w:lang w:val="en-US"/>
              </w:rPr>
            </w:pPr>
            <w:r>
              <w:rPr>
                <w:szCs w:val="28"/>
              </w:rPr>
              <w:t xml:space="preserve">0,147 </w:t>
            </w:r>
            <w:r w:rsidR="00A21FEF">
              <w:rPr>
                <w:szCs w:val="28"/>
                <w:lang w:val="en-US"/>
              </w:rPr>
              <w:t>m</w:t>
            </w:r>
          </w:p>
        </w:tc>
        <w:tc>
          <w:tcPr>
            <w:tcW w:w="1985" w:type="dxa"/>
            <w:vAlign w:val="center"/>
          </w:tcPr>
          <w:p w14:paraId="29D4FDDE" w14:textId="05743D08" w:rsidR="00E061E6" w:rsidRPr="00A21FEF" w:rsidRDefault="00746960" w:rsidP="00F51040">
            <w:pPr>
              <w:spacing w:after="160" w:line="259" w:lineRule="auto"/>
              <w:ind w:firstLine="0"/>
              <w:jc w:val="center"/>
              <w:rPr>
                <w:szCs w:val="28"/>
                <w:lang w:val="en-US"/>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m:oMathPara>
          </w:p>
        </w:tc>
        <w:tc>
          <w:tcPr>
            <w:tcW w:w="2126" w:type="dxa"/>
            <w:vAlign w:val="center"/>
          </w:tcPr>
          <w:p w14:paraId="6B1BF2E1" w14:textId="7373B628" w:rsidR="00E061E6" w:rsidRPr="00A21FEF" w:rsidRDefault="00746960" w:rsidP="00F51040">
            <w:pPr>
              <w:spacing w:after="160" w:line="259" w:lineRule="auto"/>
              <w:ind w:firstLine="0"/>
              <w:jc w:val="center"/>
              <w:rPr>
                <w:szCs w:val="28"/>
                <w:lang w:val="en-US"/>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m:oMathPara>
          </w:p>
        </w:tc>
        <w:tc>
          <w:tcPr>
            <w:tcW w:w="1979" w:type="dxa"/>
            <w:vAlign w:val="center"/>
          </w:tcPr>
          <w:p w14:paraId="2A419BA6" w14:textId="51C403C3" w:rsidR="00E061E6" w:rsidRPr="00F51040" w:rsidRDefault="00F51040" w:rsidP="00F51040">
            <w:pPr>
              <w:spacing w:after="160" w:line="259" w:lineRule="auto"/>
              <w:ind w:firstLine="0"/>
              <w:jc w:val="center"/>
              <w:rPr>
                <w:rFonts w:ascii="Cambria Math" w:hAnsi="Cambria Math"/>
                <w:iCs/>
                <w:szCs w:val="28"/>
              </w:rPr>
            </w:pPr>
            <m:oMath>
              <m:r>
                <w:rPr>
                  <w:rFonts w:ascii="Cambria Math" w:hAnsi="Cambria Math"/>
                  <w:szCs w:val="28"/>
                  <w:lang w:val="en-US"/>
                </w:rPr>
                <m:t>m</m:t>
              </m:r>
              <m:r>
                <m:rPr>
                  <m:sty m:val="p"/>
                </m:rPr>
                <w:rPr>
                  <w:rFonts w:ascii="Cambria Math" w:hAnsi="Cambria Math"/>
                  <w:szCs w:val="28"/>
                  <w:lang w:val="en-US"/>
                </w:rPr>
                <m:t>g</m:t>
              </m:r>
            </m:oMath>
            <w:r>
              <w:rPr>
                <w:szCs w:val="28"/>
              </w:rPr>
              <w:t>,</w:t>
            </w:r>
            <w:r>
              <w:rPr>
                <w:szCs w:val="28"/>
                <w:lang w:val="en-US"/>
              </w:rPr>
              <w:t xml:space="preserve"> </w:t>
            </w:r>
            <w:r w:rsidR="00A21FEF">
              <w:rPr>
                <w:szCs w:val="28"/>
                <w:lang w:val="en-US"/>
              </w:rPr>
              <w:t>N</w:t>
            </w:r>
          </w:p>
        </w:tc>
      </w:tr>
    </w:tbl>
    <w:p w14:paraId="518C41E6" w14:textId="77777777" w:rsidR="00E061E6" w:rsidRPr="00E061E6" w:rsidRDefault="00E061E6" w:rsidP="00845E4E">
      <w:pPr>
        <w:tabs>
          <w:tab w:val="left" w:pos="8356"/>
        </w:tabs>
        <w:ind w:firstLine="709"/>
        <w:jc w:val="left"/>
      </w:pPr>
    </w:p>
    <w:p w14:paraId="79E24FF2" w14:textId="62974ACA" w:rsidR="00125CE4" w:rsidRPr="00D576CF" w:rsidRDefault="00D576CF" w:rsidP="00D576CF">
      <w:pPr>
        <w:tabs>
          <w:tab w:val="left" w:pos="8356"/>
        </w:tabs>
        <w:spacing w:after="240"/>
        <w:ind w:firstLine="0"/>
        <w:jc w:val="left"/>
        <w:rPr>
          <w:i/>
          <w:iCs/>
          <w:szCs w:val="28"/>
          <w:lang w:val="en-US"/>
        </w:rPr>
      </w:pPr>
      <w:r w:rsidRPr="00D576CF">
        <w:rPr>
          <w:i/>
          <w:iCs/>
          <w:szCs w:val="28"/>
          <w:lang w:val="en-US"/>
        </w:rPr>
        <w:t xml:space="preserve">3.2.1. </w:t>
      </w:r>
      <w:proofErr w:type="spellStart"/>
      <w:r w:rsidR="00E579C5" w:rsidRPr="00D576CF">
        <w:rPr>
          <w:i/>
          <w:iCs/>
          <w:szCs w:val="28"/>
        </w:rPr>
        <w:t>Thrusters</w:t>
      </w:r>
      <w:proofErr w:type="spellEnd"/>
      <w:r w:rsidR="00E579C5" w:rsidRPr="00D576CF">
        <w:rPr>
          <w:i/>
          <w:iCs/>
          <w:szCs w:val="28"/>
        </w:rPr>
        <w:t xml:space="preserve"> </w:t>
      </w:r>
      <w:proofErr w:type="spellStart"/>
      <w:r w:rsidR="00E579C5" w:rsidRPr="00D576CF">
        <w:rPr>
          <w:i/>
          <w:iCs/>
          <w:szCs w:val="28"/>
        </w:rPr>
        <w:t>allocation</w:t>
      </w:r>
      <w:proofErr w:type="spellEnd"/>
      <w:r w:rsidR="00E579C5" w:rsidRPr="00D576CF">
        <w:rPr>
          <w:i/>
          <w:iCs/>
          <w:szCs w:val="28"/>
        </w:rPr>
        <w:t xml:space="preserve"> </w:t>
      </w:r>
      <w:proofErr w:type="spellStart"/>
      <w:r w:rsidR="00E579C5" w:rsidRPr="00D576CF">
        <w:rPr>
          <w:i/>
          <w:iCs/>
          <w:szCs w:val="28"/>
        </w:rPr>
        <w:t>matrix</w:t>
      </w:r>
      <w:proofErr w:type="spellEnd"/>
    </w:p>
    <w:p w14:paraId="19B01137" w14:textId="3C6AF32C" w:rsidR="00845E4E" w:rsidRPr="005A1A53" w:rsidRDefault="005A1A53" w:rsidP="00DA6678">
      <w:pPr>
        <w:tabs>
          <w:tab w:val="left" w:pos="8356"/>
        </w:tabs>
        <w:ind w:firstLine="709"/>
        <w:rPr>
          <w:szCs w:val="28"/>
          <w:lang w:val="en-US"/>
        </w:rPr>
      </w:pPr>
      <w:r w:rsidRPr="005A1A53">
        <w:rPr>
          <w:szCs w:val="28"/>
          <w:lang w:val="en-US"/>
        </w:rPr>
        <w:t xml:space="preserve">Given the geometric and physical parameters of the thrusters, it is possible to determine the </w:t>
      </w:r>
      <w:proofErr w:type="gramStart"/>
      <w:r w:rsidRPr="005A1A53">
        <w:rPr>
          <w:szCs w:val="28"/>
          <w:lang w:val="en-US"/>
        </w:rPr>
        <w:t>thrusters</w:t>
      </w:r>
      <w:proofErr w:type="gramEnd"/>
      <w:r w:rsidRPr="005A1A53">
        <w:rPr>
          <w:szCs w:val="28"/>
          <w:lang w:val="en-US"/>
        </w:rPr>
        <w:t xml:space="preserve"> allocation matrix (4) by the following expression</w:t>
      </w:r>
    </w:p>
    <w:p w14:paraId="674D1DE3" w14:textId="77777777" w:rsidR="00DA6678" w:rsidRPr="005A1A53" w:rsidRDefault="00DA6678" w:rsidP="00845E4E">
      <w:pPr>
        <w:tabs>
          <w:tab w:val="left" w:pos="8356"/>
        </w:tabs>
        <w:ind w:firstLine="709"/>
        <w:jc w:val="left"/>
        <w:rPr>
          <w:szCs w:val="28"/>
          <w:lang w:val="en-US"/>
        </w:rPr>
      </w:pPr>
    </w:p>
    <w:p w14:paraId="431756F8" w14:textId="717034E4" w:rsidR="00C4209D" w:rsidRPr="00C4209D" w:rsidRDefault="00746960"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281D643F" w:rsidR="00DA6678" w:rsidRPr="005A1A53" w:rsidRDefault="005A1A53" w:rsidP="00711497">
      <w:pPr>
        <w:tabs>
          <w:tab w:val="left" w:pos="8356"/>
        </w:tabs>
        <w:ind w:firstLine="0"/>
        <w:rPr>
          <w:szCs w:val="28"/>
          <w:lang w:val="en-US"/>
        </w:rPr>
      </w:pPr>
      <w:r>
        <w:rPr>
          <w:szCs w:val="28"/>
          <w:lang w:val="en-US"/>
        </w:rPr>
        <w:t>where</w:t>
      </w:r>
      <w:r w:rsidR="00DA6678" w:rsidRPr="005A1A53">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00DA6678" w:rsidRPr="005A1A53">
        <w:rPr>
          <w:szCs w:val="28"/>
          <w:lang w:val="en-US"/>
        </w:rPr>
        <w:t xml:space="preserve"> – </w:t>
      </w:r>
      <w:r w:rsidRPr="005A1A53">
        <w:rPr>
          <w:szCs w:val="28"/>
          <w:lang w:val="en-US"/>
        </w:rPr>
        <w:t>is the force created by the</w:t>
      </w:r>
      <w:r w:rsidR="00DA6678" w:rsidRPr="005A1A53">
        <w:rPr>
          <w:szCs w:val="28"/>
          <w:lang w:val="en-US"/>
        </w:rPr>
        <w:t xml:space="preserve"> </w:t>
      </w:r>
      <m:oMath>
        <m:r>
          <w:rPr>
            <w:rFonts w:ascii="Cambria Math" w:hAnsi="Cambria Math"/>
            <w:szCs w:val="28"/>
            <w:lang w:val="en-US"/>
          </w:rPr>
          <m:t>i</m:t>
        </m:r>
      </m:oMath>
      <w:r w:rsidR="00DA6678" w:rsidRPr="005A1A53">
        <w:rPr>
          <w:szCs w:val="28"/>
          <w:lang w:val="en-US"/>
        </w:rPr>
        <w:t>-</w:t>
      </w:r>
      <w:proofErr w:type="spellStart"/>
      <w:r>
        <w:rPr>
          <w:szCs w:val="28"/>
          <w:lang w:val="en-US"/>
        </w:rPr>
        <w:t>th</w:t>
      </w:r>
      <w:proofErr w:type="spellEnd"/>
      <w:r w:rsidR="00DA6678" w:rsidRPr="005A1A53">
        <w:rPr>
          <w:szCs w:val="28"/>
          <w:lang w:val="en-US"/>
        </w:rPr>
        <w:t xml:space="preserve"> </w:t>
      </w:r>
      <w:r>
        <w:rPr>
          <w:szCs w:val="28"/>
          <w:lang w:val="en-US"/>
        </w:rPr>
        <w:t>thruster</w:t>
      </w:r>
      <w:r w:rsidR="00DA6678" w:rsidRPr="005A1A53">
        <w:rPr>
          <w:szCs w:val="28"/>
          <w:lang w:val="en-US"/>
        </w:rPr>
        <w:t>,</w:t>
      </w:r>
    </w:p>
    <w:p w14:paraId="219DE33D" w14:textId="7596FA74" w:rsidR="00DA6678" w:rsidRPr="00427F0F" w:rsidRDefault="00746960" w:rsidP="00711497">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427F0F">
        <w:rPr>
          <w:szCs w:val="28"/>
          <w:lang w:val="en-US"/>
        </w:rPr>
        <w:t xml:space="preserve"> – </w:t>
      </w:r>
      <w:r w:rsidR="00427F0F" w:rsidRPr="00427F0F">
        <w:rPr>
          <w:szCs w:val="28"/>
          <w:lang w:val="en-US"/>
        </w:rPr>
        <w:t xml:space="preserve">is the geometric position of the force application point of the </w:t>
      </w:r>
      <m:oMath>
        <m:r>
          <w:rPr>
            <w:rFonts w:ascii="Cambria Math" w:hAnsi="Cambria Math"/>
            <w:szCs w:val="28"/>
            <w:lang w:val="en-US"/>
          </w:rPr>
          <m:t>i</m:t>
        </m:r>
      </m:oMath>
      <w:r w:rsidR="00DA6678" w:rsidRPr="00427F0F">
        <w:rPr>
          <w:szCs w:val="28"/>
          <w:lang w:val="en-US"/>
        </w:rPr>
        <w:t>-</w:t>
      </w:r>
      <w:proofErr w:type="spellStart"/>
      <w:r w:rsidR="00427F0F">
        <w:rPr>
          <w:szCs w:val="28"/>
          <w:lang w:val="en-US"/>
        </w:rPr>
        <w:t>th</w:t>
      </w:r>
      <w:proofErr w:type="spellEnd"/>
      <w:r w:rsidR="00DA6678" w:rsidRPr="00427F0F">
        <w:rPr>
          <w:szCs w:val="28"/>
          <w:lang w:val="en-US"/>
        </w:rPr>
        <w:t xml:space="preserve"> </w:t>
      </w:r>
      <w:r w:rsidR="00427F0F" w:rsidRPr="00427F0F">
        <w:rPr>
          <w:szCs w:val="28"/>
          <w:lang w:val="en-US"/>
        </w:rPr>
        <w:t>thruster relative to the vehicle's center of mass</w:t>
      </w:r>
      <w:r w:rsidR="00711497" w:rsidRPr="00427F0F">
        <w:rPr>
          <w:szCs w:val="28"/>
          <w:lang w:val="en-US"/>
        </w:rPr>
        <w:t>.</w:t>
      </w:r>
    </w:p>
    <w:p w14:paraId="322AA4FA" w14:textId="2907C6EA" w:rsidR="00911D71" w:rsidRPr="00427F0F" w:rsidRDefault="00911D71" w:rsidP="00711497">
      <w:pPr>
        <w:tabs>
          <w:tab w:val="left" w:pos="8356"/>
        </w:tabs>
        <w:ind w:firstLine="0"/>
        <w:rPr>
          <w:szCs w:val="28"/>
          <w:lang w:val="en-US"/>
        </w:rPr>
      </w:pPr>
    </w:p>
    <w:p w14:paraId="2A66CC69" w14:textId="133FC912" w:rsidR="00911D71" w:rsidRPr="00760E01" w:rsidRDefault="00760E01" w:rsidP="00911D71">
      <w:pPr>
        <w:ind w:firstLine="709"/>
        <w:rPr>
          <w:szCs w:val="28"/>
          <w:lang w:val="en-US"/>
        </w:rPr>
      </w:pPr>
      <w:r w:rsidRPr="00760E01">
        <w:rPr>
          <w:szCs w:val="28"/>
          <w:lang w:val="en-US"/>
        </w:rPr>
        <w:t>It is worth noting that the forces generated by the MMT-300 thrusters depend on the software control, which leads expression (9) to the parametric form</w:t>
      </w:r>
    </w:p>
    <w:p w14:paraId="07BB06CB" w14:textId="2D00413C" w:rsidR="00C4209D" w:rsidRPr="00760E01" w:rsidRDefault="00C4209D" w:rsidP="00C4209D">
      <w:pPr>
        <w:ind w:firstLine="0"/>
        <w:rPr>
          <w:szCs w:val="28"/>
          <w:lang w:val="en-US"/>
        </w:rPr>
      </w:pPr>
    </w:p>
    <w:p w14:paraId="4F5FD00E" w14:textId="08A9534C" w:rsidR="00C4209D" w:rsidRPr="00C4209D" w:rsidRDefault="00746960"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EE2DF40" w:rsidR="00C4209D" w:rsidRPr="00760E01" w:rsidRDefault="00760E01" w:rsidP="00C4209D">
      <w:pPr>
        <w:tabs>
          <w:tab w:val="left" w:pos="8356"/>
        </w:tabs>
        <w:ind w:firstLine="0"/>
        <w:rPr>
          <w:szCs w:val="28"/>
          <w:lang w:val="en-US"/>
        </w:rPr>
      </w:pPr>
      <w:r>
        <w:rPr>
          <w:szCs w:val="28"/>
          <w:lang w:val="en-US"/>
        </w:rPr>
        <w:t>where</w:t>
      </w:r>
      <w:r w:rsidR="00C4209D" w:rsidRPr="00760E01">
        <w:rPr>
          <w:szCs w:val="28"/>
          <w:lang w:val="en-US"/>
        </w:rPr>
        <w:t xml:space="preserve"> </w:t>
      </w:r>
      <m:oMath>
        <m:r>
          <w:rPr>
            <w:rFonts w:ascii="Cambria Math" w:hAnsi="Cambria Math"/>
            <w:szCs w:val="28"/>
            <w:lang w:val="en-US"/>
          </w:rPr>
          <m:t>code</m:t>
        </m:r>
        <m:r>
          <w:rPr>
            <w:rFonts w:ascii="Cambria Math" w:hAnsi="Cambria Math"/>
            <w:sz w:val="26"/>
            <w:szCs w:val="26"/>
            <w:lang w:val="en-US"/>
          </w:rPr>
          <m:t>∈</m:t>
        </m:r>
        <m:d>
          <m:dPr>
            <m:begChr m:val="["/>
            <m:endChr m:val="]"/>
            <m:ctrlPr>
              <w:rPr>
                <w:rFonts w:ascii="Cambria Math" w:hAnsi="Cambria Math"/>
                <w:i/>
                <w:sz w:val="26"/>
                <w:szCs w:val="26"/>
                <w:lang w:val="en-US"/>
              </w:rPr>
            </m:ctrlPr>
          </m:dPr>
          <m:e>
            <m:r>
              <w:rPr>
                <w:rFonts w:ascii="Cambria Math" w:hAnsi="Cambria Math"/>
                <w:sz w:val="26"/>
                <w:szCs w:val="26"/>
                <w:lang w:val="en-US"/>
              </w:rPr>
              <m:t>-128;128</m:t>
            </m:r>
          </m:e>
        </m:d>
      </m:oMath>
      <w:r w:rsidR="00C4209D" w:rsidRPr="00760E01">
        <w:rPr>
          <w:szCs w:val="28"/>
          <w:lang w:val="en-US"/>
        </w:rPr>
        <w:t xml:space="preserve"> – </w:t>
      </w:r>
      <w:r w:rsidRPr="00760E01">
        <w:rPr>
          <w:szCs w:val="28"/>
          <w:lang w:val="en-US"/>
        </w:rPr>
        <w:t>is the software control code</w:t>
      </w:r>
      <w:r w:rsidR="00C4209D" w:rsidRPr="00760E01">
        <w:rPr>
          <w:szCs w:val="28"/>
          <w:lang w:val="en-US"/>
        </w:rPr>
        <w:t xml:space="preserve">. </w:t>
      </w:r>
    </w:p>
    <w:p w14:paraId="48A91EA9" w14:textId="1B0A2811" w:rsidR="00520AAA" w:rsidRPr="00760E01" w:rsidRDefault="00520AAA" w:rsidP="00C4209D">
      <w:pPr>
        <w:tabs>
          <w:tab w:val="left" w:pos="8356"/>
        </w:tabs>
        <w:ind w:firstLine="0"/>
        <w:rPr>
          <w:szCs w:val="28"/>
          <w:lang w:val="en-US"/>
        </w:rPr>
      </w:pPr>
    </w:p>
    <w:p w14:paraId="6FAFD283" w14:textId="51C6384F" w:rsidR="00520AAA" w:rsidRPr="001E42F5" w:rsidRDefault="00520AAA" w:rsidP="00501827">
      <w:pPr>
        <w:spacing w:after="240"/>
        <w:ind w:firstLine="0"/>
        <w:rPr>
          <w:szCs w:val="28"/>
          <w:lang w:val="en-US"/>
        </w:rPr>
      </w:pPr>
      <w:r w:rsidRPr="00760E01">
        <w:rPr>
          <w:szCs w:val="28"/>
          <w:lang w:val="en-US"/>
        </w:rPr>
        <w:tab/>
      </w:r>
      <w:r w:rsidR="001E42F5" w:rsidRPr="001E42F5">
        <w:rPr>
          <w:szCs w:val="28"/>
          <w:lang w:val="en-US"/>
        </w:rPr>
        <w:t>From Fig. 5 it is possible to determine the values</w:t>
      </w:r>
      <w:r w:rsidR="001E42F5">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Pr="001E42F5">
        <w:rPr>
          <w:szCs w:val="28"/>
          <w:lang w:val="en-US"/>
        </w:rPr>
        <w:t xml:space="preserve">, </w:t>
      </w:r>
      <w:r w:rsidR="001E42F5" w:rsidRPr="001E42F5">
        <w:rPr>
          <w:szCs w:val="28"/>
          <w:lang w:val="en-US"/>
        </w:rPr>
        <w:t>which are presented in Table 3</w:t>
      </w:r>
      <w:r w:rsidRPr="001E42F5">
        <w:rPr>
          <w:szCs w:val="28"/>
          <w:lang w:val="en-US"/>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6003" cy="2360830"/>
                    </a:xfrm>
                    <a:prstGeom prst="rect">
                      <a:avLst/>
                    </a:prstGeom>
                  </pic:spPr>
                </pic:pic>
              </a:graphicData>
            </a:graphic>
          </wp:inline>
        </w:drawing>
      </w:r>
    </w:p>
    <w:p w14:paraId="0D7047F8" w14:textId="0F015BF9" w:rsidR="00A05F14" w:rsidRPr="00A304AD" w:rsidRDefault="001E42F5" w:rsidP="00B878DC">
      <w:pPr>
        <w:ind w:firstLine="0"/>
        <w:jc w:val="center"/>
        <w:rPr>
          <w:szCs w:val="28"/>
          <w:lang w:val="en-US"/>
        </w:rPr>
      </w:pPr>
      <w:r>
        <w:rPr>
          <w:szCs w:val="28"/>
          <w:lang w:val="en-US"/>
        </w:rPr>
        <w:t>Figure</w:t>
      </w:r>
      <w:r w:rsidR="0055434D" w:rsidRPr="00A304AD">
        <w:rPr>
          <w:szCs w:val="28"/>
          <w:lang w:val="en-US"/>
        </w:rPr>
        <w:t xml:space="preserve"> </w:t>
      </w:r>
      <w:r w:rsidR="006C74F8" w:rsidRPr="00A304AD">
        <w:rPr>
          <w:szCs w:val="28"/>
          <w:lang w:val="en-US"/>
        </w:rPr>
        <w:t>5</w:t>
      </w:r>
      <w:r w:rsidR="0055434D" w:rsidRPr="00A304AD">
        <w:rPr>
          <w:szCs w:val="28"/>
          <w:lang w:val="en-US"/>
        </w:rPr>
        <w:t xml:space="preserve"> – </w:t>
      </w:r>
      <w:r w:rsidR="001E2CB3" w:rsidRPr="00A304AD">
        <w:rPr>
          <w:szCs w:val="28"/>
          <w:lang w:val="en-US"/>
        </w:rPr>
        <w:t>MMT-300 geometric parameters</w:t>
      </w:r>
    </w:p>
    <w:p w14:paraId="1330751D" w14:textId="77777777" w:rsidR="00B23FFA" w:rsidRDefault="00B23FFA" w:rsidP="0022469C">
      <w:pPr>
        <w:tabs>
          <w:tab w:val="left" w:pos="8356"/>
        </w:tabs>
        <w:ind w:firstLine="0"/>
        <w:rPr>
          <w:lang w:val="en-US"/>
        </w:rPr>
      </w:pPr>
    </w:p>
    <w:p w14:paraId="17190ED7" w14:textId="5810AFAD" w:rsidR="0022469C" w:rsidRPr="00B878DC" w:rsidRDefault="00B878DC" w:rsidP="0022469C">
      <w:pPr>
        <w:tabs>
          <w:tab w:val="left" w:pos="8356"/>
        </w:tabs>
        <w:ind w:firstLine="0"/>
        <w:rPr>
          <w:szCs w:val="28"/>
          <w:lang w:val="en-US"/>
        </w:rPr>
      </w:pPr>
      <w:r>
        <w:rPr>
          <w:lang w:val="en-US"/>
        </w:rPr>
        <w:lastRenderedPageBreak/>
        <w:t>Table</w:t>
      </w:r>
      <w:r w:rsidR="00F23994" w:rsidRPr="00B878DC">
        <w:rPr>
          <w:lang w:val="en-US"/>
        </w:rPr>
        <w:t xml:space="preserve"> </w:t>
      </w:r>
      <w:r w:rsidR="00D763B5" w:rsidRPr="00B878DC">
        <w:rPr>
          <w:lang w:val="en-US"/>
        </w:rPr>
        <w:t>3</w:t>
      </w:r>
      <w:r w:rsidR="007A3F25" w:rsidRPr="00B878DC">
        <w:rPr>
          <w:szCs w:val="28"/>
          <w:lang w:val="en-US"/>
        </w:rPr>
        <w:t xml:space="preserve"> –</w:t>
      </w:r>
      <w:r>
        <w:rPr>
          <w:szCs w:val="28"/>
          <w:lang w:val="en-US"/>
        </w:rPr>
        <w:t xml:space="preserve"> Thrusters moment of arms of the </w:t>
      </w:r>
      <w:r w:rsidR="00B34874" w:rsidRPr="00B34874">
        <w:rPr>
          <w:szCs w:val="28"/>
        </w:rPr>
        <w:t>ММТ</w:t>
      </w:r>
      <w:r w:rsidR="00B34874" w:rsidRPr="00B878DC">
        <w:rPr>
          <w:szCs w:val="28"/>
          <w:lang w:val="en-US"/>
        </w:rPr>
        <w: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5E2CDC4C" w:rsidR="00CC15DA" w:rsidRPr="00CC15DA" w:rsidRDefault="00746960"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w:t>
            </w:r>
            <w:r w:rsidR="00B878DC">
              <w:rPr>
                <w:szCs w:val="28"/>
                <w:lang w:val="en-US"/>
              </w:rPr>
              <w:t>mm</w:t>
            </w:r>
            <w:r w:rsidR="00CC15DA">
              <w:rPr>
                <w:szCs w:val="28"/>
                <w:lang w:val="en-US"/>
              </w:rPr>
              <w:t>)</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746960"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746960"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746960"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6680F098" w14:textId="77777777" w:rsidR="006C74F8" w:rsidRDefault="00B50957" w:rsidP="00B50957">
      <w:pPr>
        <w:ind w:firstLine="0"/>
        <w:rPr>
          <w:szCs w:val="28"/>
        </w:rPr>
      </w:pPr>
      <w:r w:rsidRPr="000D2085">
        <w:rPr>
          <w:szCs w:val="28"/>
        </w:rPr>
        <w:tab/>
      </w:r>
    </w:p>
    <w:p w14:paraId="1F14F16F" w14:textId="2A2BDECC" w:rsidR="007A3F25" w:rsidRPr="00B878DC" w:rsidRDefault="00B878DC" w:rsidP="006C74F8">
      <w:pPr>
        <w:ind w:firstLine="709"/>
        <w:rPr>
          <w:i/>
          <w:szCs w:val="28"/>
          <w:lang w:val="en-US"/>
        </w:rPr>
      </w:pPr>
      <w:r w:rsidRPr="00B878DC">
        <w:rPr>
          <w:szCs w:val="28"/>
          <w:lang w:val="en-US"/>
        </w:rPr>
        <w:t xml:space="preserve">Since all thrusters are the same in design, they create a single force that depends on the software control code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00B50957" w:rsidRPr="00B878DC">
        <w:rPr>
          <w:szCs w:val="28"/>
          <w:lang w:val="en-US"/>
        </w:rPr>
        <w:t xml:space="preserve">. </w:t>
      </w:r>
      <w:r w:rsidRPr="00B878DC">
        <w:rPr>
          <w:szCs w:val="28"/>
          <w:lang w:val="en-US"/>
        </w:rPr>
        <w:t>In this case</w:t>
      </w:r>
      <w:r w:rsidR="00B50957" w:rsidRPr="00B878DC">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sidR="00B50957" w:rsidRPr="00B878DC">
        <w:rPr>
          <w:szCs w:val="28"/>
          <w:lang w:val="en-US"/>
        </w:rPr>
        <w:t xml:space="preserve"> </w:t>
      </w:r>
      <w:r w:rsidRPr="00B878DC">
        <w:rPr>
          <w:szCs w:val="28"/>
          <w:lang w:val="en-US"/>
        </w:rPr>
        <w:t>is defined taking into account the geometry of the control object as</w:t>
      </w:r>
    </w:p>
    <w:p w14:paraId="79457B87" w14:textId="0F685911" w:rsidR="00A129CA" w:rsidRPr="00B878DC" w:rsidRDefault="00A129CA" w:rsidP="007B7E64">
      <w:pPr>
        <w:tabs>
          <w:tab w:val="left" w:pos="8356"/>
        </w:tabs>
        <w:ind w:firstLine="0"/>
        <w:rPr>
          <w:szCs w:val="28"/>
          <w:lang w:val="en-US"/>
        </w:rPr>
      </w:pPr>
    </w:p>
    <w:p w14:paraId="0B155651" w14:textId="4C9D2696" w:rsidR="009833CB" w:rsidRPr="00A304AD" w:rsidRDefault="00746960"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w:t>
      </w:r>
    </w:p>
    <w:p w14:paraId="5C8AAA0F" w14:textId="56505791" w:rsidR="007B7E64" w:rsidRPr="00A304AD" w:rsidRDefault="00746960"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lang w:val="en-US"/>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w:t>
      </w:r>
    </w:p>
    <w:p w14:paraId="0B05C169" w14:textId="00D7B2AA" w:rsidR="007B7E64" w:rsidRPr="00A304AD" w:rsidRDefault="00746960" w:rsidP="009833CB">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lang w:val="en-US"/>
                    </w:rPr>
                    <m:t>0</m:t>
                  </m:r>
                </m:e>
              </m:mr>
            </m:m>
          </m:e>
        </m:d>
      </m:oMath>
      <w:r w:rsidR="00B0335A" w:rsidRPr="00A304AD">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0</m:t>
                  </m:r>
                </m:e>
              </m:mr>
              <m:mr>
                <m:e>
                  <m:r>
                    <w:rPr>
                      <w:rFonts w:ascii="Cambria Math" w:hAnsi="Cambria Math"/>
                      <w:szCs w:val="28"/>
                      <w:lang w:val="en-US"/>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A304AD">
        <w:rPr>
          <w:szCs w:val="28"/>
          <w:lang w:val="en-US"/>
        </w:rPr>
        <w:t>.</w:t>
      </w:r>
    </w:p>
    <w:p w14:paraId="04CED0A8" w14:textId="77777777" w:rsidR="007B7E64" w:rsidRPr="00A304AD" w:rsidRDefault="007B7E64" w:rsidP="007B7E64">
      <w:pPr>
        <w:tabs>
          <w:tab w:val="left" w:pos="8356"/>
        </w:tabs>
        <w:ind w:firstLine="0"/>
        <w:rPr>
          <w:szCs w:val="28"/>
          <w:lang w:val="en-US"/>
        </w:rPr>
      </w:pPr>
    </w:p>
    <w:p w14:paraId="42F25493" w14:textId="0C28EBCF" w:rsidR="00243752" w:rsidRPr="00660F8A" w:rsidRDefault="00660F8A" w:rsidP="006C74F8">
      <w:pPr>
        <w:spacing w:after="160" w:line="259" w:lineRule="auto"/>
        <w:ind w:firstLine="709"/>
        <w:rPr>
          <w:szCs w:val="28"/>
          <w:lang w:val="en-US"/>
        </w:rPr>
      </w:pPr>
      <w:r w:rsidRPr="00660F8A">
        <w:rPr>
          <w:szCs w:val="28"/>
          <w:lang w:val="en-US"/>
        </w:rPr>
        <w:t>From the thruster’s static characteristic (Fig. 6) it is possible to write down the functional dependence between the control code and the generated force, for example by means of a sixth-order polynomial</w:t>
      </w:r>
    </w:p>
    <w:p w14:paraId="4A0ADAB4" w14:textId="1C410569" w:rsidR="00243752" w:rsidRPr="00243752" w:rsidRDefault="00746960" w:rsidP="006C74F8">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68CBDA16">
            <wp:extent cx="5646342" cy="26276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6357"/>
                    <a:stretch/>
                  </pic:blipFill>
                  <pic:spPr bwMode="auto">
                    <a:xfrm>
                      <a:off x="0" y="0"/>
                      <a:ext cx="5703670" cy="2654322"/>
                    </a:xfrm>
                    <a:prstGeom prst="rect">
                      <a:avLst/>
                    </a:prstGeom>
                    <a:noFill/>
                    <a:ln>
                      <a:noFill/>
                    </a:ln>
                    <a:extLst>
                      <a:ext uri="{53640926-AAD7-44D8-BBD7-CCE9431645EC}">
                        <a14:shadowObscured xmlns:a14="http://schemas.microsoft.com/office/drawing/2010/main"/>
                      </a:ext>
                    </a:extLst>
                  </pic:spPr>
                </pic:pic>
              </a:graphicData>
            </a:graphic>
          </wp:inline>
        </w:drawing>
      </w:r>
    </w:p>
    <w:p w14:paraId="53611DFB" w14:textId="7F5DA7C4" w:rsidR="005E6941" w:rsidRPr="005A15D0" w:rsidRDefault="005A15D0" w:rsidP="005E6941">
      <w:pPr>
        <w:spacing w:after="160" w:line="259" w:lineRule="auto"/>
        <w:ind w:firstLine="0"/>
        <w:jc w:val="center"/>
        <w:rPr>
          <w:szCs w:val="28"/>
          <w:lang w:val="en-US"/>
        </w:rPr>
      </w:pPr>
      <w:r>
        <w:rPr>
          <w:szCs w:val="28"/>
          <w:lang w:val="en-US"/>
        </w:rPr>
        <w:t>Figure</w:t>
      </w:r>
      <w:r w:rsidR="005E6941" w:rsidRPr="005A15D0">
        <w:rPr>
          <w:szCs w:val="28"/>
          <w:lang w:val="en-US"/>
        </w:rPr>
        <w:t xml:space="preserve"> </w:t>
      </w:r>
      <w:r w:rsidR="006C74F8" w:rsidRPr="005A15D0">
        <w:rPr>
          <w:szCs w:val="28"/>
          <w:lang w:val="en-US"/>
        </w:rPr>
        <w:t>6</w:t>
      </w:r>
      <w:r w:rsidR="005E6941" w:rsidRPr="005A15D0">
        <w:rPr>
          <w:szCs w:val="28"/>
          <w:lang w:val="en-US"/>
        </w:rPr>
        <w:t xml:space="preserve"> – </w:t>
      </w:r>
      <w:r w:rsidRPr="005A15D0">
        <w:rPr>
          <w:szCs w:val="28"/>
          <w:lang w:val="en-US"/>
        </w:rPr>
        <w:t>Static characteristics of the MMT-300 thrusters</w:t>
      </w:r>
    </w:p>
    <w:p w14:paraId="627BC215" w14:textId="3C6DED01" w:rsidR="001101E9" w:rsidRPr="008E7991" w:rsidRDefault="001101E9" w:rsidP="001101E9">
      <w:pPr>
        <w:spacing w:after="160" w:line="259" w:lineRule="auto"/>
        <w:ind w:firstLine="0"/>
        <w:rPr>
          <w:szCs w:val="28"/>
          <w:lang w:val="en-US"/>
        </w:rPr>
      </w:pPr>
      <w:r w:rsidRPr="005A15D0">
        <w:rPr>
          <w:szCs w:val="28"/>
          <w:lang w:val="en-US"/>
        </w:rPr>
        <w:lastRenderedPageBreak/>
        <w:tab/>
      </w:r>
      <w:r w:rsidR="007038BD" w:rsidRPr="007038BD">
        <w:rPr>
          <w:szCs w:val="28"/>
          <w:lang w:val="en-US"/>
        </w:rPr>
        <w:t xml:space="preserve">With the dependencies defined above, it is possible to determine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sidRPr="007038BD">
        <w:rPr>
          <w:szCs w:val="28"/>
          <w:lang w:val="en-US"/>
        </w:rPr>
        <w:t xml:space="preserve"> </w:t>
      </w:r>
      <w:r w:rsidR="007038BD" w:rsidRPr="007038BD">
        <w:rPr>
          <w:szCs w:val="28"/>
          <w:lang w:val="en-US"/>
        </w:rPr>
        <w:t>which makes it possible to define the expression for forces and moments (4) already in parametric form</w:t>
      </w:r>
      <w:r w:rsidRPr="007038BD">
        <w:rPr>
          <w:szCs w:val="28"/>
          <w:lang w:val="en-US"/>
        </w:rPr>
        <w:t xml:space="preserve">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r>
          <w:rPr>
            <w:rFonts w:ascii="Cambria Math" w:hAnsi="Cambria Math"/>
            <w:lang w:val="en-US"/>
          </w:rPr>
          <m:t>∙u</m:t>
        </m:r>
      </m:oMath>
      <w:r w:rsidRPr="007038BD">
        <w:rPr>
          <w:lang w:val="en-US"/>
        </w:rPr>
        <w:t xml:space="preserve">. </w:t>
      </w:r>
      <w:r w:rsidR="008E7991" w:rsidRPr="008E7991">
        <w:rPr>
          <w:lang w:val="en-US"/>
        </w:rPr>
        <w:t xml:space="preserve">In this case, </w:t>
      </w:r>
      <m:oMath>
        <m:r>
          <w:rPr>
            <w:rFonts w:ascii="Cambria Math" w:hAnsi="Cambria Math"/>
          </w:rPr>
          <m:t>u</m:t>
        </m:r>
      </m:oMath>
      <w:r w:rsidRPr="008E7991">
        <w:rPr>
          <w:lang w:val="en-US"/>
        </w:rPr>
        <w:t xml:space="preserve"> </w:t>
      </w:r>
      <w:r w:rsidR="008E7991" w:rsidRPr="008E7991">
        <w:rPr>
          <w:lang w:val="en-US"/>
        </w:rPr>
        <w:t>determines the thruster</w:t>
      </w:r>
      <w:r w:rsidR="008E7991">
        <w:rPr>
          <w:lang w:val="en-US"/>
        </w:rPr>
        <w:t>’s</w:t>
      </w:r>
      <w:r w:rsidR="008E7991" w:rsidRPr="008E7991">
        <w:rPr>
          <w:lang w:val="en-US"/>
        </w:rPr>
        <w:t xml:space="preserve"> load percentage</w:t>
      </w:r>
      <w:r w:rsidRPr="008E7991">
        <w:rPr>
          <w:lang w:val="en-US"/>
        </w:rPr>
        <w:t xml:space="preserve">. </w:t>
      </w:r>
      <w:r w:rsidR="008E7991" w:rsidRPr="006E3752">
        <w:rPr>
          <w:lang w:val="en-US"/>
        </w:rPr>
        <w:t xml:space="preserve">At full performance </w:t>
      </w:r>
      <m:oMath>
        <m:r>
          <w:rPr>
            <w:rFonts w:ascii="Cambria Math" w:hAnsi="Cambria Math"/>
          </w:rPr>
          <m:t>u</m:t>
        </m:r>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mr>
                </m:m>
              </m:e>
            </m:d>
          </m:e>
          <m:sup>
            <m:r>
              <w:rPr>
                <w:rFonts w:ascii="Cambria Math" w:hAnsi="Cambria Math"/>
                <w:lang w:val="en-US"/>
              </w:rPr>
              <m:t>T</m:t>
            </m:r>
          </m:sup>
        </m:sSup>
      </m:oMath>
      <w:r w:rsidRPr="008E7991">
        <w:rPr>
          <w:lang w:val="en-US"/>
        </w:rPr>
        <w:t>.</w:t>
      </w:r>
      <w:r w:rsidRPr="008E7991">
        <w:rPr>
          <w:szCs w:val="28"/>
          <w:lang w:val="en-US"/>
        </w:rPr>
        <w:t xml:space="preserve"> </w:t>
      </w:r>
    </w:p>
    <w:p w14:paraId="2D82787A" w14:textId="77777777" w:rsidR="001101E9" w:rsidRPr="008E7991" w:rsidRDefault="001101E9" w:rsidP="0022469C">
      <w:pPr>
        <w:tabs>
          <w:tab w:val="left" w:pos="8356"/>
        </w:tabs>
        <w:ind w:firstLine="0"/>
        <w:rPr>
          <w:szCs w:val="28"/>
          <w:lang w:val="en-US"/>
        </w:rPr>
      </w:pPr>
    </w:p>
    <w:p w14:paraId="3D9604CA" w14:textId="405B2159" w:rsidR="001101E9" w:rsidRPr="00D576CF" w:rsidRDefault="00D576CF" w:rsidP="00D576CF">
      <w:pPr>
        <w:tabs>
          <w:tab w:val="left" w:pos="8356"/>
        </w:tabs>
        <w:spacing w:after="240"/>
        <w:ind w:firstLine="0"/>
        <w:jc w:val="left"/>
        <w:rPr>
          <w:i/>
          <w:iCs/>
          <w:szCs w:val="28"/>
          <w:lang w:val="en-US"/>
        </w:rPr>
      </w:pPr>
      <w:r w:rsidRPr="00D576CF">
        <w:rPr>
          <w:i/>
          <w:iCs/>
          <w:szCs w:val="28"/>
          <w:lang w:val="en-US"/>
        </w:rPr>
        <w:t xml:space="preserve">3.2.2. </w:t>
      </w:r>
      <w:r w:rsidR="008E7991" w:rsidRPr="00D576CF">
        <w:rPr>
          <w:i/>
          <w:iCs/>
          <w:szCs w:val="28"/>
          <w:lang w:val="en-US"/>
        </w:rPr>
        <w:t>Inertia and added masses matrices</w:t>
      </w:r>
    </w:p>
    <w:p w14:paraId="677C8787" w14:textId="71A63040" w:rsidR="001D581B" w:rsidRPr="006E3752" w:rsidRDefault="006E3752" w:rsidP="001D581B">
      <w:pPr>
        <w:rPr>
          <w:szCs w:val="28"/>
          <w:lang w:val="en-US"/>
        </w:rPr>
      </w:pPr>
      <w:r w:rsidRPr="006E3752">
        <w:rPr>
          <w:iCs/>
          <w:szCs w:val="28"/>
          <w:lang w:val="en-US"/>
        </w:rPr>
        <w:t xml:space="preserve">The matrix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001D581B" w:rsidRPr="006E3752">
        <w:rPr>
          <w:szCs w:val="28"/>
          <w:lang w:val="en-US"/>
        </w:rPr>
        <w:t xml:space="preserve"> </w:t>
      </w:r>
      <w:r w:rsidR="001D581B" w:rsidRPr="000928CA">
        <w:rPr>
          <w:szCs w:val="28"/>
        </w:rPr>
        <w:t>в</w:t>
      </w:r>
      <w:r w:rsidR="001D581B" w:rsidRPr="006E3752">
        <w:rPr>
          <w:szCs w:val="28"/>
          <w:lang w:val="en-US"/>
        </w:rPr>
        <w:t xml:space="preserve"> </w:t>
      </w:r>
      <w:r w:rsidR="001D581B" w:rsidRPr="000928CA">
        <w:rPr>
          <w:szCs w:val="28"/>
        </w:rPr>
        <w:t>уравнении</w:t>
      </w:r>
      <w:r w:rsidR="001D581B" w:rsidRPr="006E3752">
        <w:rPr>
          <w:szCs w:val="28"/>
          <w:lang w:val="en-US"/>
        </w:rPr>
        <w:t xml:space="preserve"> (6) </w:t>
      </w:r>
      <w:r w:rsidRPr="006E3752">
        <w:rPr>
          <w:szCs w:val="28"/>
          <w:lang w:val="en-US"/>
        </w:rPr>
        <w:t>is constant, symmetric and positively determined</w:t>
      </w:r>
      <w:r w:rsidR="001D581B" w:rsidRPr="006E3752">
        <w:rPr>
          <w:szCs w:val="28"/>
          <w:lang w:val="en-US"/>
        </w:rPr>
        <w:t xml:space="preserve">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lang w:val="en-US"/>
          </w:rPr>
          <m:t>&gt;0</m:t>
        </m:r>
      </m:oMath>
      <w:r w:rsidR="001D581B" w:rsidRPr="006E3752">
        <w:rPr>
          <w:szCs w:val="28"/>
          <w:lang w:val="en-US"/>
        </w:rPr>
        <w:t xml:space="preserve">). </w:t>
      </w:r>
      <w:r w:rsidRPr="006E3752">
        <w:rPr>
          <w:szCs w:val="28"/>
          <w:lang w:val="en-US"/>
        </w:rPr>
        <w:t xml:space="preserve">The values filling it largely depend on the geometric configuration and, in the most general case, have the following form </w:t>
      </w:r>
      <w:r w:rsidR="00287810" w:rsidRPr="006E3752">
        <w:rPr>
          <w:szCs w:val="28"/>
          <w:lang w:val="en-US"/>
        </w:rPr>
        <w:t>[</w:t>
      </w:r>
      <w:r w:rsidR="00FB7442" w:rsidRPr="006E3752">
        <w:rPr>
          <w:szCs w:val="28"/>
          <w:lang w:val="en-US"/>
        </w:rPr>
        <w:t>20,21</w:t>
      </w:r>
      <w:r w:rsidR="00287810" w:rsidRPr="006E3752">
        <w:rPr>
          <w:szCs w:val="28"/>
          <w:lang w:val="en-US"/>
        </w:rPr>
        <w:t>]</w:t>
      </w:r>
    </w:p>
    <w:p w14:paraId="2F683563" w14:textId="77777777" w:rsidR="001D581B" w:rsidRPr="006E3752" w:rsidRDefault="001D581B" w:rsidP="001D581B">
      <w:pPr>
        <w:ind w:firstLine="0"/>
        <w:rPr>
          <w:iCs/>
          <w:szCs w:val="28"/>
          <w:lang w:val="en-US"/>
        </w:rPr>
      </w:pPr>
    </w:p>
    <w:p w14:paraId="4BD4EDA8" w14:textId="39797A43" w:rsidR="001D581B" w:rsidRPr="000928CA" w:rsidRDefault="00746960"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5D94C9CA" w:rsidR="001D581B" w:rsidRPr="00B84A92" w:rsidRDefault="00B84A92" w:rsidP="001D581B">
      <w:pPr>
        <w:ind w:firstLine="0"/>
        <w:rPr>
          <w:szCs w:val="28"/>
          <w:lang w:val="en-US"/>
        </w:rPr>
      </w:pPr>
      <w:r>
        <w:rPr>
          <w:szCs w:val="28"/>
          <w:lang w:val="en-US"/>
        </w:rPr>
        <w:t>where</w:t>
      </w:r>
      <w:r w:rsidR="001D581B" w:rsidRPr="00B84A92">
        <w:rPr>
          <w:szCs w:val="28"/>
          <w:lang w:val="en-US"/>
        </w:rPr>
        <w:t xml:space="preserve"> </w:t>
      </w:r>
      <m:oMath>
        <m:r>
          <w:rPr>
            <w:rFonts w:ascii="Cambria Math" w:hAnsi="Cambria Math"/>
            <w:szCs w:val="28"/>
          </w:rPr>
          <m:t>m</m:t>
        </m:r>
      </m:oMath>
      <w:r w:rsidR="001D581B" w:rsidRPr="00B84A92">
        <w:rPr>
          <w:szCs w:val="28"/>
          <w:lang w:val="en-US"/>
        </w:rPr>
        <w:t xml:space="preserve"> – </w:t>
      </w:r>
      <w:r w:rsidR="005E4F34" w:rsidRPr="005E4F34">
        <w:rPr>
          <w:szCs w:val="28"/>
          <w:lang w:val="en-US"/>
        </w:rPr>
        <w:t xml:space="preserve">is </w:t>
      </w:r>
      <w:r w:rsidR="005E4F34">
        <w:rPr>
          <w:szCs w:val="28"/>
          <w:lang w:val="en-US"/>
        </w:rPr>
        <w:t xml:space="preserve">rigid </w:t>
      </w:r>
      <w:r w:rsidR="005E4F34" w:rsidRPr="005E4F34">
        <w:rPr>
          <w:szCs w:val="28"/>
          <w:lang w:val="en-US"/>
        </w:rPr>
        <w:t xml:space="preserve">body </w:t>
      </w:r>
      <w:r w:rsidR="005E4F34">
        <w:rPr>
          <w:szCs w:val="28"/>
          <w:lang w:val="en-US"/>
        </w:rPr>
        <w:t>mass</w:t>
      </w:r>
      <w:r w:rsidR="001D581B" w:rsidRPr="00B84A92">
        <w:rPr>
          <w:szCs w:val="28"/>
          <w:lang w:val="en-US"/>
        </w:rPr>
        <w:t xml:space="preserve">, </w:t>
      </w:r>
    </w:p>
    <w:p w14:paraId="44BBB71C" w14:textId="19D1AC10" w:rsidR="001D581B" w:rsidRPr="00B84A92" w:rsidRDefault="00746960" w:rsidP="001D581B">
      <w:pPr>
        <w:ind w:firstLine="0"/>
        <w:rPr>
          <w:szCs w:val="28"/>
          <w:lang w:val="en-US"/>
        </w:rPr>
      </w:pPr>
      <m:oMath>
        <m:sSub>
          <m:sSubPr>
            <m:ctrlPr>
              <w:rPr>
                <w:rFonts w:ascii="Cambria Math" w:hAnsi="Cambria Math"/>
                <w:i/>
                <w:szCs w:val="28"/>
              </w:rPr>
            </m:ctrlPr>
          </m:sSubPr>
          <m:e>
            <m:r>
              <m:rPr>
                <m:sty m:val="p"/>
              </m:rPr>
              <w:rPr>
                <w:rFonts w:ascii="Cambria Math" w:hAnsi="Cambria Math"/>
                <w:szCs w:val="28"/>
                <w:lang w:val="en-US"/>
              </w:rPr>
              <m:t>I</m:t>
            </m:r>
          </m:e>
          <m:sub>
            <m:r>
              <w:rPr>
                <w:rFonts w:ascii="Cambria Math" w:hAnsi="Cambria Math"/>
                <w:szCs w:val="28"/>
                <w:lang w:val="en-US"/>
              </w:rPr>
              <m:t>3×3</m:t>
            </m:r>
          </m:sub>
        </m:sSub>
      </m:oMath>
      <w:r w:rsidR="001D581B" w:rsidRPr="00B84A92">
        <w:rPr>
          <w:szCs w:val="28"/>
          <w:lang w:val="en-US"/>
        </w:rPr>
        <w:t xml:space="preserve"> – </w:t>
      </w:r>
      <w:r w:rsidR="00B84A92" w:rsidRPr="00B84A92">
        <w:rPr>
          <w:szCs w:val="28"/>
          <w:lang w:val="en-US"/>
        </w:rPr>
        <w:t xml:space="preserve">is </w:t>
      </w:r>
      <m:oMath>
        <m:r>
          <w:rPr>
            <w:rFonts w:ascii="Cambria Math" w:hAnsi="Cambria Math"/>
            <w:sz w:val="26"/>
            <w:szCs w:val="26"/>
            <w:lang w:val="en-US"/>
          </w:rPr>
          <m:t>3×3</m:t>
        </m:r>
      </m:oMath>
      <w:r w:rsidR="00B84A92" w:rsidRPr="00B84A92">
        <w:rPr>
          <w:sz w:val="26"/>
          <w:szCs w:val="26"/>
          <w:lang w:val="en-US"/>
        </w:rPr>
        <w:t xml:space="preserve"> </w:t>
      </w:r>
      <w:r w:rsidR="00B84A92" w:rsidRPr="00B84A92">
        <w:rPr>
          <w:szCs w:val="28"/>
          <w:lang w:val="en-US"/>
        </w:rPr>
        <w:t>identity matrix</w:t>
      </w:r>
      <w:r w:rsidR="001D581B" w:rsidRPr="00B84A92">
        <w:rPr>
          <w:szCs w:val="28"/>
          <w:lang w:val="en-US"/>
        </w:rPr>
        <w:t xml:space="preserve">, </w:t>
      </w:r>
    </w:p>
    <w:p w14:paraId="706C7361" w14:textId="67D80844" w:rsidR="001D581B" w:rsidRPr="00B84A92" w:rsidRDefault="00746960" w:rsidP="001D581B">
      <w:pPr>
        <w:ind w:firstLine="0"/>
        <w:rPr>
          <w:szCs w:val="28"/>
          <w:lang w:val="en-US"/>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B84A92">
        <w:rPr>
          <w:szCs w:val="28"/>
          <w:lang w:val="en-US"/>
        </w:rPr>
        <w:t xml:space="preserve"> – </w:t>
      </w:r>
      <w:r w:rsidR="00B84A92" w:rsidRPr="00B84A92">
        <w:rPr>
          <w:szCs w:val="28"/>
          <w:lang w:val="en-US"/>
        </w:rPr>
        <w:t xml:space="preserve">is the inertia tensor in the reference frame of </w:t>
      </w:r>
      <w:r w:rsidR="00B84A92">
        <w:rPr>
          <w:szCs w:val="28"/>
          <w:lang w:val="en-US"/>
        </w:rPr>
        <w:t>the</w:t>
      </w:r>
      <w:r w:rsidR="00B84A92" w:rsidRPr="00B84A92">
        <w:rPr>
          <w:szCs w:val="28"/>
          <w:lang w:val="en-US"/>
        </w:rPr>
        <w:t xml:space="preserve"> body</w:t>
      </w:r>
      <w:r w:rsidR="001D581B" w:rsidRPr="00B84A92">
        <w:rPr>
          <w:szCs w:val="28"/>
          <w:lang w:val="en-US"/>
        </w:rPr>
        <w:t>,</w:t>
      </w:r>
    </w:p>
    <w:p w14:paraId="0B9331A6" w14:textId="052F459D" w:rsidR="001D581B" w:rsidRPr="0059648C" w:rsidRDefault="00746960" w:rsidP="001D581B">
      <w:pPr>
        <w:ind w:firstLine="0"/>
        <w:rPr>
          <w:szCs w:val="28"/>
          <w:lang w:val="en-US"/>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lang w:val="en-US"/>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59648C">
        <w:rPr>
          <w:szCs w:val="28"/>
          <w:lang w:val="en-US"/>
        </w:rPr>
        <w:t xml:space="preserve"> – </w:t>
      </w:r>
      <w:r w:rsidR="0059648C" w:rsidRPr="0059648C">
        <w:rPr>
          <w:szCs w:val="28"/>
          <w:lang w:val="en-US"/>
        </w:rPr>
        <w:t xml:space="preserve">is the vector from the origin to the gravity center of the </w:t>
      </w:r>
      <w:r w:rsidR="005E4F34">
        <w:rPr>
          <w:szCs w:val="28"/>
          <w:lang w:val="en-US"/>
        </w:rPr>
        <w:t>body</w:t>
      </w:r>
      <w:r w:rsidR="001D581B" w:rsidRPr="0059648C">
        <w:rPr>
          <w:szCs w:val="28"/>
          <w:lang w:val="en-US"/>
        </w:rPr>
        <w:t>,</w:t>
      </w:r>
    </w:p>
    <w:p w14:paraId="28E465E1" w14:textId="6ACEEB1C" w:rsidR="001D581B" w:rsidRPr="005E4F34" w:rsidRDefault="001D581B" w:rsidP="001D581B">
      <w:pPr>
        <w:ind w:firstLine="0"/>
        <w:rPr>
          <w:szCs w:val="28"/>
          <w:lang w:val="en-US"/>
        </w:rPr>
      </w:pPr>
      <m:oMath>
        <m:r>
          <w:rPr>
            <w:rFonts w:ascii="Cambria Math" w:hAnsi="Cambria Math"/>
            <w:szCs w:val="28"/>
          </w:rPr>
          <m:t>S</m:t>
        </m:r>
        <m:d>
          <m:dPr>
            <m:ctrlPr>
              <w:rPr>
                <w:rFonts w:ascii="Cambria Math" w:hAnsi="Cambria Math"/>
                <w:i/>
                <w:szCs w:val="28"/>
              </w:rPr>
            </m:ctrlPr>
          </m:dPr>
          <m:e>
            <m:r>
              <w:rPr>
                <w:rFonts w:ascii="Cambria Math" w:hAnsi="Cambria Math"/>
                <w:szCs w:val="28"/>
                <w:lang w:val="en-US"/>
              </w:rPr>
              <m:t xml:space="preserve"> ∙ </m:t>
            </m:r>
          </m:e>
        </m:d>
      </m:oMath>
      <w:r w:rsidRPr="005E4F34">
        <w:rPr>
          <w:szCs w:val="28"/>
          <w:lang w:val="en-US"/>
        </w:rPr>
        <w:t xml:space="preserve"> – </w:t>
      </w:r>
      <w:r w:rsidR="005E4F34" w:rsidRPr="005E4F34">
        <w:rPr>
          <w:szCs w:val="28"/>
          <w:lang w:val="en-US"/>
        </w:rPr>
        <w:t>is a</w:t>
      </w:r>
      <w:r w:rsidR="005E4F34">
        <w:rPr>
          <w:szCs w:val="28"/>
          <w:lang w:val="en-US"/>
        </w:rPr>
        <w:t>n</w:t>
      </w:r>
      <w:r w:rsidR="005E4F34" w:rsidRPr="005E4F34">
        <w:rPr>
          <w:szCs w:val="28"/>
          <w:lang w:val="en-US"/>
        </w:rPr>
        <w:t xml:space="preserve"> </w:t>
      </w:r>
      <w:r w:rsidR="0059648C" w:rsidRPr="005E4F34">
        <w:rPr>
          <w:szCs w:val="28"/>
          <w:lang w:val="en-US"/>
        </w:rPr>
        <w:t>operator of vector transformation into a skewed matrix</w:t>
      </w:r>
      <w:r w:rsidRPr="005E4F34">
        <w:rPr>
          <w:szCs w:val="28"/>
          <w:lang w:val="en-US"/>
        </w:rPr>
        <w:t>:</w:t>
      </w:r>
    </w:p>
    <w:p w14:paraId="5D252188" w14:textId="77777777" w:rsidR="001D581B" w:rsidRPr="005E4F34" w:rsidRDefault="001D581B" w:rsidP="001D581B">
      <w:pPr>
        <w:ind w:firstLine="0"/>
        <w:rPr>
          <w:szCs w:val="28"/>
          <w:lang w:val="en-US"/>
        </w:rPr>
      </w:pPr>
    </w:p>
    <w:p w14:paraId="4C05AD34" w14:textId="45D99F57" w:rsidR="00A05F14" w:rsidRPr="00BA5D5B" w:rsidRDefault="00746960" w:rsidP="00BA5D5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3AE8186A" w14:textId="77777777" w:rsidR="00A05F14" w:rsidRDefault="00A05F14" w:rsidP="006C74F8">
      <w:pPr>
        <w:ind w:firstLine="0"/>
        <w:rPr>
          <w:iCs/>
          <w:szCs w:val="28"/>
          <w:lang w:val="en-US"/>
        </w:rPr>
      </w:pPr>
    </w:p>
    <w:p w14:paraId="6570FF12" w14:textId="3B3DB632" w:rsidR="001D581B" w:rsidRPr="000928CA" w:rsidRDefault="00746960"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w:t>
      </w:r>
      <w:proofErr w:type="spellStart"/>
      <w:r w:rsidR="00F10240" w:rsidRPr="00F10240">
        <w:rPr>
          <w:szCs w:val="28"/>
        </w:rPr>
        <w:t>as</w:t>
      </w:r>
      <w:proofErr w:type="spellEnd"/>
      <w:r w:rsidR="00F10240" w:rsidRPr="00F10240">
        <w:rPr>
          <w:szCs w:val="28"/>
        </w:rPr>
        <w:t xml:space="preserve"> </w:t>
      </w:r>
      <w:proofErr w:type="spellStart"/>
      <w:r w:rsidR="00F10240" w:rsidRPr="00F10240">
        <w:rPr>
          <w:szCs w:val="28"/>
        </w:rPr>
        <w:t>expanded</w:t>
      </w:r>
      <w:proofErr w:type="spellEnd"/>
      <w:r w:rsidR="001D581B" w:rsidRPr="000928CA">
        <w:rPr>
          <w:szCs w:val="28"/>
        </w:rPr>
        <w:t>:</w:t>
      </w:r>
    </w:p>
    <w:p w14:paraId="3AF633CD" w14:textId="77777777" w:rsidR="001D581B" w:rsidRPr="000928CA" w:rsidRDefault="001D581B" w:rsidP="001D581B">
      <w:pPr>
        <w:ind w:firstLine="0"/>
        <w:rPr>
          <w:szCs w:val="28"/>
        </w:rPr>
      </w:pPr>
    </w:p>
    <w:p w14:paraId="122E0648" w14:textId="77777777" w:rsidR="001D581B" w:rsidRPr="000928CA" w:rsidRDefault="00746960"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48B5A115" w:rsidR="000D2085" w:rsidRPr="00F10240" w:rsidRDefault="00F10240" w:rsidP="00F65089">
      <w:pPr>
        <w:ind w:firstLine="709"/>
        <w:rPr>
          <w:iCs/>
          <w:szCs w:val="28"/>
          <w:lang w:val="en-US"/>
        </w:rPr>
      </w:pPr>
      <w:r w:rsidRPr="00F10240">
        <w:rPr>
          <w:iCs/>
          <w:szCs w:val="28"/>
          <w:lang w:val="en-US"/>
        </w:rPr>
        <w:t>The inertia tensor for a solid cylinder is defined as</w:t>
      </w:r>
    </w:p>
    <w:p w14:paraId="7FE6FC39" w14:textId="77777777" w:rsidR="000D2085" w:rsidRPr="00F10240" w:rsidRDefault="000D2085" w:rsidP="00F65089">
      <w:pPr>
        <w:ind w:firstLine="709"/>
        <w:rPr>
          <w:iCs/>
          <w:szCs w:val="28"/>
          <w:lang w:val="en-US"/>
        </w:rPr>
      </w:pPr>
    </w:p>
    <w:p w14:paraId="09FEE37C" w14:textId="1269B2A3" w:rsidR="000D2085" w:rsidRPr="000D2085" w:rsidRDefault="00746960"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1A490AF5" w:rsidR="00F65089" w:rsidRPr="00043839" w:rsidRDefault="00043839" w:rsidP="00F65089">
      <w:pPr>
        <w:ind w:firstLine="709"/>
        <w:rPr>
          <w:iCs/>
          <w:szCs w:val="28"/>
          <w:lang w:val="en-US"/>
        </w:rPr>
      </w:pPr>
      <w:r w:rsidRPr="00043839">
        <w:rPr>
          <w:iCs/>
          <w:szCs w:val="28"/>
          <w:lang w:val="en-US"/>
        </w:rPr>
        <w:lastRenderedPageBreak/>
        <w:t xml:space="preserve">The matrix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00F65089" w:rsidRPr="00043839">
        <w:rPr>
          <w:iCs/>
          <w:szCs w:val="28"/>
          <w:lang w:val="en-US"/>
        </w:rPr>
        <w:t xml:space="preserve"> </w:t>
      </w:r>
      <w:r w:rsidRPr="00043839">
        <w:rPr>
          <w:iCs/>
          <w:szCs w:val="28"/>
          <w:lang w:val="en-US"/>
        </w:rPr>
        <w:t>consists of the external force</w:t>
      </w:r>
      <w:r w:rsidR="00B04709">
        <w:rPr>
          <w:iCs/>
          <w:szCs w:val="28"/>
          <w:lang w:val="en-US"/>
        </w:rPr>
        <w:t>s</w:t>
      </w:r>
      <w:r w:rsidRPr="00043839">
        <w:rPr>
          <w:iCs/>
          <w:szCs w:val="28"/>
          <w:lang w:val="en-US"/>
        </w:rPr>
        <w:t xml:space="preserve"> and moment</w:t>
      </w:r>
      <w:r w:rsidR="00B04709">
        <w:rPr>
          <w:iCs/>
          <w:szCs w:val="28"/>
          <w:lang w:val="en-US"/>
        </w:rPr>
        <w:t>s</w:t>
      </w:r>
      <w:r w:rsidRPr="00043839">
        <w:rPr>
          <w:iCs/>
          <w:szCs w:val="28"/>
          <w:lang w:val="en-US"/>
        </w:rPr>
        <w:t xml:space="preserve"> elements, and is written in composite form as</w:t>
      </w:r>
      <w:r w:rsidR="00287810" w:rsidRPr="00043839">
        <w:rPr>
          <w:iCs/>
          <w:szCs w:val="28"/>
          <w:lang w:val="en-US"/>
        </w:rPr>
        <w:t xml:space="preserve"> [</w:t>
      </w:r>
      <w:r w:rsidR="00FB7442" w:rsidRPr="00043839">
        <w:rPr>
          <w:iCs/>
          <w:szCs w:val="28"/>
          <w:lang w:val="en-US"/>
        </w:rPr>
        <w:t>21</w:t>
      </w:r>
      <w:r w:rsidR="00287810" w:rsidRPr="00043839">
        <w:rPr>
          <w:iCs/>
          <w:szCs w:val="28"/>
          <w:lang w:val="en-US"/>
        </w:rPr>
        <w:t>]</w:t>
      </w:r>
    </w:p>
    <w:p w14:paraId="10496203" w14:textId="77777777" w:rsidR="00F65089" w:rsidRPr="00043839" w:rsidRDefault="00F65089" w:rsidP="00F65089">
      <w:pPr>
        <w:ind w:firstLine="0"/>
        <w:rPr>
          <w:iCs/>
          <w:szCs w:val="28"/>
          <w:lang w:val="en-US"/>
        </w:rPr>
      </w:pPr>
    </w:p>
    <w:p w14:paraId="6A41C356" w14:textId="77777777" w:rsidR="00F65089" w:rsidRPr="00A304AD" w:rsidRDefault="00746960" w:rsidP="00F65089">
      <w:pPr>
        <w:ind w:firstLine="0"/>
        <w:jc w:val="center"/>
        <w:rPr>
          <w:iCs/>
          <w:szCs w:val="28"/>
          <w:lang w:val="en-US"/>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lang w:val="en-US"/>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A304AD">
        <w:rPr>
          <w:iCs/>
          <w:szCs w:val="28"/>
          <w:lang w:val="en-US"/>
        </w:rPr>
        <w:t>,</w:t>
      </w:r>
    </w:p>
    <w:p w14:paraId="77EFA78F" w14:textId="77777777" w:rsidR="00F65089" w:rsidRPr="00A304AD" w:rsidRDefault="00F65089" w:rsidP="00F65089">
      <w:pPr>
        <w:ind w:firstLine="0"/>
        <w:rPr>
          <w:iCs/>
          <w:szCs w:val="28"/>
          <w:lang w:val="en-US"/>
        </w:rPr>
      </w:pPr>
    </w:p>
    <w:p w14:paraId="3FFC19AD" w14:textId="4FDCFB37" w:rsidR="00F65089" w:rsidRPr="000916C9" w:rsidRDefault="000916C9" w:rsidP="00F65089">
      <w:pPr>
        <w:ind w:firstLine="0"/>
        <w:rPr>
          <w:iCs/>
          <w:szCs w:val="28"/>
          <w:lang w:val="en-US"/>
        </w:rPr>
      </w:pPr>
      <w:r>
        <w:rPr>
          <w:iCs/>
          <w:szCs w:val="28"/>
          <w:lang w:val="en-US"/>
        </w:rPr>
        <w:t>where</w:t>
      </w:r>
      <w:r w:rsidR="00F65089" w:rsidRPr="000916C9">
        <w:rPr>
          <w:iCs/>
          <w:szCs w:val="28"/>
          <w:lang w:val="en-US"/>
        </w:rPr>
        <w:t xml:space="preserve">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lang w:val="en-US"/>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00F65089" w:rsidRPr="000916C9">
        <w:rPr>
          <w:iCs/>
          <w:szCs w:val="28"/>
          <w:lang w:val="en-US"/>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lang w:val="en-US"/>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Pr>
          <w:iCs/>
          <w:szCs w:val="28"/>
          <w:lang w:val="en-US"/>
        </w:rPr>
        <w:t>, etc</w:t>
      </w:r>
      <w:r w:rsidR="00F65089" w:rsidRPr="000916C9">
        <w:rPr>
          <w:iCs/>
          <w:szCs w:val="28"/>
          <w:lang w:val="en-US"/>
        </w:rPr>
        <w:t>.</w:t>
      </w:r>
    </w:p>
    <w:p w14:paraId="4571DE16" w14:textId="77777777" w:rsidR="00F65089" w:rsidRPr="000916C9" w:rsidRDefault="00F65089" w:rsidP="00F65089">
      <w:pPr>
        <w:ind w:firstLine="0"/>
        <w:rPr>
          <w:iCs/>
          <w:szCs w:val="28"/>
          <w:lang w:val="en-US"/>
        </w:rPr>
      </w:pPr>
      <w:r w:rsidRPr="000916C9">
        <w:rPr>
          <w:iCs/>
          <w:szCs w:val="28"/>
          <w:lang w:val="en-US"/>
        </w:rPr>
        <w:tab/>
      </w:r>
    </w:p>
    <w:p w14:paraId="3C61BC79" w14:textId="4E0A552D" w:rsidR="00F65089" w:rsidRPr="00EE15A0" w:rsidRDefault="00EE15A0" w:rsidP="00F65089">
      <w:pPr>
        <w:rPr>
          <w:iCs/>
          <w:szCs w:val="28"/>
          <w:lang w:val="en-US"/>
        </w:rPr>
      </w:pPr>
      <w:r w:rsidRPr="00EE15A0">
        <w:rPr>
          <w:iCs/>
          <w:szCs w:val="28"/>
          <w:lang w:val="en-US"/>
        </w:rPr>
        <w:t>Given the symmetric form approximation of the underwater vehicle, the matrix notation will be greatly simplified and will take a diagonal form</w:t>
      </w:r>
      <w:r w:rsidR="00F65089" w:rsidRPr="00EE15A0">
        <w:rPr>
          <w:iCs/>
          <w:szCs w:val="28"/>
          <w:lang w:val="en-US"/>
        </w:rPr>
        <w:t>:</w:t>
      </w:r>
    </w:p>
    <w:p w14:paraId="0C883691" w14:textId="77777777" w:rsidR="00F65089" w:rsidRPr="00EE15A0" w:rsidRDefault="00F65089" w:rsidP="00F65089">
      <w:pPr>
        <w:ind w:firstLine="0"/>
        <w:rPr>
          <w:iCs/>
          <w:szCs w:val="28"/>
          <w:lang w:val="en-US"/>
        </w:rPr>
      </w:pPr>
    </w:p>
    <w:p w14:paraId="60A20C86" w14:textId="4123B1FD" w:rsidR="00F65089" w:rsidRPr="00CB0840" w:rsidRDefault="00746960"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1716ED7D" w:rsidR="00F65089" w:rsidRPr="00916689" w:rsidRDefault="00EE15A0" w:rsidP="00F65089">
      <w:pPr>
        <w:rPr>
          <w:szCs w:val="28"/>
          <w:lang w:val="en-US"/>
        </w:rPr>
      </w:pPr>
      <w:r w:rsidRPr="00EE15A0">
        <w:rPr>
          <w:iCs/>
          <w:szCs w:val="28"/>
          <w:lang w:val="en-US"/>
        </w:rPr>
        <w:t xml:space="preserve">There is no unique correct way to calculate the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00F65089" w:rsidRPr="00EE15A0">
        <w:rPr>
          <w:iCs/>
          <w:szCs w:val="28"/>
          <w:lang w:val="en-US"/>
        </w:rPr>
        <w:t xml:space="preserve"> </w:t>
      </w:r>
      <w:r w:rsidRPr="00EE15A0">
        <w:rPr>
          <w:iCs/>
          <w:szCs w:val="28"/>
          <w:lang w:val="en-US"/>
        </w:rPr>
        <w:t>matrix elements, so, as a rule, a variety of estimation methods are used</w:t>
      </w:r>
      <w:r w:rsidR="00F65089" w:rsidRPr="00EE15A0">
        <w:rPr>
          <w:iCs/>
          <w:szCs w:val="28"/>
          <w:lang w:val="en-US"/>
        </w:rPr>
        <w:t>.</w:t>
      </w:r>
      <w:r w:rsidR="00F46B3F" w:rsidRPr="00EE15A0">
        <w:rPr>
          <w:iCs/>
          <w:szCs w:val="28"/>
          <w:lang w:val="en-US"/>
        </w:rPr>
        <w:t xml:space="preserve"> </w:t>
      </w:r>
      <w:r w:rsidRPr="00916689">
        <w:rPr>
          <w:iCs/>
          <w:szCs w:val="28"/>
          <w:lang w:val="en-US"/>
        </w:rPr>
        <w:t xml:space="preserve">For a solid cylinder of mass </w:t>
      </w:r>
      <m:oMath>
        <m:r>
          <w:rPr>
            <w:rFonts w:ascii="Cambria Math" w:hAnsi="Cambria Math"/>
            <w:szCs w:val="28"/>
          </w:rPr>
          <m:t>m</m:t>
        </m:r>
      </m:oMath>
      <w:r w:rsidR="00F46B3F" w:rsidRPr="00916689">
        <w:rPr>
          <w:szCs w:val="28"/>
          <w:lang w:val="en-US"/>
        </w:rPr>
        <w:t xml:space="preserve">, </w:t>
      </w:r>
      <w:r w:rsidRPr="00916689">
        <w:rPr>
          <w:szCs w:val="28"/>
          <w:lang w:val="en-US"/>
        </w:rPr>
        <w:t xml:space="preserve">length </w:t>
      </w:r>
      <m:oMath>
        <m:r>
          <w:rPr>
            <w:rFonts w:ascii="Cambria Math" w:hAnsi="Cambria Math"/>
            <w:szCs w:val="28"/>
          </w:rPr>
          <m:t>L</m:t>
        </m:r>
      </m:oMath>
      <w:r w:rsidR="00F46B3F" w:rsidRPr="00916689">
        <w:rPr>
          <w:szCs w:val="28"/>
          <w:lang w:val="en-US"/>
        </w:rPr>
        <w:t xml:space="preserve">, </w:t>
      </w:r>
      <w:r w:rsidRPr="00916689">
        <w:rPr>
          <w:szCs w:val="28"/>
          <w:lang w:val="en-US"/>
        </w:rPr>
        <w:t xml:space="preserve">radius </w:t>
      </w:r>
      <m:oMath>
        <m:r>
          <w:rPr>
            <w:rFonts w:ascii="Cambria Math" w:hAnsi="Cambria Math"/>
            <w:szCs w:val="28"/>
          </w:rPr>
          <m:t>r</m:t>
        </m:r>
      </m:oMath>
      <w:r w:rsidR="00F46B3F" w:rsidRPr="00916689">
        <w:rPr>
          <w:szCs w:val="28"/>
          <w:lang w:val="en-US"/>
        </w:rPr>
        <w:t xml:space="preserve"> </w:t>
      </w:r>
      <w:r w:rsidRPr="00916689">
        <w:rPr>
          <w:szCs w:val="28"/>
          <w:lang w:val="en-US"/>
        </w:rPr>
        <w:t xml:space="preserve">the added masses (15) are defined as </w:t>
      </w:r>
      <w:r w:rsidR="00287810" w:rsidRPr="00916689">
        <w:rPr>
          <w:szCs w:val="28"/>
          <w:lang w:val="en-US"/>
        </w:rPr>
        <w:t>[</w:t>
      </w:r>
      <w:r w:rsidR="00FB7442" w:rsidRPr="00916689">
        <w:rPr>
          <w:szCs w:val="28"/>
          <w:lang w:val="en-US"/>
        </w:rPr>
        <w:t>20</w:t>
      </w:r>
      <w:r w:rsidR="00287810" w:rsidRPr="00916689">
        <w:rPr>
          <w:szCs w:val="28"/>
          <w:lang w:val="en-US"/>
        </w:rPr>
        <w:t>]</w:t>
      </w:r>
    </w:p>
    <w:p w14:paraId="6B55BD80" w14:textId="77777777" w:rsidR="00F46B3F" w:rsidRPr="00916689" w:rsidRDefault="00F46B3F" w:rsidP="00F65089">
      <w:pPr>
        <w:rPr>
          <w:szCs w:val="28"/>
          <w:lang w:val="en-US"/>
        </w:rPr>
      </w:pPr>
    </w:p>
    <w:p w14:paraId="277510CA" w14:textId="7DBCD1F7" w:rsidR="00F46B3F" w:rsidRPr="003D7B49" w:rsidRDefault="00746960"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5A1E7D85" w:rsidR="00F65089" w:rsidRPr="00D576CF" w:rsidRDefault="00D576CF" w:rsidP="00D576CF">
      <w:pPr>
        <w:spacing w:after="240"/>
        <w:ind w:firstLine="0"/>
        <w:rPr>
          <w:i/>
          <w:iCs/>
          <w:szCs w:val="28"/>
          <w:lang w:val="en-US"/>
        </w:rPr>
      </w:pPr>
      <w:r w:rsidRPr="00D576CF">
        <w:rPr>
          <w:i/>
          <w:iCs/>
          <w:szCs w:val="28"/>
          <w:lang w:val="en-US"/>
        </w:rPr>
        <w:lastRenderedPageBreak/>
        <w:t xml:space="preserve">3.2.3. </w:t>
      </w:r>
      <w:r w:rsidR="00916689" w:rsidRPr="00D576CF">
        <w:rPr>
          <w:i/>
          <w:iCs/>
          <w:szCs w:val="28"/>
          <w:lang w:val="en-US"/>
        </w:rPr>
        <w:t>Coriolis matrix</w:t>
      </w:r>
    </w:p>
    <w:p w14:paraId="2D896C76" w14:textId="7F233CB5" w:rsidR="001D581B" w:rsidRPr="00916689" w:rsidRDefault="00916689" w:rsidP="001D581B">
      <w:pPr>
        <w:rPr>
          <w:rFonts w:eastAsiaTheme="minorEastAsia"/>
          <w:szCs w:val="28"/>
          <w:lang w:val="en-US"/>
        </w:rPr>
      </w:pPr>
      <w:r w:rsidRPr="00916689">
        <w:rPr>
          <w:szCs w:val="28"/>
          <w:lang w:val="en-US"/>
        </w:rPr>
        <w:t xml:space="preserve">According to Fossen </w:t>
      </w:r>
      <w:r w:rsidR="007946DB" w:rsidRPr="00916689">
        <w:rPr>
          <w:szCs w:val="28"/>
          <w:lang w:val="en-US"/>
        </w:rPr>
        <w:t>[</w:t>
      </w:r>
      <w:r w:rsidR="00FB7442" w:rsidRPr="00916689">
        <w:rPr>
          <w:szCs w:val="28"/>
          <w:lang w:val="en-US"/>
        </w:rPr>
        <w:t>2</w:t>
      </w:r>
      <w:r w:rsidR="007946DB" w:rsidRPr="00916689">
        <w:rPr>
          <w:szCs w:val="28"/>
          <w:lang w:val="en-US"/>
        </w:rPr>
        <w:t>1]</w:t>
      </w:r>
      <w:r w:rsidRPr="00916689">
        <w:rPr>
          <w:szCs w:val="28"/>
          <w:lang w:val="en-US"/>
        </w:rPr>
        <w:t>, the matrix</w:t>
      </w:r>
      <w:r w:rsidR="001D581B" w:rsidRPr="00916689">
        <w:rPr>
          <w:szCs w:val="28"/>
          <w:lang w:val="en-US"/>
        </w:rPr>
        <w:t xml:space="preserve">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001D581B" w:rsidRPr="00916689">
        <w:rPr>
          <w:rFonts w:eastAsiaTheme="minorEastAsia"/>
          <w:iCs/>
          <w:szCs w:val="28"/>
          <w:lang w:val="en-US"/>
        </w:rPr>
        <w:t xml:space="preserve"> </w:t>
      </w:r>
      <w:r w:rsidRPr="00916689">
        <w:rPr>
          <w:rFonts w:eastAsiaTheme="minorEastAsia"/>
          <w:iCs/>
          <w:szCs w:val="28"/>
          <w:lang w:val="en-US"/>
        </w:rPr>
        <w:t>is generally defined from the blocks of the inertia matrix</w:t>
      </w:r>
      <w:r w:rsidR="001D581B" w:rsidRPr="00916689">
        <w:rPr>
          <w:rFonts w:eastAsiaTheme="minorEastAsia"/>
          <w:iCs/>
          <w:szCs w:val="28"/>
          <w:lang w:val="en-US"/>
        </w:rPr>
        <w:t xml:space="preserve"> </w:t>
      </w:r>
      <m:oMath>
        <m:r>
          <w:rPr>
            <w:rFonts w:ascii="Cambria Math" w:eastAsiaTheme="minorEastAsia" w:hAnsi="Cambria Math"/>
            <w:szCs w:val="28"/>
          </w:rPr>
          <m:t>M</m:t>
        </m:r>
      </m:oMath>
      <w:r w:rsidR="001D581B" w:rsidRPr="00916689">
        <w:rPr>
          <w:rFonts w:eastAsiaTheme="minorEastAsia"/>
          <w:iCs/>
          <w:szCs w:val="28"/>
          <w:lang w:val="en-US"/>
        </w:rPr>
        <w:t xml:space="preserve">. </w:t>
      </w:r>
      <w:r w:rsidRPr="00916689">
        <w:rPr>
          <w:rFonts w:eastAsiaTheme="minorEastAsia"/>
          <w:iCs/>
          <w:szCs w:val="28"/>
          <w:lang w:val="en-US"/>
        </w:rPr>
        <w:t xml:space="preserve">In this case </w:t>
      </w:r>
      <m:oMath>
        <m:r>
          <w:rPr>
            <w:rFonts w:ascii="Cambria Math" w:eastAsiaTheme="minorEastAsia" w:hAnsi="Cambria Math"/>
            <w:szCs w:val="28"/>
            <w:lang w:val="en-US"/>
          </w:rPr>
          <m:t>M</m:t>
        </m:r>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22</m:t>
                      </m:r>
                    </m:sub>
                  </m:sSub>
                </m:e>
              </m:mr>
            </m:m>
          </m:e>
        </m:d>
      </m:oMath>
      <w:r w:rsidR="001D581B" w:rsidRPr="00916689">
        <w:rPr>
          <w:rFonts w:eastAsiaTheme="minorEastAsia"/>
          <w:szCs w:val="28"/>
          <w:lang w:val="en-US"/>
        </w:rPr>
        <w:t xml:space="preserve">, </w:t>
      </w:r>
      <w:r>
        <w:rPr>
          <w:rFonts w:eastAsiaTheme="minorEastAsia"/>
          <w:szCs w:val="28"/>
          <w:lang w:val="en-US"/>
        </w:rPr>
        <w:t>then</w:t>
      </w:r>
    </w:p>
    <w:p w14:paraId="0C12A6AA" w14:textId="77777777" w:rsidR="001D581B" w:rsidRPr="00916689" w:rsidRDefault="001D581B" w:rsidP="001D581B">
      <w:pPr>
        <w:rPr>
          <w:rFonts w:eastAsiaTheme="minorEastAsia"/>
          <w:szCs w:val="28"/>
          <w:lang w:val="en-US"/>
        </w:rPr>
      </w:pPr>
    </w:p>
    <w:p w14:paraId="15494C2D" w14:textId="05DCDC4D" w:rsidR="00323B14" w:rsidRPr="002530CE" w:rsidRDefault="00746960" w:rsidP="002530CE">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57D1FDD4" w14:textId="77777777" w:rsidR="002530CE" w:rsidRDefault="002530CE" w:rsidP="001D581B">
      <w:pPr>
        <w:rPr>
          <w:b/>
          <w:bCs/>
          <w:szCs w:val="28"/>
        </w:rPr>
      </w:pPr>
    </w:p>
    <w:p w14:paraId="45466989" w14:textId="4E57B946" w:rsidR="005C74CF" w:rsidRPr="00D576CF" w:rsidRDefault="00D576CF" w:rsidP="00D576CF">
      <w:pPr>
        <w:spacing w:after="240"/>
        <w:ind w:firstLine="0"/>
        <w:rPr>
          <w:i/>
          <w:iCs/>
          <w:szCs w:val="28"/>
          <w:lang w:val="en-US"/>
        </w:rPr>
      </w:pPr>
      <w:r w:rsidRPr="00D576CF">
        <w:rPr>
          <w:i/>
          <w:iCs/>
          <w:szCs w:val="28"/>
          <w:lang w:val="en-US"/>
        </w:rPr>
        <w:t xml:space="preserve">3.2.4. </w:t>
      </w:r>
      <w:r w:rsidR="00F2186B" w:rsidRPr="00D576CF">
        <w:rPr>
          <w:i/>
          <w:iCs/>
          <w:szCs w:val="28"/>
          <w:lang w:val="en-US"/>
        </w:rPr>
        <w:t>Gravitational and buoyancy vector</w:t>
      </w:r>
    </w:p>
    <w:p w14:paraId="66204D16" w14:textId="768069FC" w:rsidR="001D581B" w:rsidRPr="00F2186B" w:rsidRDefault="00F2186B" w:rsidP="001D581B">
      <w:pPr>
        <w:rPr>
          <w:szCs w:val="28"/>
          <w:lang w:val="en-US"/>
        </w:rPr>
      </w:pPr>
      <w:r>
        <w:rPr>
          <w:szCs w:val="28"/>
          <w:lang w:val="en-US"/>
        </w:rPr>
        <w:t>In</w:t>
      </w:r>
      <w:r w:rsidR="001D581B" w:rsidRPr="00F2186B">
        <w:rPr>
          <w:szCs w:val="28"/>
          <w:lang w:val="en-US"/>
        </w:rPr>
        <w:t xml:space="preserve"> [</w:t>
      </w:r>
      <w:r w:rsidR="00BB6C1E" w:rsidRPr="00F2186B">
        <w:rPr>
          <w:szCs w:val="28"/>
          <w:lang w:val="en-US"/>
        </w:rPr>
        <w:t>2</w:t>
      </w:r>
      <w:r w:rsidR="007946DB" w:rsidRPr="00F2186B">
        <w:rPr>
          <w:szCs w:val="28"/>
          <w:lang w:val="en-US"/>
        </w:rPr>
        <w:t>1</w:t>
      </w:r>
      <w:r w:rsidR="001D581B" w:rsidRPr="00F2186B">
        <w:rPr>
          <w:szCs w:val="28"/>
          <w:lang w:val="en-US"/>
        </w:rPr>
        <w:t>]</w:t>
      </w:r>
      <w:r w:rsidRPr="00F2186B">
        <w:rPr>
          <w:szCs w:val="28"/>
          <w:lang w:val="en-US"/>
        </w:rPr>
        <w:t xml:space="preserve">, to calculate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F2186B">
        <w:rPr>
          <w:szCs w:val="28"/>
          <w:lang w:val="en-US"/>
        </w:rPr>
        <w:t>, the author uses the expression</w:t>
      </w:r>
    </w:p>
    <w:p w14:paraId="003A3D55" w14:textId="77777777" w:rsidR="001D581B" w:rsidRPr="00F2186B" w:rsidRDefault="001D581B" w:rsidP="001D581B">
      <w:pPr>
        <w:ind w:firstLine="0"/>
        <w:rPr>
          <w:szCs w:val="28"/>
          <w:lang w:val="en-US"/>
        </w:rPr>
      </w:pPr>
    </w:p>
    <w:p w14:paraId="554F8E6A" w14:textId="49A5DF8A" w:rsidR="001D581B" w:rsidRPr="000928CA" w:rsidRDefault="00746960"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18</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26B1DB97" w:rsidR="001D581B" w:rsidRPr="006427D2" w:rsidRDefault="00F2186B" w:rsidP="001D581B">
      <w:pPr>
        <w:ind w:firstLine="0"/>
        <w:rPr>
          <w:szCs w:val="28"/>
          <w:lang w:val="en-US"/>
        </w:rPr>
      </w:pPr>
      <w:r>
        <w:rPr>
          <w:szCs w:val="28"/>
          <w:lang w:val="en-US"/>
        </w:rPr>
        <w:t>where</w:t>
      </w:r>
      <w:r w:rsidR="001D581B" w:rsidRPr="006427D2">
        <w:rPr>
          <w:szCs w:val="28"/>
          <w:lang w:val="en-US"/>
        </w:rPr>
        <w:t xml:space="preserve"> </w:t>
      </w:r>
      <m:oMath>
        <m:r>
          <w:rPr>
            <w:rFonts w:ascii="Cambria Math" w:hAnsi="Cambria Math"/>
            <w:szCs w:val="28"/>
            <w:lang w:val="en-US"/>
          </w:rPr>
          <m:t>m</m:t>
        </m:r>
      </m:oMath>
      <w:r w:rsidR="001D581B" w:rsidRPr="006427D2">
        <w:rPr>
          <w:szCs w:val="28"/>
          <w:lang w:val="en-US"/>
        </w:rPr>
        <w:t xml:space="preserve"> – </w:t>
      </w:r>
      <w:r w:rsidR="006427D2" w:rsidRPr="006427D2">
        <w:rPr>
          <w:szCs w:val="28"/>
          <w:lang w:val="en-US"/>
        </w:rPr>
        <w:t>is the vessel's mass including water in space</w:t>
      </w:r>
      <w:r w:rsidR="001D581B" w:rsidRPr="006427D2">
        <w:rPr>
          <w:szCs w:val="28"/>
          <w:lang w:val="en-US"/>
        </w:rPr>
        <w:t>,</w:t>
      </w:r>
    </w:p>
    <w:p w14:paraId="7B2D7BF1" w14:textId="5D977052" w:rsidR="001D581B" w:rsidRPr="006427D2" w:rsidRDefault="001D581B" w:rsidP="001D581B">
      <w:pPr>
        <w:ind w:firstLine="0"/>
        <w:rPr>
          <w:szCs w:val="28"/>
          <w:lang w:val="en-US"/>
        </w:rPr>
      </w:pPr>
      <m:oMath>
        <m:r>
          <m:rPr>
            <m:sty m:val="p"/>
          </m:rPr>
          <w:rPr>
            <w:rFonts w:ascii="Cambria Math" w:hAnsi="Cambria Math"/>
            <w:szCs w:val="28"/>
            <w:lang w:val="en-US"/>
          </w:rPr>
          <m:t>g</m:t>
        </m:r>
      </m:oMath>
      <w:r w:rsidRPr="006427D2">
        <w:rPr>
          <w:szCs w:val="28"/>
          <w:lang w:val="en-US"/>
        </w:rPr>
        <w:t xml:space="preserve"> – </w:t>
      </w:r>
      <w:r w:rsidR="006427D2" w:rsidRPr="006427D2">
        <w:rPr>
          <w:szCs w:val="28"/>
          <w:lang w:val="en-US"/>
        </w:rPr>
        <w:t>is the acceleration of gravity</w:t>
      </w:r>
      <w:r w:rsidRPr="006427D2">
        <w:rPr>
          <w:szCs w:val="28"/>
          <w:lang w:val="en-US"/>
        </w:rPr>
        <w:t>,</w:t>
      </w:r>
    </w:p>
    <w:p w14:paraId="1AF8B621" w14:textId="1792B1C6" w:rsidR="001D581B" w:rsidRPr="006427D2" w:rsidRDefault="001D581B" w:rsidP="001D581B">
      <w:pPr>
        <w:ind w:firstLine="0"/>
        <w:rPr>
          <w:szCs w:val="28"/>
          <w:lang w:val="en-US"/>
        </w:rPr>
      </w:pPr>
      <m:oMath>
        <m:r>
          <w:rPr>
            <w:rFonts w:ascii="Cambria Math" w:hAnsi="Cambria Math"/>
            <w:szCs w:val="28"/>
            <w:lang w:val="en-US"/>
          </w:rPr>
          <m:t>B=ρ</m:t>
        </m:r>
        <m:r>
          <m:rPr>
            <m:sty m:val="p"/>
          </m:rPr>
          <w:rPr>
            <w:rFonts w:ascii="Cambria Math" w:hAnsi="Cambria Math"/>
            <w:szCs w:val="28"/>
            <w:lang w:val="en-US"/>
          </w:rPr>
          <m:t>g∇</m:t>
        </m:r>
      </m:oMath>
      <w:r w:rsidRPr="006427D2">
        <w:rPr>
          <w:szCs w:val="28"/>
          <w:lang w:val="en-US"/>
        </w:rPr>
        <w:t xml:space="preserve"> – </w:t>
      </w:r>
      <w:r w:rsidR="006427D2" w:rsidRPr="006427D2">
        <w:rPr>
          <w:szCs w:val="28"/>
          <w:lang w:val="en-US"/>
        </w:rPr>
        <w:t>is the buoyancy force</w:t>
      </w:r>
      <w:r w:rsidRPr="006427D2">
        <w:rPr>
          <w:szCs w:val="28"/>
          <w:lang w:val="en-US"/>
        </w:rPr>
        <w:t>,</w:t>
      </w:r>
    </w:p>
    <w:p w14:paraId="526FC0EA" w14:textId="38F26988" w:rsidR="001D581B" w:rsidRPr="006427D2" w:rsidRDefault="006427D2" w:rsidP="001D581B">
      <w:pPr>
        <w:ind w:firstLine="0"/>
        <w:rPr>
          <w:szCs w:val="28"/>
          <w:lang w:val="en-US"/>
        </w:rPr>
      </w:pPr>
      <w:r>
        <w:rPr>
          <w:szCs w:val="28"/>
          <w:lang w:val="en-US"/>
        </w:rPr>
        <w:t>where</w:t>
      </w:r>
      <w:r w:rsidR="001D581B" w:rsidRPr="006427D2">
        <w:rPr>
          <w:szCs w:val="28"/>
          <w:lang w:val="en-US"/>
        </w:rPr>
        <w:t xml:space="preserve"> </w:t>
      </w:r>
      <m:oMath>
        <m:r>
          <w:rPr>
            <w:rFonts w:ascii="Cambria Math" w:hAnsi="Cambria Math"/>
            <w:szCs w:val="28"/>
            <w:lang w:val="en-US"/>
          </w:rPr>
          <m:t>ρ</m:t>
        </m:r>
      </m:oMath>
      <w:r w:rsidR="001D581B" w:rsidRPr="006427D2">
        <w:rPr>
          <w:szCs w:val="28"/>
          <w:lang w:val="en-US"/>
        </w:rPr>
        <w:t xml:space="preserve"> – </w:t>
      </w:r>
      <w:r w:rsidRPr="006427D2">
        <w:rPr>
          <w:szCs w:val="28"/>
          <w:lang w:val="en-US"/>
        </w:rPr>
        <w:t>is the liquid density</w:t>
      </w:r>
      <w:r w:rsidR="001D581B" w:rsidRPr="006427D2">
        <w:rPr>
          <w:szCs w:val="28"/>
          <w:lang w:val="en-US"/>
        </w:rPr>
        <w:t>,</w:t>
      </w:r>
    </w:p>
    <w:p w14:paraId="2448C24D" w14:textId="2487E53C" w:rsidR="001D581B" w:rsidRPr="006427D2" w:rsidRDefault="001D581B" w:rsidP="001D581B">
      <w:pPr>
        <w:ind w:firstLine="0"/>
        <w:rPr>
          <w:szCs w:val="28"/>
          <w:lang w:val="en-US"/>
        </w:rPr>
      </w:pPr>
      <m:oMath>
        <m:r>
          <m:rPr>
            <m:sty m:val="p"/>
          </m:rPr>
          <w:rPr>
            <w:rFonts w:ascii="Cambria Math" w:hAnsi="Cambria Math"/>
            <w:szCs w:val="28"/>
            <w:lang w:val="en-US"/>
          </w:rPr>
          <m:t>∇</m:t>
        </m:r>
      </m:oMath>
      <w:r w:rsidRPr="006427D2">
        <w:rPr>
          <w:szCs w:val="28"/>
          <w:lang w:val="en-US"/>
        </w:rPr>
        <w:t xml:space="preserve"> – </w:t>
      </w:r>
      <w:r w:rsidR="006427D2" w:rsidRPr="006427D2">
        <w:rPr>
          <w:szCs w:val="28"/>
          <w:lang w:val="en-US"/>
        </w:rPr>
        <w:t>is the liquid volume displaced by the vessel</w:t>
      </w:r>
      <w:r w:rsidRPr="006427D2">
        <w:rPr>
          <w:szCs w:val="28"/>
          <w:lang w:val="en-US"/>
        </w:rPr>
        <w:t>,</w:t>
      </w:r>
    </w:p>
    <w:p w14:paraId="11732888" w14:textId="77777777" w:rsidR="00324F8D" w:rsidRDefault="00746960" w:rsidP="00324F8D">
      <w:pPr>
        <w:ind w:firstLine="0"/>
        <w:rPr>
          <w:b/>
          <w:bCs/>
          <w:szCs w:val="28"/>
          <w:lang w:val="en-US"/>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6427D2">
        <w:rPr>
          <w:szCs w:val="28"/>
          <w:lang w:val="en-US"/>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6427D2">
        <w:rPr>
          <w:szCs w:val="28"/>
          <w:lang w:val="en-US"/>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6427D2">
        <w:rPr>
          <w:szCs w:val="28"/>
          <w:lang w:val="en-US"/>
        </w:rPr>
        <w:t xml:space="preserve"> – </w:t>
      </w:r>
      <w:r w:rsidR="006427D2" w:rsidRPr="006427D2">
        <w:rPr>
          <w:szCs w:val="28"/>
          <w:lang w:val="en-US"/>
        </w:rPr>
        <w:t>are the components of the vector</w:t>
      </w:r>
      <w:r w:rsidR="001D581B" w:rsidRPr="006427D2">
        <w:rPr>
          <w:szCs w:val="28"/>
          <w:lang w:val="en-US"/>
        </w:rPr>
        <w:t xml:space="preserve">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lang w:val="en-US"/>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6427D2">
        <w:rPr>
          <w:szCs w:val="28"/>
          <w:lang w:val="en-US"/>
        </w:rPr>
        <w:t xml:space="preserve"> </w:t>
      </w:r>
      <w:r w:rsidR="006427D2" w:rsidRPr="006427D2">
        <w:rPr>
          <w:szCs w:val="28"/>
          <w:lang w:val="en-US"/>
        </w:rPr>
        <w:t>from the origin to the center of buoyancy</w:t>
      </w:r>
      <w:r w:rsidR="001D581B" w:rsidRPr="006427D2">
        <w:rPr>
          <w:szCs w:val="28"/>
          <w:lang w:val="en-US"/>
        </w:rPr>
        <w:t>.</w:t>
      </w:r>
    </w:p>
    <w:p w14:paraId="723C8ED2" w14:textId="77777777" w:rsidR="00324F8D" w:rsidRDefault="00324F8D" w:rsidP="00324F8D">
      <w:pPr>
        <w:ind w:firstLine="0"/>
        <w:rPr>
          <w:b/>
          <w:bCs/>
          <w:szCs w:val="28"/>
          <w:lang w:val="en-US"/>
        </w:rPr>
      </w:pPr>
    </w:p>
    <w:p w14:paraId="72CA9848" w14:textId="3CD0C49E" w:rsidR="00616E29" w:rsidRPr="00D576CF" w:rsidRDefault="00D576CF" w:rsidP="00D576CF">
      <w:pPr>
        <w:ind w:firstLine="0"/>
        <w:rPr>
          <w:i/>
          <w:iCs/>
          <w:szCs w:val="28"/>
          <w:lang w:val="en-US"/>
        </w:rPr>
      </w:pPr>
      <w:r w:rsidRPr="00D576CF">
        <w:rPr>
          <w:i/>
          <w:iCs/>
          <w:szCs w:val="28"/>
          <w:lang w:val="en-US"/>
        </w:rPr>
        <w:t xml:space="preserve">3.2.5. </w:t>
      </w:r>
      <w:proofErr w:type="spellStart"/>
      <w:r w:rsidR="006427D2" w:rsidRPr="00D576CF">
        <w:rPr>
          <w:i/>
          <w:iCs/>
          <w:szCs w:val="28"/>
        </w:rPr>
        <w:t>Damping</w:t>
      </w:r>
      <w:proofErr w:type="spellEnd"/>
      <w:r w:rsidR="006427D2" w:rsidRPr="00D576CF">
        <w:rPr>
          <w:i/>
          <w:iCs/>
          <w:szCs w:val="28"/>
        </w:rPr>
        <w:t xml:space="preserve"> </w:t>
      </w:r>
      <w:proofErr w:type="spellStart"/>
      <w:r w:rsidR="006427D2" w:rsidRPr="00D576CF">
        <w:rPr>
          <w:i/>
          <w:iCs/>
          <w:szCs w:val="28"/>
        </w:rPr>
        <w:t>forces</w:t>
      </w:r>
      <w:proofErr w:type="spellEnd"/>
    </w:p>
    <w:p w14:paraId="60927218" w14:textId="64C4D6BA" w:rsidR="00E061E6" w:rsidRDefault="00E061E6" w:rsidP="002E298A">
      <w:pPr>
        <w:tabs>
          <w:tab w:val="left" w:pos="8356"/>
        </w:tabs>
        <w:ind w:firstLine="0"/>
        <w:jc w:val="center"/>
        <w:rPr>
          <w:szCs w:val="28"/>
        </w:rPr>
      </w:pPr>
      <w:r>
        <w:rPr>
          <w:noProof/>
          <w:szCs w:val="28"/>
        </w:rPr>
        <mc:AlternateContent>
          <mc:Choice Requires="wpc">
            <w:drawing>
              <wp:inline distT="0" distB="0" distL="0" distR="0" wp14:anchorId="6E6E7981" wp14:editId="634ADA25">
                <wp:extent cx="3229583" cy="1400175"/>
                <wp:effectExtent l="0" t="0" r="9525" b="9525"/>
                <wp:docPr id="5" name="Полотно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Стрелка: пятиугольник 9"/>
                        <wps:cNvSpPr/>
                        <wps:spPr>
                          <a:xfrm>
                            <a:off x="165372" y="680938"/>
                            <a:ext cx="2918298" cy="583659"/>
                          </a:xfrm>
                          <a:prstGeom prst="homePlate">
                            <a:avLst>
                              <a:gd name="adj" fmla="val 91667"/>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ая со стрелкой 29"/>
                        <wps:cNvCnPr/>
                        <wps:spPr>
                          <a:xfrm flipV="1">
                            <a:off x="1361873" y="204283"/>
                            <a:ext cx="0" cy="7587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a:off x="1352145" y="972768"/>
                            <a:ext cx="94358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Надпись 55"/>
                        <wps:cNvSpPr txBox="1"/>
                        <wps:spPr>
                          <a:xfrm>
                            <a:off x="1381329" y="145916"/>
                            <a:ext cx="826851" cy="311285"/>
                          </a:xfrm>
                          <a:prstGeom prst="rect">
                            <a:avLst/>
                          </a:prstGeom>
                          <a:noFill/>
                          <a:ln w="6350">
                            <a:noFill/>
                          </a:ln>
                        </wps:spPr>
                        <wps:txbx>
                          <w:txbxContent>
                            <w:p w14:paraId="154AC81B" w14:textId="43ABDC61" w:rsidR="00C21B5B" w:rsidRDefault="00746960"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1721797" y="651755"/>
                            <a:ext cx="953310" cy="311285"/>
                          </a:xfrm>
                          <a:prstGeom prst="rect">
                            <a:avLst/>
                          </a:prstGeom>
                          <a:noFill/>
                          <a:ln w="6350">
                            <a:noFill/>
                          </a:ln>
                        </wps:spPr>
                        <wps:txbx>
                          <w:txbxContent>
                            <w:p w14:paraId="5E2514DC" w14:textId="3D71D9FD" w:rsidR="00C21B5B" w:rsidRDefault="00746960"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6E7981" id="Полотно 5" o:spid="_x0000_s1057" editas="canvas" style="width:254.3pt;height:110.25pt;mso-position-horizontal-relative:char;mso-position-vertical-relative:line" coordsize="32289,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">
                <v:shape id="_x0000_s1058" type="#_x0000_t75" style="position:absolute;width:32289;height:14001;visibility:visible;mso-wrap-style:square" filled="t">
                  <v:fill o:detectmouseclick="t"/>
                  <v:path o:connecttype="none"/>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Стрелка: пятиугольник 9" o:spid="_x0000_s1059" type="#_x0000_t15" style="position:absolute;left:1653;top:6809;width:29183;height:5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" adj="17640" fillcolor="#c3c3c3 [2166]" strokecolor="#a5a5a5 [3206]" strokeweight=".5pt">
                  <v:fill color2="#b6b6b6 [2614]" rotate="t" colors="0 #d2d2d2;.5 #c8c8c8;1 silver" focus="100%" type="gradient">
                    <o:fill v:ext="view" type="gradientUnscaled"/>
                  </v:fill>
                </v:shape>
                <v:shape id="Прямая со стрелкой 29" o:spid="_x0000_s1060" type="#_x0000_t32" style="position:absolute;left:13618;top:2042;width:0;height:7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" strokecolor="red" strokeweight="2.25pt">
                  <v:stroke endarrow="block" joinstyle="miter"/>
                </v:shape>
                <v:shape id="Прямая со стрелкой 36" o:spid="_x0000_s1061" type="#_x0000_t32" style="position:absolute;left:13521;top:9727;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5sxAAAANsAAAAPAAAAZHJzL2Rvd25yZXYueG1sRI/RasJA&#10;FETfC/7DcgXf6sYK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AzfDmzEAAAA2wAAAA8A&#10;AAAAAAAAAAAAAAAABwIAAGRycy9kb3ducmV2LnhtbFBLBQYAAAAAAwADALcAAAD4AgAAAAA=&#10;" strokecolor="red" strokeweight="2.25pt">
                  <v:stroke endarrow="block" joinstyle="miter"/>
                </v:shape>
                <v:shape id="Надпись 55" o:spid="_x0000_s1062" type="#_x0000_t202" style="position:absolute;left:13813;top:1459;width:8268;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54AC81B" w14:textId="43ABDC61" w:rsidR="00C21B5B" w:rsidRDefault="00746960"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v:textbox>
                </v:shape>
                <v:shape id="Надпись 56" o:spid="_x0000_s1063" type="#_x0000_t202" style="position:absolute;left:17217;top:6517;width:9534;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E2514DC" w14:textId="3D71D9FD" w:rsidR="00C21B5B" w:rsidRDefault="00746960"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v:textbox>
                </v:shape>
                <w10:anchorlock/>
              </v:group>
            </w:pict>
          </mc:Fallback>
        </mc:AlternateContent>
      </w:r>
    </w:p>
    <w:p w14:paraId="53E06B55" w14:textId="047F8347" w:rsidR="005C7092" w:rsidRPr="006427D2" w:rsidRDefault="006427D2" w:rsidP="002E298A">
      <w:pPr>
        <w:tabs>
          <w:tab w:val="left" w:pos="8356"/>
        </w:tabs>
        <w:ind w:firstLine="0"/>
        <w:jc w:val="center"/>
        <w:rPr>
          <w:szCs w:val="28"/>
          <w:lang w:val="en-US"/>
        </w:rPr>
      </w:pPr>
      <w:r>
        <w:rPr>
          <w:szCs w:val="28"/>
          <w:lang w:val="en-US"/>
        </w:rPr>
        <w:t>Figure</w:t>
      </w:r>
      <w:r w:rsidR="005C7092" w:rsidRPr="006427D2">
        <w:rPr>
          <w:szCs w:val="28"/>
          <w:lang w:val="en-US"/>
        </w:rPr>
        <w:t xml:space="preserve"> </w:t>
      </w:r>
      <w:r w:rsidR="00FE448F" w:rsidRPr="006427D2">
        <w:rPr>
          <w:szCs w:val="28"/>
          <w:lang w:val="en-US"/>
        </w:rPr>
        <w:t>7</w:t>
      </w:r>
      <w:r w:rsidR="005C7092" w:rsidRPr="006427D2">
        <w:rPr>
          <w:szCs w:val="28"/>
          <w:lang w:val="en-US"/>
        </w:rPr>
        <w:t xml:space="preserve"> – </w:t>
      </w:r>
      <w:r w:rsidRPr="006427D2">
        <w:rPr>
          <w:szCs w:val="28"/>
          <w:lang w:val="en-US"/>
        </w:rPr>
        <w:t>Damping force distribution diagram</w:t>
      </w:r>
    </w:p>
    <w:p w14:paraId="121A95C9" w14:textId="77777777" w:rsidR="005C7092" w:rsidRPr="006427D2" w:rsidRDefault="005C7092" w:rsidP="002E298A">
      <w:pPr>
        <w:tabs>
          <w:tab w:val="left" w:pos="8356"/>
        </w:tabs>
        <w:ind w:firstLine="0"/>
        <w:jc w:val="center"/>
        <w:rPr>
          <w:szCs w:val="28"/>
          <w:lang w:val="en-US"/>
        </w:rPr>
      </w:pPr>
    </w:p>
    <w:p w14:paraId="5A5E69DF" w14:textId="07C6FC44" w:rsidR="002E298A" w:rsidRPr="006427D2" w:rsidRDefault="006427D2" w:rsidP="00835511">
      <w:pPr>
        <w:tabs>
          <w:tab w:val="left" w:pos="8356"/>
        </w:tabs>
        <w:ind w:firstLine="851"/>
        <w:rPr>
          <w:szCs w:val="28"/>
          <w:lang w:val="en-US"/>
        </w:rPr>
      </w:pPr>
      <w:r w:rsidRPr="006427D2">
        <w:rPr>
          <w:szCs w:val="28"/>
          <w:lang w:val="en-US"/>
        </w:rPr>
        <w:t>The drag force/lifting force is calculated with</w:t>
      </w:r>
    </w:p>
    <w:p w14:paraId="3B3D57A8" w14:textId="77777777" w:rsidR="005C7092" w:rsidRPr="006427D2" w:rsidRDefault="005C7092" w:rsidP="0022469C">
      <w:pPr>
        <w:tabs>
          <w:tab w:val="left" w:pos="8356"/>
        </w:tabs>
        <w:ind w:firstLine="0"/>
        <w:rPr>
          <w:szCs w:val="28"/>
          <w:lang w:val="en-US"/>
        </w:rPr>
      </w:pPr>
    </w:p>
    <w:p w14:paraId="64E74CA2" w14:textId="0AA8AFEB" w:rsidR="002E298A" w:rsidRPr="002E298A" w:rsidRDefault="00746960"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6BD4F0F7" w14:textId="77777777" w:rsidR="00324F8D" w:rsidRDefault="00324F8D" w:rsidP="0022469C">
      <w:pPr>
        <w:tabs>
          <w:tab w:val="left" w:pos="8356"/>
        </w:tabs>
        <w:ind w:firstLine="0"/>
        <w:rPr>
          <w:szCs w:val="28"/>
          <w:lang w:val="en-US"/>
        </w:rPr>
      </w:pPr>
    </w:p>
    <w:p w14:paraId="46482AC8" w14:textId="5A4F8816" w:rsidR="002E298A" w:rsidRPr="006427D2" w:rsidRDefault="00324F8D" w:rsidP="0022469C">
      <w:pPr>
        <w:tabs>
          <w:tab w:val="left" w:pos="8356"/>
        </w:tabs>
        <w:ind w:firstLine="0"/>
        <w:rPr>
          <w:szCs w:val="28"/>
          <w:lang w:val="en-US"/>
        </w:rPr>
      </w:pPr>
      <w:r>
        <w:rPr>
          <w:szCs w:val="28"/>
          <w:lang w:val="en-US"/>
        </w:rPr>
        <w:lastRenderedPageBreak/>
        <w:t xml:space="preserve">where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sidRPr="006427D2">
        <w:rPr>
          <w:szCs w:val="28"/>
          <w:lang w:val="en-US"/>
        </w:rPr>
        <w:t xml:space="preserve"> – </w:t>
      </w:r>
      <w:r w:rsidR="006427D2" w:rsidRPr="006427D2">
        <w:rPr>
          <w:szCs w:val="28"/>
          <w:lang w:val="en-US"/>
        </w:rPr>
        <w:t>is the drag coefficient</w:t>
      </w:r>
      <w:r w:rsidR="005C7092" w:rsidRPr="006427D2">
        <w:rPr>
          <w:szCs w:val="28"/>
          <w:lang w:val="en-US"/>
        </w:rPr>
        <w:t>,</w:t>
      </w:r>
    </w:p>
    <w:p w14:paraId="38B826FA" w14:textId="787BAE05" w:rsidR="005C7092" w:rsidRPr="001E0B8A" w:rsidRDefault="00746960"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sidRPr="001E0B8A">
        <w:rPr>
          <w:szCs w:val="28"/>
          <w:lang w:val="en-US"/>
        </w:rPr>
        <w:t xml:space="preserve"> – </w:t>
      </w:r>
      <w:r w:rsidR="006427D2" w:rsidRPr="001E0B8A">
        <w:rPr>
          <w:szCs w:val="28"/>
          <w:lang w:val="en-US"/>
        </w:rPr>
        <w:t>is the lift coefficient</w:t>
      </w:r>
      <w:r w:rsidR="005C7092" w:rsidRPr="001E0B8A">
        <w:rPr>
          <w:szCs w:val="28"/>
          <w:lang w:val="en-US"/>
        </w:rPr>
        <w:t>,</w:t>
      </w:r>
    </w:p>
    <w:p w14:paraId="29237D5F" w14:textId="19E6DAFF" w:rsidR="002E298A" w:rsidRPr="001E0B8A" w:rsidRDefault="002E298A" w:rsidP="0022469C">
      <w:pPr>
        <w:tabs>
          <w:tab w:val="left" w:pos="8356"/>
        </w:tabs>
        <w:ind w:firstLine="0"/>
        <w:rPr>
          <w:szCs w:val="28"/>
          <w:lang w:val="en-US"/>
        </w:rPr>
      </w:pPr>
      <m:oMath>
        <m:r>
          <w:rPr>
            <w:rFonts w:ascii="Cambria Math" w:hAnsi="Cambria Math"/>
            <w:szCs w:val="28"/>
            <w:lang w:val="en-US"/>
          </w:rPr>
          <m:t>ρ</m:t>
        </m:r>
      </m:oMath>
      <w:r w:rsidRPr="001E0B8A">
        <w:rPr>
          <w:szCs w:val="28"/>
          <w:lang w:val="en-US"/>
        </w:rPr>
        <w:t xml:space="preserve"> – </w:t>
      </w:r>
      <w:r w:rsidR="001E0B8A" w:rsidRPr="001E0B8A">
        <w:rPr>
          <w:szCs w:val="28"/>
          <w:lang w:val="en-US"/>
        </w:rPr>
        <w:t>is the environmental density</w:t>
      </w:r>
      <w:r w:rsidRPr="001E0B8A">
        <w:rPr>
          <w:szCs w:val="28"/>
          <w:lang w:val="en-US"/>
        </w:rPr>
        <w:t>,</w:t>
      </w:r>
    </w:p>
    <w:p w14:paraId="1942F32E" w14:textId="21A433AF" w:rsidR="002E298A" w:rsidRPr="001E0B8A" w:rsidRDefault="002E298A" w:rsidP="0022469C">
      <w:pPr>
        <w:tabs>
          <w:tab w:val="left" w:pos="8356"/>
        </w:tabs>
        <w:ind w:firstLine="0"/>
        <w:rPr>
          <w:szCs w:val="28"/>
          <w:lang w:val="en-US"/>
        </w:rPr>
      </w:pPr>
      <m:oMath>
        <m:r>
          <w:rPr>
            <w:rFonts w:ascii="Cambria Math" w:hAnsi="Cambria Math"/>
            <w:szCs w:val="28"/>
            <w:lang w:val="en-US"/>
          </w:rPr>
          <m:t>v</m:t>
        </m:r>
      </m:oMath>
      <w:r w:rsidRPr="001E0B8A">
        <w:rPr>
          <w:szCs w:val="28"/>
          <w:lang w:val="en-US"/>
        </w:rPr>
        <w:t xml:space="preserve"> – </w:t>
      </w:r>
      <w:r w:rsidR="001E0B8A" w:rsidRPr="001E0B8A">
        <w:rPr>
          <w:szCs w:val="28"/>
          <w:lang w:val="en-US"/>
        </w:rPr>
        <w:t>is the body velocity in the fluid</w:t>
      </w:r>
      <w:r w:rsidRPr="001E0B8A">
        <w:rPr>
          <w:szCs w:val="28"/>
          <w:lang w:val="en-US"/>
        </w:rPr>
        <w:t>,</w:t>
      </w:r>
    </w:p>
    <w:p w14:paraId="77C318B7" w14:textId="36F79E2A" w:rsidR="002E298A" w:rsidRPr="001E0B8A" w:rsidRDefault="00746960" w:rsidP="0022469C">
      <w:pPr>
        <w:tabs>
          <w:tab w:val="left" w:pos="8356"/>
        </w:tabs>
        <w:ind w:firstLine="0"/>
        <w:rPr>
          <w:szCs w:val="28"/>
          <w:lang w:val="en-US"/>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sidRPr="001E0B8A">
        <w:rPr>
          <w:szCs w:val="28"/>
          <w:lang w:val="en-US"/>
        </w:rPr>
        <w:t xml:space="preserve"> – </w:t>
      </w:r>
      <w:r w:rsidR="001E0B8A" w:rsidRPr="001E0B8A">
        <w:rPr>
          <w:szCs w:val="28"/>
          <w:lang w:val="en-US"/>
        </w:rPr>
        <w:t>is the surface area, relative to the flow</w:t>
      </w:r>
      <w:r w:rsidR="00FD2E9E" w:rsidRPr="001E0B8A">
        <w:rPr>
          <w:szCs w:val="28"/>
          <w:lang w:val="en-US"/>
        </w:rPr>
        <w:t>,</w:t>
      </w:r>
    </w:p>
    <w:p w14:paraId="4CB10F23" w14:textId="6129C04E" w:rsidR="00EF31FB" w:rsidRPr="00681430" w:rsidRDefault="00746960" w:rsidP="0022469C">
      <w:pPr>
        <w:tabs>
          <w:tab w:val="left" w:pos="8356"/>
        </w:tabs>
        <w:ind w:firstLine="0"/>
        <w:rPr>
          <w:szCs w:val="28"/>
          <w:lang w:val="en-US"/>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sidRPr="00681430">
        <w:rPr>
          <w:szCs w:val="28"/>
          <w:lang w:val="en-US"/>
        </w:rPr>
        <w:t xml:space="preserve"> – </w:t>
      </w:r>
      <w:r w:rsidR="001E0B8A" w:rsidRPr="00681430">
        <w:rPr>
          <w:szCs w:val="28"/>
          <w:lang w:val="en-US"/>
        </w:rPr>
        <w:t>is the surface area perpendicular to the flow</w:t>
      </w:r>
      <w:r w:rsidR="00EF31FB" w:rsidRPr="00681430">
        <w:rPr>
          <w:szCs w:val="28"/>
          <w:lang w:val="en-US"/>
        </w:rPr>
        <w:t>,</w:t>
      </w:r>
    </w:p>
    <w:p w14:paraId="2E5617A0" w14:textId="43DC60C3" w:rsidR="002E298A" w:rsidRPr="00681430" w:rsidRDefault="002E298A" w:rsidP="0022469C">
      <w:pPr>
        <w:tabs>
          <w:tab w:val="left" w:pos="8356"/>
        </w:tabs>
        <w:ind w:firstLine="0"/>
        <w:rPr>
          <w:szCs w:val="28"/>
          <w:lang w:val="en-US"/>
        </w:rPr>
      </w:pPr>
    </w:p>
    <w:p w14:paraId="658B12C4" w14:textId="48B4E6A2" w:rsidR="002E298A" w:rsidRPr="00C82811" w:rsidRDefault="00C82811" w:rsidP="00681430">
      <w:pPr>
        <w:tabs>
          <w:tab w:val="left" w:pos="8356"/>
        </w:tabs>
        <w:ind w:firstLine="709"/>
        <w:rPr>
          <w:szCs w:val="28"/>
          <w:lang w:val="en-US"/>
        </w:rPr>
      </w:pPr>
      <w:r w:rsidRPr="00C82811">
        <w:rPr>
          <w:szCs w:val="28"/>
          <w:lang w:val="en-US"/>
        </w:rPr>
        <w:t xml:space="preserve">The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47342C" w:rsidRPr="00C82811">
        <w:rPr>
          <w:szCs w:val="28"/>
          <w:lang w:val="en-US"/>
        </w:rPr>
        <w:t xml:space="preserve"> </w:t>
      </w:r>
      <w:r w:rsidRPr="00C82811">
        <w:rPr>
          <w:szCs w:val="28"/>
          <w:lang w:val="en-US"/>
        </w:rPr>
        <w:t>coefficients for the cylindrical approximation form AUV are given in [22]</w:t>
      </w:r>
      <w:r w:rsidR="0047342C" w:rsidRPr="00C82811">
        <w:rPr>
          <w:szCs w:val="28"/>
          <w:lang w:val="en-US"/>
        </w:rPr>
        <w:t>.</w:t>
      </w:r>
      <w:r w:rsidR="00F76FB6" w:rsidRPr="00C82811">
        <w:rPr>
          <w:szCs w:val="28"/>
          <w:lang w:val="en-US"/>
        </w:rPr>
        <w:t xml:space="preserve"> </w:t>
      </w:r>
      <w:r w:rsidRPr="00C82811">
        <w:rPr>
          <w:szCs w:val="28"/>
          <w:lang w:val="en-US"/>
        </w:rPr>
        <w:t xml:space="preserve">For a given ratio of length and radius, the corresponding coefficient is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lang w:val="en-US"/>
          </w:rPr>
          <m:t>=0.64</m:t>
        </m:r>
      </m:oMath>
      <w:r w:rsidR="00F76FB6" w:rsidRPr="00C82811">
        <w:rPr>
          <w:szCs w:val="28"/>
          <w:lang w:val="en-US"/>
        </w:rPr>
        <w:t>.</w:t>
      </w:r>
    </w:p>
    <w:p w14:paraId="647A02BB" w14:textId="3AFABB1D" w:rsidR="00424BDF" w:rsidRPr="003E0961" w:rsidRDefault="003E0961" w:rsidP="00681430">
      <w:pPr>
        <w:tabs>
          <w:tab w:val="left" w:pos="8356"/>
        </w:tabs>
        <w:ind w:firstLine="709"/>
        <w:rPr>
          <w:szCs w:val="28"/>
          <w:lang w:val="en-US"/>
        </w:rPr>
      </w:pPr>
      <w:r>
        <w:rPr>
          <w:noProof/>
          <w:lang w:val="en-US"/>
        </w:rPr>
        <w:t>The</w:t>
      </w:r>
      <w:r w:rsidR="00F76FB6" w:rsidRPr="003E0961">
        <w:rPr>
          <w:noProof/>
          <w:lang w:val="en-US"/>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F76FB6" w:rsidRPr="003E0961">
        <w:rPr>
          <w:noProof/>
          <w:szCs w:val="28"/>
          <w:lang w:val="en-US"/>
        </w:rPr>
        <w:t xml:space="preserve"> </w:t>
      </w:r>
      <w:r w:rsidRPr="003E0961">
        <w:rPr>
          <w:noProof/>
          <w:szCs w:val="28"/>
          <w:lang w:val="en-US"/>
        </w:rPr>
        <w:t>coefficient is determined relative to the bow</w:t>
      </w:r>
      <w:r>
        <w:rPr>
          <w:noProof/>
          <w:szCs w:val="28"/>
          <w:lang w:val="en-US"/>
        </w:rPr>
        <w:t xml:space="preserve"> cover’s</w:t>
      </w:r>
      <w:r w:rsidRPr="003E0961">
        <w:rPr>
          <w:noProof/>
          <w:szCs w:val="28"/>
          <w:lang w:val="en-US"/>
        </w:rPr>
        <w:t xml:space="preserve"> geometry</w:t>
      </w:r>
      <w:r w:rsidR="00F76FB6" w:rsidRPr="003E0961">
        <w:rPr>
          <w:noProof/>
          <w:szCs w:val="28"/>
          <w:lang w:val="en-US"/>
        </w:rPr>
        <w:t xml:space="preserve">. </w:t>
      </w:r>
      <w:r w:rsidRPr="003E0961">
        <w:rPr>
          <w:noProof/>
          <w:szCs w:val="28"/>
          <w:lang w:val="en-US"/>
        </w:rPr>
        <w:t>In this case, the closest shape is a hemispherical bowl</w:t>
      </w:r>
      <w:r w:rsidR="00F76FB6" w:rsidRPr="003E0961">
        <w:rPr>
          <w:noProof/>
          <w:szCs w:val="28"/>
          <w:lang w:val="en-US"/>
        </w:rPr>
        <w:t xml:space="preserve">. </w:t>
      </w:r>
      <w:r w:rsidRPr="003E0961">
        <w:rPr>
          <w:noProof/>
          <w:szCs w:val="28"/>
          <w:lang w:val="en-US"/>
        </w:rPr>
        <w:t>In [23] the corresponding value of</w:t>
      </w:r>
      <w:r>
        <w:rPr>
          <w:noProof/>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lang w:val="en-US"/>
          </w:rPr>
          <m:t>=0.4</m:t>
        </m:r>
      </m:oMath>
      <w:r w:rsidR="00F76FB6" w:rsidRPr="003E0961">
        <w:rPr>
          <w:noProof/>
          <w:szCs w:val="28"/>
          <w:lang w:val="en-US"/>
        </w:rPr>
        <w:t>.</w:t>
      </w:r>
    </w:p>
    <w:p w14:paraId="6FC88E3E" w14:textId="4F097364" w:rsidR="00A32D38" w:rsidRPr="003E0961" w:rsidRDefault="003E0961" w:rsidP="00835511">
      <w:pPr>
        <w:tabs>
          <w:tab w:val="left" w:pos="8356"/>
        </w:tabs>
        <w:ind w:firstLine="709"/>
        <w:rPr>
          <w:szCs w:val="28"/>
          <w:lang w:val="en-US"/>
        </w:rPr>
      </w:pPr>
      <w:r w:rsidRPr="003E0961">
        <w:rPr>
          <w:szCs w:val="28"/>
          <w:lang w:val="en-US"/>
        </w:rPr>
        <w:t>The frontal and side areas are determined solely from the basic geometric parameters of the submersible by the following expressions</w:t>
      </w:r>
      <w:r w:rsidR="00F76FB6" w:rsidRPr="003E0961">
        <w:rPr>
          <w:szCs w:val="28"/>
          <w:lang w:val="en-US"/>
        </w:rPr>
        <w:t>:</w:t>
      </w:r>
    </w:p>
    <w:p w14:paraId="6411A784" w14:textId="77777777" w:rsidR="00C503C7" w:rsidRPr="003E0961" w:rsidRDefault="00C503C7" w:rsidP="0022469C">
      <w:pPr>
        <w:tabs>
          <w:tab w:val="left" w:pos="8356"/>
        </w:tabs>
        <w:ind w:firstLine="0"/>
        <w:rPr>
          <w:szCs w:val="28"/>
          <w:lang w:val="en-US"/>
        </w:rPr>
      </w:pPr>
    </w:p>
    <w:p w14:paraId="06A9D212" w14:textId="6A4677CD" w:rsidR="00E66679" w:rsidRPr="00972BBD" w:rsidRDefault="00746960" w:rsidP="00C503C7">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lang w:val="en-US"/>
                  </w:rPr>
                  <m:t>0,147</m:t>
                </m:r>
              </m:e>
            </m:d>
          </m:e>
          <m:sup>
            <m:r>
              <w:rPr>
                <w:rFonts w:ascii="Cambria Math" w:hAnsi="Cambria Math"/>
                <w:szCs w:val="28"/>
                <w:lang w:val="en-US"/>
              </w:rPr>
              <m:t>2</m:t>
            </m:r>
          </m:sup>
        </m:sSup>
        <m:r>
          <w:rPr>
            <w:rFonts w:ascii="Cambria Math" w:hAnsi="Cambria Math"/>
            <w:szCs w:val="28"/>
            <w:lang w:val="en-US"/>
          </w:rPr>
          <m:t>=0.06789</m:t>
        </m:r>
      </m:oMath>
      <w:r w:rsidR="00FD2E9E" w:rsidRPr="00972BBD">
        <w:rPr>
          <w:szCs w:val="28"/>
          <w:lang w:val="en-US"/>
        </w:rPr>
        <w:t xml:space="preserve"> (</w:t>
      </w:r>
      <w:r w:rsidR="003E0961">
        <w:rPr>
          <w:szCs w:val="28"/>
          <w:lang w:val="en-US"/>
        </w:rPr>
        <w:t>m</w:t>
      </w:r>
      <w:r w:rsidR="00AE4E02" w:rsidRPr="00972BBD">
        <w:rPr>
          <w:szCs w:val="28"/>
          <w:vertAlign w:val="superscript"/>
          <w:lang w:val="en-US"/>
        </w:rPr>
        <w:t>2</w:t>
      </w:r>
      <w:r w:rsidR="00FD2E9E" w:rsidRPr="00972BBD">
        <w:rPr>
          <w:szCs w:val="28"/>
          <w:lang w:val="en-US"/>
        </w:rPr>
        <w:t>).</w:t>
      </w:r>
    </w:p>
    <w:p w14:paraId="2A638EF4" w14:textId="34EF0365" w:rsidR="00E66679" w:rsidRPr="00972BBD" w:rsidRDefault="00746960" w:rsidP="00C503C7">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=2π∙0,147∙3,081=2.8457</m:t>
        </m:r>
      </m:oMath>
      <w:r w:rsidR="00FD2E9E" w:rsidRPr="00972BBD">
        <w:rPr>
          <w:szCs w:val="28"/>
          <w:lang w:val="en-US"/>
        </w:rPr>
        <w:t xml:space="preserve"> (</w:t>
      </w:r>
      <w:r w:rsidR="003E0961">
        <w:rPr>
          <w:szCs w:val="28"/>
          <w:lang w:val="en-US"/>
        </w:rPr>
        <w:t>m</w:t>
      </w:r>
      <w:r w:rsidR="00AE4E02" w:rsidRPr="00972BBD">
        <w:rPr>
          <w:szCs w:val="28"/>
          <w:vertAlign w:val="superscript"/>
          <w:lang w:val="en-US"/>
        </w:rPr>
        <w:t>2</w:t>
      </w:r>
      <w:r w:rsidR="00FD2E9E" w:rsidRPr="00972BBD">
        <w:rPr>
          <w:szCs w:val="28"/>
          <w:lang w:val="en-US"/>
        </w:rPr>
        <w:t>).</w:t>
      </w:r>
    </w:p>
    <w:p w14:paraId="21E17A65" w14:textId="3A5D3E5A" w:rsidR="00E66679" w:rsidRPr="00972BBD" w:rsidRDefault="00E66679" w:rsidP="00C503C7">
      <w:pPr>
        <w:tabs>
          <w:tab w:val="left" w:pos="8356"/>
        </w:tabs>
        <w:ind w:firstLine="0"/>
        <w:jc w:val="center"/>
        <w:rPr>
          <w:szCs w:val="28"/>
          <w:lang w:val="en-US"/>
        </w:rPr>
      </w:pPr>
    </w:p>
    <w:p w14:paraId="47E28BE8" w14:textId="590F8D30" w:rsidR="005410E3" w:rsidRPr="00972BBD" w:rsidRDefault="00972BBD" w:rsidP="005410E3">
      <w:pPr>
        <w:tabs>
          <w:tab w:val="left" w:pos="8356"/>
        </w:tabs>
        <w:ind w:firstLine="709"/>
        <w:rPr>
          <w:iCs/>
          <w:szCs w:val="28"/>
          <w:lang w:val="en-US"/>
        </w:rPr>
      </w:pPr>
      <w:r w:rsidRPr="00972BBD">
        <w:rPr>
          <w:iCs/>
          <w:szCs w:val="28"/>
          <w:lang w:val="en-US"/>
        </w:rPr>
        <w:t xml:space="preserve">The forces induced by the cylindrical body motion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lang w:val="en-US"/>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sidRPr="00972BBD">
        <w:rPr>
          <w:iCs/>
          <w:szCs w:val="28"/>
          <w:lang w:val="en-US"/>
        </w:rPr>
        <w:t>,</w:t>
      </w:r>
      <w:r w:rsidR="005410E3" w:rsidRPr="00972BBD">
        <w:rPr>
          <w:iCs/>
          <w:szCs w:val="28"/>
          <w:lang w:val="en-US"/>
        </w:rPr>
        <w:t xml:space="preserve"> </w:t>
      </w:r>
      <w:r w:rsidRPr="00972BBD">
        <w:rPr>
          <w:iCs/>
          <w:szCs w:val="28"/>
          <w:lang w:val="en-US"/>
        </w:rPr>
        <w:t>are approximately defined as</w:t>
      </w:r>
    </w:p>
    <w:p w14:paraId="262DD8CA" w14:textId="77777777" w:rsidR="005410E3" w:rsidRPr="00972BBD" w:rsidRDefault="005410E3" w:rsidP="00E66679">
      <w:pPr>
        <w:tabs>
          <w:tab w:val="left" w:pos="8356"/>
        </w:tabs>
        <w:ind w:firstLine="0"/>
        <w:rPr>
          <w:szCs w:val="28"/>
          <w:lang w:val="en-US"/>
        </w:rPr>
      </w:pPr>
    </w:p>
    <w:p w14:paraId="1338E891" w14:textId="450A1169" w:rsidR="0036496A" w:rsidRPr="0036496A" w:rsidRDefault="00746960"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746960"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1D511AF3" w14:textId="160E9175" w:rsidR="003E2974" w:rsidRPr="00681430" w:rsidRDefault="00746960" w:rsidP="00681430">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785AD96E" w14:textId="77777777" w:rsidR="00972BBD" w:rsidRDefault="00972BBD" w:rsidP="003E2974">
      <w:pPr>
        <w:tabs>
          <w:tab w:val="left" w:pos="8356"/>
        </w:tabs>
        <w:ind w:firstLine="709"/>
        <w:rPr>
          <w:iCs/>
          <w:szCs w:val="28"/>
        </w:rPr>
      </w:pPr>
    </w:p>
    <w:p w14:paraId="4A64D07D" w14:textId="77777777" w:rsidR="00972BBD" w:rsidRDefault="00972BBD" w:rsidP="003E2974">
      <w:pPr>
        <w:tabs>
          <w:tab w:val="left" w:pos="8356"/>
        </w:tabs>
        <w:ind w:firstLine="709"/>
        <w:rPr>
          <w:iCs/>
          <w:szCs w:val="28"/>
        </w:rPr>
      </w:pPr>
    </w:p>
    <w:p w14:paraId="4D12B998" w14:textId="50543AE9" w:rsidR="00E66679" w:rsidRPr="00972BBD" w:rsidRDefault="00972BBD" w:rsidP="003E2974">
      <w:pPr>
        <w:tabs>
          <w:tab w:val="left" w:pos="8356"/>
        </w:tabs>
        <w:ind w:firstLine="709"/>
        <w:rPr>
          <w:iCs/>
          <w:szCs w:val="28"/>
          <w:lang w:val="en-US"/>
        </w:rPr>
      </w:pPr>
      <w:r w:rsidRPr="00972BBD">
        <w:rPr>
          <w:iCs/>
          <w:szCs w:val="28"/>
          <w:lang w:val="en-US"/>
        </w:rPr>
        <w:t>The moments created by the cylindrical body motion are approximately defined as</w:t>
      </w:r>
    </w:p>
    <w:p w14:paraId="32328FD8" w14:textId="58C5179A" w:rsidR="005410E3" w:rsidRPr="00972BBD" w:rsidRDefault="005410E3" w:rsidP="003E2974">
      <w:pPr>
        <w:tabs>
          <w:tab w:val="left" w:pos="8356"/>
        </w:tabs>
        <w:ind w:firstLine="709"/>
        <w:rPr>
          <w:iCs/>
          <w:szCs w:val="28"/>
          <w:lang w:val="en-US"/>
        </w:rPr>
      </w:pPr>
    </w:p>
    <w:p w14:paraId="1C274963" w14:textId="1118823C" w:rsidR="005410E3" w:rsidRDefault="00746960"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25E0AE00" w:rsidR="00E66679" w:rsidRPr="00972BBD" w:rsidRDefault="00972BBD" w:rsidP="00A32D38">
      <w:pPr>
        <w:tabs>
          <w:tab w:val="left" w:pos="8356"/>
        </w:tabs>
        <w:ind w:firstLine="709"/>
        <w:rPr>
          <w:iCs/>
          <w:szCs w:val="28"/>
          <w:lang w:val="en-US"/>
        </w:rPr>
      </w:pPr>
      <w:r w:rsidRPr="00972BBD">
        <w:rPr>
          <w:iCs/>
          <w:szCs w:val="28"/>
          <w:lang w:val="en-US"/>
        </w:rPr>
        <w:t>The damping forces, taking into account the calculated parameters are defined as</w:t>
      </w:r>
    </w:p>
    <w:p w14:paraId="5F75FD96" w14:textId="77777777" w:rsidR="00A32D38" w:rsidRPr="00972BBD" w:rsidRDefault="00A32D38" w:rsidP="00A32D38">
      <w:pPr>
        <w:tabs>
          <w:tab w:val="left" w:pos="8356"/>
        </w:tabs>
        <w:ind w:firstLine="709"/>
        <w:rPr>
          <w:iCs/>
          <w:szCs w:val="28"/>
          <w:lang w:val="en-US"/>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75B66A9F" w14:textId="77777777" w:rsidR="00E061E6" w:rsidRPr="00424BDF" w:rsidRDefault="00E061E6" w:rsidP="0022469C">
      <w:pPr>
        <w:tabs>
          <w:tab w:val="left" w:pos="8356"/>
        </w:tabs>
        <w:ind w:firstLine="0"/>
        <w:rPr>
          <w:iCs/>
          <w:szCs w:val="28"/>
        </w:rPr>
      </w:pPr>
    </w:p>
    <w:p w14:paraId="45C0F0F5" w14:textId="77777777" w:rsidR="00EB2B79" w:rsidRDefault="00EB2B79" w:rsidP="00333AE8">
      <w:pPr>
        <w:spacing w:after="160" w:line="259" w:lineRule="auto"/>
        <w:ind w:firstLine="0"/>
        <w:rPr>
          <w:b/>
          <w:bCs/>
          <w:szCs w:val="28"/>
        </w:rPr>
      </w:pPr>
    </w:p>
    <w:p w14:paraId="334ACB85" w14:textId="77777777" w:rsidR="000E671D" w:rsidRDefault="000E671D">
      <w:pPr>
        <w:spacing w:after="160" w:line="259" w:lineRule="auto"/>
        <w:ind w:firstLine="0"/>
        <w:jc w:val="left"/>
        <w:rPr>
          <w:b/>
          <w:bCs/>
          <w:szCs w:val="28"/>
        </w:rPr>
      </w:pPr>
      <w:r>
        <w:rPr>
          <w:b/>
          <w:bCs/>
          <w:szCs w:val="28"/>
        </w:rPr>
        <w:br w:type="page"/>
      </w:r>
    </w:p>
    <w:p w14:paraId="2DF9C16A" w14:textId="1F38E303" w:rsidR="00EB2B79" w:rsidRPr="00D576CF" w:rsidRDefault="00D576CF" w:rsidP="00D576CF">
      <w:pPr>
        <w:spacing w:after="160" w:line="259" w:lineRule="auto"/>
        <w:ind w:firstLine="0"/>
        <w:rPr>
          <w:i/>
          <w:iCs/>
          <w:szCs w:val="28"/>
          <w:lang w:val="en-US"/>
        </w:rPr>
      </w:pPr>
      <w:r w:rsidRPr="00D576CF">
        <w:rPr>
          <w:i/>
          <w:iCs/>
          <w:szCs w:val="28"/>
          <w:lang w:val="en-US"/>
        </w:rPr>
        <w:lastRenderedPageBreak/>
        <w:t>3.3. Mathematical model of the buoy</w:t>
      </w:r>
    </w:p>
    <w:p w14:paraId="1D6E587F" w14:textId="37D634FF" w:rsidR="00C7047F" w:rsidRPr="00C7047F" w:rsidRDefault="004368BA" w:rsidP="00C7047F">
      <w:pPr>
        <w:spacing w:after="160" w:line="259" w:lineRule="auto"/>
        <w:rPr>
          <w:szCs w:val="28"/>
        </w:rPr>
      </w:pPr>
      <w:r w:rsidRPr="004368BA">
        <w:rPr>
          <w:szCs w:val="28"/>
          <w:lang w:val="en-US"/>
        </w:rPr>
        <w:t xml:space="preserve">The scheme of the buoys involved in the system is shown in Fig. 8. </w:t>
      </w:r>
      <w:proofErr w:type="spellStart"/>
      <w:r w:rsidRPr="004368BA">
        <w:rPr>
          <w:szCs w:val="28"/>
        </w:rPr>
        <w:t>Their</w:t>
      </w:r>
      <w:proofErr w:type="spellEnd"/>
      <w:r w:rsidRPr="004368BA">
        <w:rPr>
          <w:szCs w:val="28"/>
        </w:rPr>
        <w:t xml:space="preserve"> </w:t>
      </w:r>
      <w:proofErr w:type="spellStart"/>
      <w:r w:rsidRPr="004368BA">
        <w:rPr>
          <w:szCs w:val="28"/>
        </w:rPr>
        <w:t>parameters</w:t>
      </w:r>
      <w:proofErr w:type="spellEnd"/>
      <w:r w:rsidRPr="004368BA">
        <w:rPr>
          <w:szCs w:val="28"/>
        </w:rPr>
        <w:t xml:space="preserve"> </w:t>
      </w:r>
      <w:proofErr w:type="spellStart"/>
      <w:r w:rsidRPr="004368BA">
        <w:rPr>
          <w:szCs w:val="28"/>
        </w:rPr>
        <w:t>are</w:t>
      </w:r>
      <w:proofErr w:type="spellEnd"/>
      <w:r w:rsidRPr="004368BA">
        <w:rPr>
          <w:szCs w:val="28"/>
        </w:rPr>
        <w:t xml:space="preserve"> </w:t>
      </w:r>
      <w:proofErr w:type="spellStart"/>
      <w:r w:rsidRPr="004368BA">
        <w:rPr>
          <w:szCs w:val="28"/>
        </w:rPr>
        <w:t>summarized</w:t>
      </w:r>
      <w:proofErr w:type="spellEnd"/>
      <w:r w:rsidRPr="004368BA">
        <w:rPr>
          <w:szCs w:val="28"/>
        </w:rPr>
        <w:t xml:space="preserve"> </w:t>
      </w:r>
      <w:proofErr w:type="spellStart"/>
      <w:r w:rsidRPr="004368BA">
        <w:rPr>
          <w:szCs w:val="28"/>
        </w:rPr>
        <w:t>in</w:t>
      </w:r>
      <w:proofErr w:type="spellEnd"/>
      <w:r w:rsidRPr="004368BA">
        <w:rPr>
          <w:szCs w:val="28"/>
        </w:rPr>
        <w:t xml:space="preserve"> </w:t>
      </w:r>
      <w:r>
        <w:rPr>
          <w:szCs w:val="28"/>
          <w:lang w:val="en-US"/>
        </w:rPr>
        <w:t>T</w:t>
      </w:r>
      <w:proofErr w:type="spellStart"/>
      <w:r w:rsidRPr="004368BA">
        <w:rPr>
          <w:szCs w:val="28"/>
        </w:rPr>
        <w:t>able</w:t>
      </w:r>
      <w:proofErr w:type="spellEnd"/>
      <w:r w:rsidRPr="004368BA">
        <w:rPr>
          <w:szCs w:val="28"/>
        </w:rPr>
        <w:t xml:space="preserve"> 4</w:t>
      </w:r>
      <w:r w:rsidR="00C7047F">
        <w:rPr>
          <w:szCs w:val="28"/>
        </w:rPr>
        <w:t>.</w:t>
      </w:r>
    </w:p>
    <w:p w14:paraId="5DC92937" w14:textId="756EDF86"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1565" cy="3989499"/>
                    </a:xfrm>
                    <a:prstGeom prst="rect">
                      <a:avLst/>
                    </a:prstGeom>
                  </pic:spPr>
                </pic:pic>
              </a:graphicData>
            </a:graphic>
          </wp:inline>
        </w:drawing>
      </w:r>
    </w:p>
    <w:p w14:paraId="628FAF94" w14:textId="36941B26" w:rsidR="00C7047F" w:rsidRPr="004368BA" w:rsidRDefault="004368BA" w:rsidP="00C7047F">
      <w:pPr>
        <w:spacing w:after="160" w:line="259" w:lineRule="auto"/>
        <w:ind w:firstLine="0"/>
        <w:jc w:val="center"/>
        <w:rPr>
          <w:szCs w:val="28"/>
          <w:lang w:val="en-US"/>
        </w:rPr>
      </w:pPr>
      <w:r>
        <w:rPr>
          <w:szCs w:val="28"/>
          <w:lang w:val="en-US"/>
        </w:rPr>
        <w:t>Figure</w:t>
      </w:r>
      <w:r w:rsidR="000E671D" w:rsidRPr="004368BA">
        <w:rPr>
          <w:szCs w:val="28"/>
          <w:lang w:val="en-US"/>
        </w:rPr>
        <w:t xml:space="preserve"> 8 – </w:t>
      </w:r>
      <w:r w:rsidRPr="004368BA">
        <w:rPr>
          <w:szCs w:val="28"/>
          <w:lang w:val="en-US"/>
        </w:rPr>
        <w:t>The schematic representation of the buoy in its reference frame</w:t>
      </w:r>
    </w:p>
    <w:p w14:paraId="674356C0" w14:textId="76C42E0F" w:rsidR="00F96EAE" w:rsidRDefault="004368BA" w:rsidP="008530FD">
      <w:pPr>
        <w:spacing w:line="259" w:lineRule="auto"/>
        <w:ind w:firstLine="0"/>
        <w:rPr>
          <w:szCs w:val="28"/>
        </w:rPr>
      </w:pPr>
      <w:r>
        <w:rPr>
          <w:szCs w:val="28"/>
          <w:lang w:val="en-US"/>
        </w:rPr>
        <w:t>Table</w:t>
      </w:r>
      <w:r w:rsidR="00C7047F">
        <w:rPr>
          <w:szCs w:val="28"/>
        </w:rPr>
        <w:t xml:space="preserve"> 4</w:t>
      </w:r>
      <w:r w:rsidR="00DF6043">
        <w:rPr>
          <w:szCs w:val="28"/>
        </w:rPr>
        <w:t xml:space="preserve"> – </w:t>
      </w:r>
      <w:proofErr w:type="spellStart"/>
      <w:r w:rsidRPr="004368BA">
        <w:rPr>
          <w:szCs w:val="28"/>
        </w:rPr>
        <w:t>Buoy</w:t>
      </w:r>
      <w:proofErr w:type="spellEnd"/>
      <w:r w:rsidRPr="004368BA">
        <w:rPr>
          <w:szCs w:val="28"/>
        </w:rPr>
        <w:t xml:space="preserve"> </w:t>
      </w:r>
      <w:proofErr w:type="spellStart"/>
      <w:r w:rsidRPr="004368BA">
        <w:rPr>
          <w:szCs w:val="28"/>
        </w:rPr>
        <w:t>parameters</w:t>
      </w:r>
      <w:proofErr w:type="spellEnd"/>
    </w:p>
    <w:tbl>
      <w:tblPr>
        <w:tblStyle w:val="a6"/>
        <w:tblW w:w="0" w:type="auto"/>
        <w:tblLook w:val="04A0" w:firstRow="1" w:lastRow="0" w:firstColumn="1" w:lastColumn="0" w:noHBand="0" w:noVBand="1"/>
      </w:tblPr>
      <w:tblGrid>
        <w:gridCol w:w="1271"/>
        <w:gridCol w:w="1348"/>
        <w:gridCol w:w="1383"/>
        <w:gridCol w:w="2155"/>
        <w:gridCol w:w="2113"/>
        <w:gridCol w:w="1926"/>
      </w:tblGrid>
      <w:tr w:rsidR="00C7047F" w:rsidRPr="00F51040" w14:paraId="2BB81F70" w14:textId="77777777" w:rsidTr="004368BA">
        <w:tc>
          <w:tcPr>
            <w:tcW w:w="1271" w:type="dxa"/>
            <w:vAlign w:val="center"/>
          </w:tcPr>
          <w:p w14:paraId="77CED2BF" w14:textId="15B848E7" w:rsidR="00C7047F" w:rsidRPr="00E061E6" w:rsidRDefault="004368BA" w:rsidP="008B4692">
            <w:pPr>
              <w:spacing w:after="160" w:line="259" w:lineRule="auto"/>
              <w:ind w:firstLine="0"/>
              <w:jc w:val="center"/>
              <w:rPr>
                <w:i/>
                <w:szCs w:val="28"/>
                <w:lang w:val="en-US"/>
              </w:rPr>
            </w:pPr>
            <w:r>
              <w:rPr>
                <w:szCs w:val="28"/>
                <w:lang w:val="en-US"/>
              </w:rPr>
              <w:t>Mass</w:t>
            </w:r>
            <w:r w:rsidR="00C7047F">
              <w:rPr>
                <w:szCs w:val="28"/>
                <w:lang w:val="en-US"/>
              </w:rPr>
              <w:t xml:space="preserve">, </w:t>
            </w:r>
            <m:oMath>
              <m:r>
                <w:rPr>
                  <w:rFonts w:ascii="Cambria Math" w:hAnsi="Cambria Math"/>
                  <w:szCs w:val="28"/>
                </w:rPr>
                <m:t>m</m:t>
              </m:r>
            </m:oMath>
          </w:p>
        </w:tc>
        <w:tc>
          <w:tcPr>
            <w:tcW w:w="1348" w:type="dxa"/>
            <w:vAlign w:val="center"/>
          </w:tcPr>
          <w:p w14:paraId="5477F161" w14:textId="50163BA3" w:rsidR="00C7047F" w:rsidRDefault="004368BA" w:rsidP="008B4692">
            <w:pPr>
              <w:spacing w:after="160" w:line="259" w:lineRule="auto"/>
              <w:ind w:firstLine="0"/>
              <w:jc w:val="center"/>
              <w:rPr>
                <w:szCs w:val="28"/>
              </w:rPr>
            </w:pPr>
            <w:r>
              <w:rPr>
                <w:szCs w:val="28"/>
                <w:lang w:val="en-US"/>
              </w:rPr>
              <w:t>Length</w:t>
            </w:r>
            <w:r w:rsidR="00C7047F">
              <w:rPr>
                <w:szCs w:val="28"/>
              </w:rPr>
              <w:t xml:space="preserve">, </w:t>
            </w:r>
            <m:oMath>
              <m:r>
                <w:rPr>
                  <w:rFonts w:ascii="Cambria Math" w:hAnsi="Cambria Math"/>
                  <w:szCs w:val="28"/>
                  <w:lang w:val="en-US"/>
                </w:rPr>
                <m:t>L</m:t>
              </m:r>
            </m:oMath>
          </w:p>
        </w:tc>
        <w:tc>
          <w:tcPr>
            <w:tcW w:w="1383" w:type="dxa"/>
            <w:vAlign w:val="center"/>
          </w:tcPr>
          <w:p w14:paraId="18740A28" w14:textId="7D10BF3E" w:rsidR="00C7047F" w:rsidRDefault="004368BA" w:rsidP="008B4692">
            <w:pPr>
              <w:spacing w:after="160" w:line="259" w:lineRule="auto"/>
              <w:ind w:firstLine="0"/>
              <w:jc w:val="center"/>
              <w:rPr>
                <w:szCs w:val="28"/>
              </w:rPr>
            </w:pPr>
            <w:proofErr w:type="spellStart"/>
            <w:r w:rsidRPr="004368BA">
              <w:rPr>
                <w:szCs w:val="28"/>
              </w:rPr>
              <w:t>Radius</w:t>
            </w:r>
            <w:proofErr w:type="spellEnd"/>
            <w:r w:rsidR="00C7047F">
              <w:rPr>
                <w:szCs w:val="28"/>
              </w:rPr>
              <w:t xml:space="preserve">, </w:t>
            </w:r>
            <m:oMath>
              <m:r>
                <w:rPr>
                  <w:rFonts w:ascii="Cambria Math" w:hAnsi="Cambria Math"/>
                  <w:szCs w:val="28"/>
                  <w:lang w:val="en-US"/>
                </w:rPr>
                <m:t>r</m:t>
              </m:r>
            </m:oMath>
          </w:p>
        </w:tc>
        <w:tc>
          <w:tcPr>
            <w:tcW w:w="2155" w:type="dxa"/>
            <w:vAlign w:val="center"/>
          </w:tcPr>
          <w:p w14:paraId="36B653EF" w14:textId="5A0E9C09" w:rsidR="00C7047F" w:rsidRPr="004368BA" w:rsidRDefault="004368BA" w:rsidP="008B4692">
            <w:pPr>
              <w:spacing w:after="160" w:line="259" w:lineRule="auto"/>
              <w:ind w:firstLine="0"/>
              <w:jc w:val="center"/>
              <w:rPr>
                <w:szCs w:val="28"/>
                <w:lang w:val="en-US"/>
              </w:rPr>
            </w:pPr>
            <w:r w:rsidRPr="00A21FEF">
              <w:rPr>
                <w:szCs w:val="28"/>
                <w:lang w:val="en-US"/>
              </w:rPr>
              <w:t>Center-of-mass vector</w:t>
            </w:r>
            <w:r w:rsidR="00C7047F" w:rsidRPr="004368BA">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13" w:type="dxa"/>
            <w:vAlign w:val="center"/>
          </w:tcPr>
          <w:p w14:paraId="0BBEC288" w14:textId="399C6B00" w:rsidR="00C7047F" w:rsidRPr="004368BA" w:rsidRDefault="004368BA" w:rsidP="008B4692">
            <w:pPr>
              <w:spacing w:after="160" w:line="259" w:lineRule="auto"/>
              <w:ind w:firstLine="0"/>
              <w:jc w:val="center"/>
              <w:rPr>
                <w:szCs w:val="28"/>
                <w:lang w:val="en-US"/>
              </w:rPr>
            </w:pPr>
            <w:r w:rsidRPr="004368BA">
              <w:rPr>
                <w:szCs w:val="28"/>
                <w:lang w:val="en-US"/>
              </w:rPr>
              <w:t>Buoyancy center vector</w:t>
            </w:r>
            <w:r w:rsidR="00C7047F" w:rsidRPr="004368BA">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26" w:type="dxa"/>
            <w:vAlign w:val="center"/>
          </w:tcPr>
          <w:p w14:paraId="3039928E" w14:textId="375ED576" w:rsidR="00C7047F" w:rsidRPr="00F51040" w:rsidRDefault="004368BA" w:rsidP="008B4692">
            <w:pPr>
              <w:spacing w:after="160" w:line="259" w:lineRule="auto"/>
              <w:ind w:firstLine="0"/>
              <w:jc w:val="center"/>
              <w:rPr>
                <w:szCs w:val="28"/>
                <w:lang w:val="en-US"/>
              </w:rPr>
            </w:pPr>
            <w:r w:rsidRPr="004368BA">
              <w:rPr>
                <w:szCs w:val="28"/>
                <w:lang w:val="en-US"/>
              </w:rPr>
              <w:t>Buoyancy</w:t>
            </w:r>
            <w:r w:rsidR="00C7047F">
              <w:rPr>
                <w:szCs w:val="28"/>
              </w:rPr>
              <w:t xml:space="preserve">, </w:t>
            </w:r>
            <m:oMath>
              <m:r>
                <w:rPr>
                  <w:rFonts w:ascii="Cambria Math" w:hAnsi="Cambria Math"/>
                  <w:szCs w:val="28"/>
                  <w:lang w:val="en-US"/>
                </w:rPr>
                <m:t>B</m:t>
              </m:r>
            </m:oMath>
          </w:p>
        </w:tc>
      </w:tr>
      <w:tr w:rsidR="00C7047F" w:rsidRPr="00F51040" w14:paraId="07264CA8" w14:textId="77777777" w:rsidTr="004368BA">
        <w:tc>
          <w:tcPr>
            <w:tcW w:w="1271" w:type="dxa"/>
            <w:vAlign w:val="center"/>
          </w:tcPr>
          <w:p w14:paraId="519ADAF6" w14:textId="103392CC" w:rsidR="00C7047F" w:rsidRPr="00E061E6" w:rsidRDefault="00E53CA7" w:rsidP="008B4692">
            <w:pPr>
              <w:spacing w:after="160" w:line="259" w:lineRule="auto"/>
              <w:ind w:firstLine="0"/>
              <w:jc w:val="center"/>
              <w:rPr>
                <w:szCs w:val="28"/>
              </w:rPr>
            </w:pPr>
            <w:r>
              <w:rPr>
                <w:szCs w:val="28"/>
              </w:rPr>
              <w:t>12</w:t>
            </w:r>
            <w:r w:rsidR="00C7047F">
              <w:rPr>
                <w:szCs w:val="28"/>
                <w:lang w:val="en-US"/>
              </w:rPr>
              <w:t xml:space="preserve"> </w:t>
            </w:r>
            <w:r w:rsidR="004368BA">
              <w:rPr>
                <w:szCs w:val="28"/>
                <w:lang w:val="en-US"/>
              </w:rPr>
              <w:t>kg</w:t>
            </w:r>
          </w:p>
        </w:tc>
        <w:tc>
          <w:tcPr>
            <w:tcW w:w="1348" w:type="dxa"/>
            <w:vAlign w:val="center"/>
          </w:tcPr>
          <w:p w14:paraId="3CCEEFF3" w14:textId="210A8307" w:rsidR="00C7047F" w:rsidRPr="004368BA" w:rsidRDefault="00E53CA7" w:rsidP="008B4692">
            <w:pPr>
              <w:spacing w:after="160" w:line="259" w:lineRule="auto"/>
              <w:ind w:firstLine="0"/>
              <w:jc w:val="center"/>
              <w:rPr>
                <w:szCs w:val="28"/>
                <w:lang w:val="en-US"/>
              </w:rPr>
            </w:pPr>
            <w:r>
              <w:rPr>
                <w:szCs w:val="28"/>
              </w:rPr>
              <w:t>0</w:t>
            </w:r>
            <w:r w:rsidR="00C7047F">
              <w:rPr>
                <w:szCs w:val="28"/>
              </w:rPr>
              <w:t>.</w:t>
            </w:r>
            <w:r>
              <w:rPr>
                <w:szCs w:val="28"/>
              </w:rPr>
              <w:t>36</w:t>
            </w:r>
            <w:r w:rsidR="00C7047F">
              <w:rPr>
                <w:szCs w:val="28"/>
              </w:rPr>
              <w:t xml:space="preserve"> </w:t>
            </w:r>
            <w:r w:rsidR="004368BA">
              <w:rPr>
                <w:szCs w:val="28"/>
                <w:lang w:val="en-US"/>
              </w:rPr>
              <w:t>m</w:t>
            </w:r>
          </w:p>
        </w:tc>
        <w:tc>
          <w:tcPr>
            <w:tcW w:w="1383" w:type="dxa"/>
            <w:vAlign w:val="center"/>
          </w:tcPr>
          <w:p w14:paraId="69D81C49" w14:textId="49736F0E" w:rsidR="00C7047F" w:rsidRPr="004368BA" w:rsidRDefault="00C7047F" w:rsidP="008B4692">
            <w:pPr>
              <w:spacing w:after="160" w:line="259" w:lineRule="auto"/>
              <w:ind w:firstLine="0"/>
              <w:jc w:val="center"/>
              <w:rPr>
                <w:szCs w:val="28"/>
                <w:lang w:val="en-US"/>
              </w:rPr>
            </w:pPr>
            <w:r>
              <w:rPr>
                <w:szCs w:val="28"/>
              </w:rPr>
              <w:t>0</w:t>
            </w:r>
            <w:r w:rsidR="004368BA">
              <w:rPr>
                <w:szCs w:val="28"/>
                <w:lang w:val="en-US"/>
              </w:rPr>
              <w:t>.</w:t>
            </w:r>
            <w:r w:rsidR="00E53CA7">
              <w:rPr>
                <w:szCs w:val="28"/>
              </w:rPr>
              <w:t>08</w:t>
            </w:r>
            <w:r>
              <w:rPr>
                <w:szCs w:val="28"/>
              </w:rPr>
              <w:t xml:space="preserve"> </w:t>
            </w:r>
            <w:r w:rsidR="004368BA">
              <w:rPr>
                <w:szCs w:val="28"/>
                <w:lang w:val="en-US"/>
              </w:rPr>
              <w:t>m</w:t>
            </w:r>
          </w:p>
        </w:tc>
        <w:tc>
          <w:tcPr>
            <w:tcW w:w="2155" w:type="dxa"/>
            <w:vAlign w:val="center"/>
          </w:tcPr>
          <w:p w14:paraId="22C202A6" w14:textId="09F68B3F" w:rsidR="00C7047F" w:rsidRDefault="00746960"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-0.16</m:t>
                              </m:r>
                            </m:e>
                          </m:mr>
                        </m:m>
                      </m:e>
                    </m:d>
                  </m:e>
                  <m:sup>
                    <m:r>
                      <w:rPr>
                        <w:rFonts w:ascii="Cambria Math" w:hAnsi="Cambria Math"/>
                        <w:szCs w:val="28"/>
                      </w:rPr>
                      <m:t>T</m:t>
                    </m:r>
                  </m:sup>
                </m:sSup>
              </m:oMath>
            </m:oMathPara>
          </w:p>
        </w:tc>
        <w:tc>
          <w:tcPr>
            <w:tcW w:w="2113" w:type="dxa"/>
            <w:vAlign w:val="center"/>
          </w:tcPr>
          <w:p w14:paraId="07EC63E3" w14:textId="110BBD4D" w:rsidR="00C7047F" w:rsidRDefault="00746960"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.21</m:t>
                        </m:r>
                      </m:e>
                    </m:d>
                  </m:e>
                  <m:sup>
                    <m:r>
                      <w:rPr>
                        <w:rFonts w:ascii="Cambria Math" w:hAnsi="Cambria Math"/>
                        <w:szCs w:val="28"/>
                      </w:rPr>
                      <m:t>T</m:t>
                    </m:r>
                  </m:sup>
                </m:sSup>
              </m:oMath>
            </m:oMathPara>
          </w:p>
        </w:tc>
        <w:tc>
          <w:tcPr>
            <w:tcW w:w="1926" w:type="dxa"/>
            <w:vAlign w:val="center"/>
          </w:tcPr>
          <w:p w14:paraId="12C0BD2E" w14:textId="0E586DA9" w:rsidR="00C7047F" w:rsidRPr="004368BA" w:rsidRDefault="00E53CA7" w:rsidP="008B4692">
            <w:pPr>
              <w:spacing w:after="160" w:line="259" w:lineRule="auto"/>
              <w:ind w:firstLine="0"/>
              <w:jc w:val="center"/>
              <w:rPr>
                <w:rFonts w:ascii="Cambria Math" w:hAnsi="Cambria Math"/>
                <w:iCs/>
                <w:szCs w:val="28"/>
                <w:lang w:val="en-US"/>
              </w:rPr>
            </w:pPr>
            <w:r>
              <w:rPr>
                <w:szCs w:val="28"/>
              </w:rPr>
              <w:t>17</w:t>
            </w:r>
            <w:r w:rsidR="00FA6C3A">
              <w:rPr>
                <w:szCs w:val="28"/>
                <w:lang w:val="en-US"/>
              </w:rPr>
              <w:t>1</w:t>
            </w:r>
            <w:r w:rsidR="00C7047F">
              <w:rPr>
                <w:szCs w:val="28"/>
              </w:rPr>
              <w:t>,</w:t>
            </w:r>
            <w:r w:rsidR="00C7047F">
              <w:rPr>
                <w:szCs w:val="28"/>
                <w:lang w:val="en-US"/>
              </w:rPr>
              <w:t xml:space="preserve"> </w:t>
            </w:r>
            <w:r w:rsidR="004368BA">
              <w:rPr>
                <w:szCs w:val="28"/>
                <w:lang w:val="en-US"/>
              </w:rPr>
              <w:t>N</w:t>
            </w:r>
          </w:p>
        </w:tc>
      </w:tr>
    </w:tbl>
    <w:p w14:paraId="6DB3720E" w14:textId="77777777" w:rsidR="00DF6043" w:rsidRPr="00DF6043" w:rsidRDefault="00DF6043" w:rsidP="00DF2DDC">
      <w:pPr>
        <w:spacing w:after="160" w:line="259" w:lineRule="auto"/>
        <w:ind w:firstLine="0"/>
        <w:rPr>
          <w:szCs w:val="28"/>
        </w:rPr>
      </w:pPr>
    </w:p>
    <w:p w14:paraId="6CA000EF" w14:textId="0185B7A4" w:rsidR="00EB2B79" w:rsidRPr="00810942" w:rsidRDefault="00810942" w:rsidP="00EB2B79">
      <w:pPr>
        <w:spacing w:after="160" w:line="259" w:lineRule="auto"/>
        <w:ind w:firstLine="709"/>
        <w:rPr>
          <w:szCs w:val="28"/>
          <w:lang w:val="en-US"/>
        </w:rPr>
      </w:pPr>
      <w:r w:rsidRPr="00810942">
        <w:rPr>
          <w:szCs w:val="28"/>
          <w:lang w:val="en-US"/>
        </w:rPr>
        <w:t>Given that the buoy has a cylindrical shape, it is possible to describe its dynamics similar to MMT-300, except that the inertia tensor is rotated and defined as</w:t>
      </w:r>
    </w:p>
    <w:p w14:paraId="5150C869" w14:textId="77777777" w:rsidR="00EB2B79" w:rsidRPr="00810942" w:rsidRDefault="00EB2B79" w:rsidP="00EB2B79">
      <w:pPr>
        <w:ind w:firstLine="709"/>
        <w:rPr>
          <w:iCs/>
          <w:szCs w:val="28"/>
          <w:lang w:val="en-US"/>
        </w:rPr>
      </w:pPr>
    </w:p>
    <w:p w14:paraId="23253A17" w14:textId="06F79A88" w:rsidR="00EB2B79" w:rsidRPr="000D2085" w:rsidRDefault="00746960"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725A7A7F" w14:textId="71191961" w:rsidR="00AF057C" w:rsidRDefault="00EB2B79" w:rsidP="00E53CA7">
      <w:pPr>
        <w:spacing w:after="160" w:line="259" w:lineRule="auto"/>
        <w:ind w:firstLine="0"/>
        <w:rPr>
          <w:b/>
          <w:bCs/>
          <w:szCs w:val="28"/>
        </w:rPr>
      </w:pPr>
      <w:r>
        <w:rPr>
          <w:b/>
          <w:bCs/>
          <w:szCs w:val="28"/>
        </w:rPr>
        <w:tab/>
      </w:r>
    </w:p>
    <w:p w14:paraId="51E66E63" w14:textId="77777777" w:rsidR="008530FD" w:rsidRDefault="008530FD" w:rsidP="00E76519">
      <w:pPr>
        <w:spacing w:after="160" w:line="259" w:lineRule="auto"/>
        <w:ind w:firstLine="709"/>
        <w:rPr>
          <w:b/>
          <w:bCs/>
          <w:szCs w:val="28"/>
        </w:rPr>
      </w:pPr>
    </w:p>
    <w:p w14:paraId="02919A6B" w14:textId="758A20B7" w:rsidR="00B5349D" w:rsidRPr="0057783B" w:rsidRDefault="0057783B" w:rsidP="0057783B">
      <w:pPr>
        <w:spacing w:after="160" w:line="259" w:lineRule="auto"/>
        <w:ind w:firstLine="0"/>
        <w:rPr>
          <w:i/>
          <w:iCs/>
          <w:szCs w:val="28"/>
          <w:lang w:val="en-US"/>
        </w:rPr>
      </w:pPr>
      <w:r w:rsidRPr="0057783B">
        <w:rPr>
          <w:i/>
          <w:iCs/>
          <w:szCs w:val="28"/>
          <w:lang w:val="en-US"/>
        </w:rPr>
        <w:lastRenderedPageBreak/>
        <w:t>3.4. Description of on-board sensors</w:t>
      </w:r>
    </w:p>
    <w:p w14:paraId="4BE42C6C" w14:textId="15CF54B0" w:rsidR="00753636" w:rsidRPr="0058333E" w:rsidRDefault="00E76519" w:rsidP="00753636">
      <w:pPr>
        <w:spacing w:after="160" w:line="259" w:lineRule="auto"/>
        <w:ind w:firstLine="0"/>
        <w:rPr>
          <w:lang w:val="en-US"/>
        </w:rPr>
      </w:pPr>
      <w:r w:rsidRPr="008530FD">
        <w:rPr>
          <w:b/>
          <w:bCs/>
          <w:szCs w:val="28"/>
          <w:lang w:val="en-US"/>
        </w:rPr>
        <w:tab/>
      </w:r>
      <w:r w:rsidR="000F21B3" w:rsidRPr="000F21B3">
        <w:rPr>
          <w:lang w:val="en-US"/>
        </w:rPr>
        <w:t>No one sensor can measure perfectly, i.e., without errors. An error is the difference between the true value and the actual measured value. Sensor errors are divided into random and systematic components. Random components are also called random measurement errors</w:t>
      </w:r>
      <w:r w:rsidRPr="000F21B3">
        <w:rPr>
          <w:lang w:val="en-US"/>
        </w:rPr>
        <w:t xml:space="preserve">. </w:t>
      </w:r>
      <w:r w:rsidR="0058333E" w:rsidRPr="0058333E">
        <w:rPr>
          <w:lang w:val="en-US"/>
        </w:rPr>
        <w:t>Their specific realization at a particular time cannot be predicted; it is only possible to describe a general pattern of their behavior. The mathematical model of random components is defined as a sequence of the white noise counts sum with Markov process counts or flicker noise [24]. Determining the characteristics of the random processes allows us to correctly describe their dynamics when integrating the IMU with other sensors, improving the filtering quality</w:t>
      </w:r>
      <w:r w:rsidRPr="0058333E">
        <w:rPr>
          <w:lang w:val="en-US"/>
        </w:rPr>
        <w:t>.</w:t>
      </w:r>
    </w:p>
    <w:p w14:paraId="315D152F" w14:textId="19512D72" w:rsidR="00753636" w:rsidRPr="0057783B" w:rsidRDefault="0057783B" w:rsidP="00C0677F">
      <w:pPr>
        <w:spacing w:after="160" w:line="259" w:lineRule="auto"/>
        <w:ind w:firstLine="0"/>
        <w:rPr>
          <w:i/>
          <w:iCs/>
          <w:szCs w:val="28"/>
          <w:lang w:val="en-US"/>
        </w:rPr>
      </w:pPr>
      <w:r w:rsidRPr="0057783B">
        <w:rPr>
          <w:i/>
          <w:iCs/>
          <w:szCs w:val="28"/>
          <w:lang w:val="en-US"/>
        </w:rPr>
        <w:t xml:space="preserve">3.4.1. </w:t>
      </w:r>
      <w:r w:rsidR="008C02D1" w:rsidRPr="0057783B">
        <w:rPr>
          <w:i/>
          <w:iCs/>
          <w:szCs w:val="28"/>
          <w:lang w:val="en-US"/>
        </w:rPr>
        <w:t>Inertial sensors</w:t>
      </w:r>
    </w:p>
    <w:p w14:paraId="7105BFBA" w14:textId="74D4A4A5" w:rsidR="005C360B" w:rsidRPr="008240EA" w:rsidRDefault="008240EA" w:rsidP="00EE5FF5">
      <w:pPr>
        <w:spacing w:after="160" w:line="259" w:lineRule="auto"/>
        <w:ind w:firstLine="709"/>
        <w:rPr>
          <w:lang w:val="en-US"/>
        </w:rPr>
      </w:pPr>
      <w:r w:rsidRPr="008240EA">
        <w:rPr>
          <w:lang w:val="en-US"/>
        </w:rPr>
        <w:t xml:space="preserve">When combining the IMU with other sensors, the </w:t>
      </w:r>
      <w:proofErr w:type="spellStart"/>
      <w:r w:rsidRPr="008240EA">
        <w:rPr>
          <w:lang w:val="en-US"/>
        </w:rPr>
        <w:t>zeropoint</w:t>
      </w:r>
      <w:proofErr w:type="spellEnd"/>
      <w:r w:rsidRPr="008240EA">
        <w:rPr>
          <w:lang w:val="en-US"/>
        </w:rPr>
        <w:t xml:space="preserve"> bias of accelerometers and gyroscopes are included in the vector of estimated parameters: this allows to take into account their random component, which is the main source of positioning errors after compensating for other systematic errors. Temperature has the greatest effect on the zero-offset of MEMS</w:t>
      </w:r>
      <w:r>
        <w:rPr>
          <w:lang w:val="en-US"/>
        </w:rPr>
        <w:t>-</w:t>
      </w:r>
      <w:r w:rsidRPr="008240EA">
        <w:rPr>
          <w:lang w:val="en-US"/>
        </w:rPr>
        <w:t xml:space="preserve">sensors; at the same time, its influence on the axis </w:t>
      </w:r>
      <w:proofErr w:type="spellStart"/>
      <w:r w:rsidRPr="008240EA">
        <w:rPr>
          <w:lang w:val="en-US"/>
        </w:rPr>
        <w:t>unorthogonality</w:t>
      </w:r>
      <w:proofErr w:type="spellEnd"/>
      <w:r w:rsidRPr="008240EA">
        <w:rPr>
          <w:lang w:val="en-US"/>
        </w:rPr>
        <w:t xml:space="preserve"> and scale coefficient errors is limited</w:t>
      </w:r>
      <w:r w:rsidR="005C360B" w:rsidRPr="008240EA">
        <w:rPr>
          <w:lang w:val="en-US"/>
        </w:rPr>
        <w:t>.</w:t>
      </w:r>
    </w:p>
    <w:p w14:paraId="01D06ED0" w14:textId="1DB95BA6" w:rsidR="00753636" w:rsidRPr="00140DC6" w:rsidRDefault="00140DC6" w:rsidP="00753636">
      <w:pPr>
        <w:spacing w:after="160" w:line="259" w:lineRule="auto"/>
        <w:ind w:firstLine="709"/>
        <w:rPr>
          <w:iCs/>
          <w:lang w:val="en-US"/>
        </w:rPr>
      </w:pPr>
      <w:r w:rsidRPr="00140DC6">
        <w:rPr>
          <w:iCs/>
          <w:lang w:val="en-US"/>
        </w:rPr>
        <w:t>The output vector of velocity measurements from the 3-axis accelerometer unit is modeled as</w:t>
      </w:r>
    </w:p>
    <w:p w14:paraId="473DB502" w14:textId="54B8F84C" w:rsidR="00753636" w:rsidRPr="00A304AD" w:rsidRDefault="00746960" w:rsidP="00D20C3B">
      <w:pPr>
        <w:spacing w:after="160" w:line="259" w:lineRule="auto"/>
        <w:ind w:firstLine="0"/>
        <w:jc w:val="center"/>
        <w:rPr>
          <w:szCs w:val="28"/>
          <w:lang w:val="en-US"/>
        </w:rPr>
      </w:pPr>
      <m:oMath>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lang w:val="en-US"/>
                  </w:rPr>
                  <m:t>ν</m:t>
                </m:r>
              </m:e>
            </m:acc>
          </m:e>
          <m:sub>
            <m:r>
              <w:rPr>
                <w:rFonts w:ascii="Cambria Math" w:hAnsi="Cambria Math"/>
                <w:szCs w:val="28"/>
              </w:rPr>
              <m:t>IMU</m:t>
            </m:r>
          </m:sub>
        </m:sSub>
        <m:r>
          <w:rPr>
            <w:rFonts w:ascii="Cambria Math" w:hAnsi="Cambria Math"/>
            <w:szCs w:val="28"/>
            <w:lang w:val="en-US"/>
          </w:rPr>
          <m:t>=</m:t>
        </m:r>
        <m:r>
          <w:rPr>
            <w:rFonts w:ascii="Cambria Math" w:hAnsi="Cambria Math"/>
            <w:lang w:val="en-US"/>
          </w:rPr>
          <m:t>ν+</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IMU</m:t>
            </m:r>
          </m:sub>
        </m:sSub>
      </m:oMath>
      <w:r w:rsidR="00D20C3B" w:rsidRPr="00A304AD">
        <w:rPr>
          <w:szCs w:val="28"/>
          <w:lang w:val="en-US"/>
        </w:rPr>
        <w:t>,</w:t>
      </w:r>
    </w:p>
    <w:p w14:paraId="571A6DB9" w14:textId="383777FB" w:rsidR="00D20C3B" w:rsidRPr="00626CA1" w:rsidRDefault="00626CA1" w:rsidP="00753636">
      <w:pPr>
        <w:spacing w:after="160" w:line="259" w:lineRule="auto"/>
        <w:ind w:firstLine="0"/>
        <w:rPr>
          <w:iCs/>
          <w:lang w:val="en-US"/>
        </w:rPr>
      </w:pPr>
      <w:r>
        <w:rPr>
          <w:iCs/>
          <w:szCs w:val="28"/>
          <w:lang w:val="en-US"/>
        </w:rPr>
        <w:t>where</w:t>
      </w:r>
      <w:r w:rsidR="00D20C3B" w:rsidRPr="00626CA1">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IMU</m:t>
                </m:r>
              </m:sub>
              <m:sup>
                <m:r>
                  <w:rPr>
                    <w:rFonts w:ascii="Cambria Math" w:hAnsi="Cambria Math"/>
                    <w:lang w:val="en-US"/>
                  </w:rPr>
                  <m:t>2</m:t>
                </m:r>
              </m:sup>
            </m:sSubSup>
          </m:e>
        </m:d>
      </m:oMath>
      <w:r w:rsidR="00D20C3B" w:rsidRPr="00626CA1">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IMU</m:t>
            </m:r>
          </m:sub>
          <m:sup>
            <m:r>
              <w:rPr>
                <w:rFonts w:ascii="Cambria Math" w:hAnsi="Cambria Math"/>
                <w:lang w:val="en-US"/>
              </w:rPr>
              <m:t>2</m:t>
            </m:r>
          </m:sup>
        </m:sSubSup>
      </m:oMath>
      <w:r w:rsidR="00D20C3B" w:rsidRPr="00626CA1">
        <w:rPr>
          <w:szCs w:val="28"/>
          <w:lang w:val="en-US"/>
        </w:rPr>
        <w:t xml:space="preserve"> – </w:t>
      </w:r>
      <w:r w:rsidRPr="00626CA1">
        <w:rPr>
          <w:lang w:val="en-US"/>
        </w:rPr>
        <w:t>RMS error of the accelerometer</w:t>
      </w:r>
      <w:r w:rsidR="00D20C3B" w:rsidRPr="00626CA1">
        <w:rPr>
          <w:lang w:val="en-US"/>
        </w:rPr>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20C3B" w:rsidRPr="00626CA1">
        <w:rPr>
          <w:szCs w:val="28"/>
          <w:lang w:val="en-US"/>
        </w:rPr>
        <w:t xml:space="preserve"> – </w:t>
      </w:r>
      <w:r w:rsidRPr="00626CA1">
        <w:rPr>
          <w:szCs w:val="28"/>
          <w:lang w:val="en-US"/>
        </w:rPr>
        <w:t>is acceleration bias, which is modeled as a 1st-order Markov process</w:t>
      </w:r>
      <w:r w:rsidR="00D20C3B" w:rsidRPr="00626CA1">
        <w:rPr>
          <w:szCs w:val="28"/>
          <w:lang w:val="en-US"/>
        </w:rPr>
        <w:t>.</w:t>
      </w:r>
    </w:p>
    <w:p w14:paraId="2F656440" w14:textId="647922CD" w:rsidR="00D0128F" w:rsidRPr="00626CA1" w:rsidRDefault="00626CA1" w:rsidP="00D0128F">
      <w:pPr>
        <w:spacing w:after="160" w:line="259" w:lineRule="auto"/>
        <w:ind w:firstLine="709"/>
        <w:rPr>
          <w:iCs/>
          <w:lang w:val="en-US"/>
        </w:rPr>
      </w:pPr>
      <w:r w:rsidRPr="00626CA1">
        <w:rPr>
          <w:iCs/>
          <w:lang w:val="en-US"/>
        </w:rPr>
        <w:t>Similarly, the real output of the gyroscope is defined as</w:t>
      </w:r>
    </w:p>
    <w:p w14:paraId="5523DCD9" w14:textId="0A9A2FAA" w:rsidR="00D0128F" w:rsidRPr="00A304AD" w:rsidRDefault="00746960" w:rsidP="00D0128F">
      <w:pPr>
        <w:spacing w:after="160" w:line="259" w:lineRule="auto"/>
        <w:ind w:firstLine="0"/>
        <w:jc w:val="center"/>
        <w:rPr>
          <w:iCs/>
          <w:szCs w:val="28"/>
          <w:lang w:val="en-US"/>
        </w:rPr>
      </w:pPr>
      <m:oMath>
        <m:sSub>
          <m:sSubPr>
            <m:ctrlPr>
              <w:rPr>
                <w:rFonts w:ascii="Cambria Math" w:hAnsi="Cambria Math"/>
                <w:i/>
                <w:szCs w:val="28"/>
              </w:rPr>
            </m:ctrlPr>
          </m:sSub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GB"/>
                      </w:rPr>
                      <m:t>η</m:t>
                    </m:r>
                  </m:e>
                </m:acc>
              </m:e>
              <m:sub>
                <m:r>
                  <w:rPr>
                    <w:rFonts w:ascii="Cambria Math" w:hAnsi="Cambria Math"/>
                    <w:szCs w:val="28"/>
                    <w:lang w:val="en-US"/>
                  </w:rPr>
                  <m:t>2</m:t>
                </m:r>
              </m:sub>
            </m:sSub>
          </m:e>
          <m:sub>
            <m:r>
              <w:rPr>
                <w:rFonts w:ascii="Cambria Math" w:hAnsi="Cambria Math"/>
                <w:szCs w:val="28"/>
                <w:lang w:val="en-US"/>
              </w:rPr>
              <m:t>GYRO</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η</m:t>
            </m:r>
          </m:e>
          <m:sub>
            <m:r>
              <w:rPr>
                <w:rFonts w:ascii="Cambria Math" w:hAnsi="Cambria Math"/>
                <w:szCs w:val="28"/>
                <w:lang w:val="en-US"/>
              </w:rPr>
              <m:t>2</m:t>
            </m:r>
          </m:sub>
        </m:sSub>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0128F" w:rsidRPr="00A304AD">
        <w:rPr>
          <w:iCs/>
          <w:szCs w:val="28"/>
          <w:lang w:val="en-US"/>
        </w:rPr>
        <w:t>,</w:t>
      </w:r>
    </w:p>
    <w:p w14:paraId="3FA2FA8A" w14:textId="1203A970" w:rsidR="00657D9C" w:rsidRPr="00463B27" w:rsidRDefault="00626CA1" w:rsidP="00C0677F">
      <w:pPr>
        <w:spacing w:after="160" w:line="259" w:lineRule="auto"/>
        <w:ind w:firstLine="0"/>
        <w:rPr>
          <w:iCs/>
          <w:lang w:val="en-US"/>
        </w:rPr>
      </w:pPr>
      <w:r>
        <w:rPr>
          <w:iCs/>
          <w:szCs w:val="28"/>
          <w:lang w:val="en-US"/>
        </w:rPr>
        <w:t>where</w:t>
      </w:r>
      <w:r w:rsidR="00D0128F" w:rsidRPr="00463B27">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lang w:val="en-US"/>
                  </w:rPr>
                  <m:t>2</m:t>
                </m:r>
              </m:sup>
            </m:sSubSup>
          </m:e>
        </m:d>
      </m:oMath>
      <w:r w:rsidR="00D0128F" w:rsidRPr="00463B27">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lang w:val="en-US"/>
              </w:rPr>
              <m:t>2</m:t>
            </m:r>
          </m:sup>
        </m:sSubSup>
      </m:oMath>
      <w:r w:rsidR="00D0128F" w:rsidRPr="00463B27">
        <w:rPr>
          <w:szCs w:val="28"/>
          <w:lang w:val="en-US"/>
        </w:rPr>
        <w:t xml:space="preserve"> – </w:t>
      </w:r>
      <w:r w:rsidRPr="00626CA1">
        <w:rPr>
          <w:lang w:val="en-US"/>
        </w:rPr>
        <w:t>RMS</w:t>
      </w:r>
      <w:r w:rsidRPr="00463B27">
        <w:rPr>
          <w:lang w:val="en-US"/>
        </w:rPr>
        <w:t xml:space="preserve"> </w:t>
      </w:r>
      <w:r w:rsidRPr="00626CA1">
        <w:rPr>
          <w:lang w:val="en-US"/>
        </w:rPr>
        <w:t>error</w:t>
      </w:r>
      <w:r w:rsidRPr="00463B27">
        <w:rPr>
          <w:lang w:val="en-US"/>
        </w:rPr>
        <w:t xml:space="preserve"> </w:t>
      </w:r>
      <w:r w:rsidRPr="00626CA1">
        <w:rPr>
          <w:lang w:val="en-US"/>
        </w:rPr>
        <w:t>of</w:t>
      </w:r>
      <w:r w:rsidRPr="00463B27">
        <w:rPr>
          <w:lang w:val="en-US"/>
        </w:rPr>
        <w:t xml:space="preserve"> </w:t>
      </w:r>
      <w:r w:rsidRPr="00626CA1">
        <w:rPr>
          <w:lang w:val="en-US"/>
        </w:rPr>
        <w:t>the</w:t>
      </w:r>
      <w:r w:rsidRPr="00463B27">
        <w:rPr>
          <w:lang w:val="en-US"/>
        </w:rPr>
        <w:t xml:space="preserve"> </w:t>
      </w:r>
      <w:r w:rsidRPr="00626CA1">
        <w:rPr>
          <w:lang w:val="en-US"/>
        </w:rPr>
        <w:t>accelerometer</w:t>
      </w:r>
      <w:r w:rsidR="00D0128F" w:rsidRPr="00463B27">
        <w:rPr>
          <w:lang w:val="en-US"/>
        </w:rPr>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0128F" w:rsidRPr="00463B27">
        <w:rPr>
          <w:szCs w:val="28"/>
          <w:lang w:val="en-US"/>
        </w:rPr>
        <w:t xml:space="preserve"> – </w:t>
      </w:r>
      <w:r w:rsidR="00463B27" w:rsidRPr="00626CA1">
        <w:rPr>
          <w:szCs w:val="28"/>
          <w:lang w:val="en-US"/>
        </w:rPr>
        <w:t xml:space="preserve">is </w:t>
      </w:r>
      <w:r w:rsidR="00463B27">
        <w:rPr>
          <w:szCs w:val="28"/>
          <w:lang w:val="en-US"/>
        </w:rPr>
        <w:t>gyroscope</w:t>
      </w:r>
      <w:r w:rsidR="00463B27" w:rsidRPr="00626CA1">
        <w:rPr>
          <w:szCs w:val="28"/>
          <w:lang w:val="en-US"/>
        </w:rPr>
        <w:t xml:space="preserve"> bias, which is modeled as a 1st-order Markov process</w:t>
      </w:r>
      <w:r w:rsidR="00D0128F" w:rsidRPr="00463B27">
        <w:rPr>
          <w:szCs w:val="28"/>
          <w:lang w:val="en-US"/>
        </w:rPr>
        <w:t>.</w:t>
      </w:r>
    </w:p>
    <w:p w14:paraId="1840B434" w14:textId="744AFC47" w:rsidR="00B5349D" w:rsidRPr="0057783B" w:rsidRDefault="0057783B" w:rsidP="0057783B">
      <w:pPr>
        <w:spacing w:after="160" w:line="259" w:lineRule="auto"/>
        <w:ind w:firstLine="0"/>
        <w:rPr>
          <w:i/>
          <w:iCs/>
          <w:lang w:val="en-US"/>
        </w:rPr>
      </w:pPr>
      <w:r w:rsidRPr="0057783B">
        <w:rPr>
          <w:i/>
          <w:iCs/>
          <w:lang w:val="en-US"/>
        </w:rPr>
        <w:t xml:space="preserve">3.4.2. </w:t>
      </w:r>
      <w:proofErr w:type="spellStart"/>
      <w:r w:rsidR="00C20DCD" w:rsidRPr="0057783B">
        <w:rPr>
          <w:i/>
          <w:iCs/>
          <w:lang w:val="en-US"/>
        </w:rPr>
        <w:t>Depthmeter</w:t>
      </w:r>
      <w:proofErr w:type="spellEnd"/>
      <w:r w:rsidR="00C20DCD" w:rsidRPr="0057783B">
        <w:rPr>
          <w:i/>
          <w:iCs/>
          <w:lang w:val="en-US"/>
        </w:rPr>
        <w:t xml:space="preserve"> (pressure sensor)</w:t>
      </w:r>
    </w:p>
    <w:p w14:paraId="4EA46E45" w14:textId="1DAD2C77" w:rsidR="00B5349D" w:rsidRPr="005428E5" w:rsidRDefault="005428E5" w:rsidP="00B5349D">
      <w:pPr>
        <w:spacing w:after="160" w:line="259" w:lineRule="auto"/>
        <w:ind w:firstLine="709"/>
        <w:rPr>
          <w:szCs w:val="28"/>
          <w:lang w:val="en-US"/>
        </w:rPr>
      </w:pPr>
      <w:r w:rsidRPr="005428E5">
        <w:rPr>
          <w:szCs w:val="28"/>
          <w:lang w:val="en-US"/>
        </w:rPr>
        <w:t>Depth and underwater pressure have a direct correlation. As the unit goes deeper into the water, the pressure readings increase linearly</w:t>
      </w:r>
      <w:r w:rsidR="00702034" w:rsidRPr="005428E5">
        <w:rPr>
          <w:szCs w:val="28"/>
          <w:lang w:val="en-US"/>
        </w:rPr>
        <w:t>.</w:t>
      </w:r>
    </w:p>
    <w:p w14:paraId="7D1BED68" w14:textId="2D783F4E" w:rsidR="009A4816" w:rsidRPr="005428E5" w:rsidRDefault="005428E5" w:rsidP="00B5349D">
      <w:pPr>
        <w:spacing w:after="160" w:line="259" w:lineRule="auto"/>
        <w:ind w:firstLine="709"/>
        <w:rPr>
          <w:szCs w:val="28"/>
          <w:lang w:val="en-US"/>
        </w:rPr>
      </w:pPr>
      <w:r w:rsidRPr="005428E5">
        <w:rPr>
          <w:szCs w:val="28"/>
          <w:lang w:val="en-US"/>
        </w:rPr>
        <w:t>The actual depth sensor output is simulated by adding noise to the actual depth</w:t>
      </w:r>
    </w:p>
    <w:p w14:paraId="525C1084" w14:textId="3528B003" w:rsidR="009A4816" w:rsidRPr="00A304AD" w:rsidRDefault="00746960" w:rsidP="009A4816">
      <w:pPr>
        <w:spacing w:after="160" w:line="259" w:lineRule="auto"/>
        <w:ind w:firstLine="0"/>
        <w:jc w:val="center"/>
        <w:rPr>
          <w:iCs/>
          <w:szCs w:val="28"/>
          <w:lang w:val="en-US"/>
        </w:rPr>
      </w:pPr>
      <m:oMath>
        <m:acc>
          <m:accPr>
            <m:chr m:val="̃"/>
            <m:ctrlPr>
              <w:rPr>
                <w:rFonts w:ascii="Cambria Math" w:hAnsi="Cambria Math"/>
                <w:i/>
                <w:szCs w:val="28"/>
              </w:rPr>
            </m:ctrlPr>
          </m:accPr>
          <m:e>
            <m:r>
              <w:rPr>
                <w:rFonts w:ascii="Cambria Math" w:hAnsi="Cambria Math"/>
                <w:szCs w:val="28"/>
              </w:rPr>
              <m:t>z</m:t>
            </m:r>
          </m:e>
        </m:acc>
        <m:r>
          <w:rPr>
            <w:rFonts w:ascii="Cambria Math" w:hAnsi="Cambria Math"/>
            <w:szCs w:val="28"/>
            <w:lang w:val="en-US"/>
          </w:rPr>
          <m:t>=</m:t>
        </m:r>
        <m:r>
          <w:rPr>
            <w:rFonts w:ascii="Cambria Math" w:hAnsi="Cambria Math"/>
            <w:szCs w:val="28"/>
          </w:rPr>
          <m:t>z</m:t>
        </m:r>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oMath>
      <w:r w:rsidR="009A4816" w:rsidRPr="00A304AD">
        <w:rPr>
          <w:iCs/>
          <w:szCs w:val="28"/>
          <w:lang w:val="en-US"/>
        </w:rPr>
        <w:t>,</w:t>
      </w:r>
    </w:p>
    <w:p w14:paraId="3C511522" w14:textId="6C475B8F" w:rsidR="00753636" w:rsidRDefault="005428E5" w:rsidP="00D0128F">
      <w:pPr>
        <w:spacing w:after="160" w:line="259" w:lineRule="auto"/>
        <w:ind w:firstLine="0"/>
        <w:rPr>
          <w:lang w:val="en-US"/>
        </w:rPr>
      </w:pPr>
      <w:r>
        <w:rPr>
          <w:szCs w:val="28"/>
          <w:lang w:val="en-US"/>
        </w:rPr>
        <w:t>where</w:t>
      </w:r>
      <w:r w:rsidR="009A4816" w:rsidRPr="005428E5">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lang w:val="en-US"/>
                  </w:rPr>
                  <m:t>2</m:t>
                </m:r>
              </m:sup>
            </m:sSubSup>
          </m:e>
        </m:d>
      </m:oMath>
      <w:r w:rsidR="00D0128F" w:rsidRPr="005428E5">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lang w:val="en-US"/>
              </w:rPr>
              <m:t>2</m:t>
            </m:r>
          </m:sup>
        </m:sSubSup>
      </m:oMath>
      <w:r w:rsidR="009A4816" w:rsidRPr="005428E5">
        <w:rPr>
          <w:szCs w:val="28"/>
          <w:lang w:val="en-US"/>
        </w:rPr>
        <w:t xml:space="preserve"> – </w:t>
      </w:r>
      <w:r w:rsidRPr="005428E5">
        <w:rPr>
          <w:lang w:val="en-US"/>
        </w:rPr>
        <w:t>RMS error in depth</w:t>
      </w:r>
      <w:r w:rsidR="009A4816" w:rsidRPr="005428E5">
        <w:rPr>
          <w:lang w:val="en-US"/>
        </w:rPr>
        <w:t>.</w:t>
      </w:r>
    </w:p>
    <w:p w14:paraId="08905BE3" w14:textId="2521CC56" w:rsidR="00B64E9B" w:rsidRDefault="00B64E9B" w:rsidP="00D0128F">
      <w:pPr>
        <w:spacing w:after="160" w:line="259" w:lineRule="auto"/>
        <w:ind w:firstLine="0"/>
        <w:rPr>
          <w:lang w:val="en-US"/>
        </w:rPr>
      </w:pPr>
    </w:p>
    <w:p w14:paraId="1CA8D3EA" w14:textId="77777777" w:rsidR="00B64E9B" w:rsidRPr="00B64E9B" w:rsidRDefault="00B64E9B" w:rsidP="00D0128F">
      <w:pPr>
        <w:spacing w:after="160" w:line="259" w:lineRule="auto"/>
        <w:ind w:firstLine="0"/>
        <w:rPr>
          <w:lang w:val="en-US"/>
        </w:rPr>
      </w:pPr>
    </w:p>
    <w:p w14:paraId="7207A1D2" w14:textId="392F73E8" w:rsidR="00B5349D" w:rsidRPr="0057783B" w:rsidRDefault="0057783B" w:rsidP="0057783B">
      <w:pPr>
        <w:spacing w:after="160" w:line="259" w:lineRule="auto"/>
        <w:ind w:firstLine="0"/>
        <w:rPr>
          <w:i/>
          <w:iCs/>
          <w:szCs w:val="28"/>
          <w:lang w:val="en-US"/>
        </w:rPr>
      </w:pPr>
      <w:r w:rsidRPr="0057783B">
        <w:rPr>
          <w:i/>
          <w:iCs/>
          <w:szCs w:val="28"/>
          <w:lang w:val="en-US"/>
        </w:rPr>
        <w:lastRenderedPageBreak/>
        <w:t xml:space="preserve">3.4.3. </w:t>
      </w:r>
      <w:r w:rsidR="006F3B2E" w:rsidRPr="0057783B">
        <w:rPr>
          <w:i/>
          <w:iCs/>
          <w:szCs w:val="28"/>
          <w:lang w:val="en-US"/>
        </w:rPr>
        <w:t>Doppler velocity logger</w:t>
      </w:r>
    </w:p>
    <w:p w14:paraId="3C7BE942" w14:textId="5BD9C703" w:rsidR="00C86FE9" w:rsidRPr="006F3B2E" w:rsidRDefault="006F3B2E" w:rsidP="00C86FE9">
      <w:pPr>
        <w:spacing w:after="160" w:line="259" w:lineRule="auto"/>
        <w:ind w:firstLine="709"/>
        <w:rPr>
          <w:szCs w:val="28"/>
          <w:lang w:val="en-US"/>
        </w:rPr>
      </w:pPr>
      <w:r w:rsidRPr="006F3B2E">
        <w:rPr>
          <w:szCs w:val="28"/>
          <w:lang w:val="en-US"/>
        </w:rPr>
        <w:t>The Doppler logger measures the change in acoustic frequency to determine the vehicle's speed relative to the seafloor. The actual Doppler logger output is modeled by adding noise to the actual vehicle speed</w:t>
      </w:r>
    </w:p>
    <w:p w14:paraId="78B06E20" w14:textId="4E82DC3C" w:rsidR="00C86FE9" w:rsidRPr="00A304AD" w:rsidRDefault="00746960" w:rsidP="00C86FE9">
      <w:pPr>
        <w:spacing w:after="160" w:line="259" w:lineRule="auto"/>
        <w:ind w:firstLine="0"/>
        <w:jc w:val="center"/>
        <w:rPr>
          <w:iCs/>
          <w:szCs w:val="28"/>
          <w:lang w:val="en-US"/>
        </w:rPr>
      </w:pPr>
      <m:oMath>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e>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rPr>
                          <m:t>v</m:t>
                        </m:r>
                      </m:e>
                    </m:acc>
                  </m:e>
                  <m:sub>
                    <m:r>
                      <w:rPr>
                        <w:rFonts w:ascii="Cambria Math" w:hAnsi="Cambria Math"/>
                        <w:szCs w:val="28"/>
                      </w:rPr>
                      <m:t>DVL</m:t>
                    </m:r>
                  </m:sub>
                </m:sSub>
              </m:e>
            </m:eqArr>
          </m:e>
        </m:d>
        <m:r>
          <w:rPr>
            <w:rFonts w:ascii="Cambria Math" w:hAnsi="Cambria Math"/>
            <w:szCs w:val="28"/>
            <w:lang w:val="en-US"/>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u</m:t>
                </m:r>
              </m:e>
              <m:e>
                <m:r>
                  <w:rPr>
                    <w:rFonts w:ascii="Cambria Math" w:hAnsi="Cambria Math"/>
                    <w:szCs w:val="28"/>
                  </w:rPr>
                  <m:t>v</m:t>
                </m:r>
              </m:e>
            </m:eqArr>
          </m:e>
        </m:d>
        <m:r>
          <w:rPr>
            <w:rFonts w:ascii="Cambria Math" w:hAnsi="Cambria Math"/>
            <w:szCs w:val="28"/>
            <w:lang w:val="en-US"/>
          </w:rPr>
          <m:t>+</m:t>
        </m:r>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e>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e>
            </m:eqArr>
          </m:e>
        </m:d>
      </m:oMath>
      <w:r w:rsidR="00C86FE9" w:rsidRPr="00A304AD">
        <w:rPr>
          <w:iCs/>
          <w:szCs w:val="28"/>
          <w:lang w:val="en-US"/>
        </w:rPr>
        <w:t>,</w:t>
      </w:r>
    </w:p>
    <w:p w14:paraId="5439E4C7" w14:textId="431DE394" w:rsidR="00C86FE9" w:rsidRPr="00D6560A" w:rsidRDefault="00D6560A" w:rsidP="00C86FE9">
      <w:pPr>
        <w:spacing w:after="160" w:line="259" w:lineRule="auto"/>
        <w:ind w:firstLine="0"/>
        <w:rPr>
          <w:iCs/>
          <w:szCs w:val="28"/>
          <w:lang w:val="en-US"/>
        </w:rPr>
      </w:pPr>
      <w:r>
        <w:rPr>
          <w:szCs w:val="28"/>
          <w:lang w:val="en-US"/>
        </w:rPr>
        <w:t>where</w:t>
      </w:r>
      <w:r w:rsidR="00C86FE9" w:rsidRPr="00D6560A">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e>
        </m:d>
      </m:oMath>
      <w:r w:rsidR="00C86FE9" w:rsidRPr="00D6560A">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e>
        </m:d>
      </m:oMath>
      <w:r w:rsidR="00D0128F" w:rsidRPr="00D6560A">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oMath>
      <w:r w:rsidR="00C86FE9" w:rsidRPr="00D6560A">
        <w:rPr>
          <w:szCs w:val="28"/>
          <w:lang w:val="en-US"/>
        </w:rPr>
        <w:t xml:space="preserve"> – </w:t>
      </w:r>
      <w:r w:rsidRPr="00D6560A">
        <w:rPr>
          <w:lang w:val="en-US"/>
        </w:rPr>
        <w:t>RMS of the velocity error</w:t>
      </w:r>
      <w:r w:rsidR="00C86FE9" w:rsidRPr="00D6560A">
        <w:rPr>
          <w:lang w:val="en-US"/>
        </w:rPr>
        <w:t>.</w:t>
      </w:r>
    </w:p>
    <w:p w14:paraId="3212FCC7" w14:textId="757440A8" w:rsidR="00B5349D" w:rsidRPr="00E51367" w:rsidRDefault="0057783B" w:rsidP="0057783B">
      <w:pPr>
        <w:spacing w:after="160" w:line="259" w:lineRule="auto"/>
        <w:ind w:firstLine="0"/>
        <w:rPr>
          <w:i/>
          <w:iCs/>
          <w:szCs w:val="28"/>
          <w:lang w:val="en-US"/>
        </w:rPr>
      </w:pPr>
      <w:r w:rsidRPr="0057783B">
        <w:rPr>
          <w:i/>
          <w:iCs/>
          <w:szCs w:val="28"/>
          <w:lang w:val="en-US"/>
        </w:rPr>
        <w:t xml:space="preserve">3.4.4. </w:t>
      </w:r>
      <w:r w:rsidR="00CD0002" w:rsidRPr="00CD0002">
        <w:rPr>
          <w:i/>
          <w:iCs/>
          <w:szCs w:val="28"/>
          <w:lang w:val="en-US"/>
        </w:rPr>
        <w:t xml:space="preserve">Underwater </w:t>
      </w:r>
      <w:r w:rsidR="00CD0002">
        <w:rPr>
          <w:i/>
          <w:iCs/>
          <w:szCs w:val="28"/>
          <w:lang w:val="en-US"/>
        </w:rPr>
        <w:t>a</w:t>
      </w:r>
      <w:r w:rsidR="00CD0002" w:rsidRPr="00CD0002">
        <w:rPr>
          <w:i/>
          <w:iCs/>
          <w:szCs w:val="28"/>
          <w:lang w:val="en-US"/>
        </w:rPr>
        <w:t xml:space="preserve">coustic </w:t>
      </w:r>
      <w:r w:rsidR="00CD0002">
        <w:rPr>
          <w:i/>
          <w:iCs/>
          <w:szCs w:val="28"/>
          <w:lang w:val="en-US"/>
        </w:rPr>
        <w:t>p</w:t>
      </w:r>
      <w:r w:rsidR="00CD0002" w:rsidRPr="00CD0002">
        <w:rPr>
          <w:i/>
          <w:iCs/>
          <w:szCs w:val="28"/>
          <w:lang w:val="en-US"/>
        </w:rPr>
        <w:t xml:space="preserve">ositing </w:t>
      </w:r>
      <w:r w:rsidR="00CD0002">
        <w:rPr>
          <w:i/>
          <w:iCs/>
          <w:szCs w:val="28"/>
          <w:lang w:val="en-US"/>
        </w:rPr>
        <w:t>s</w:t>
      </w:r>
      <w:r w:rsidR="00CD0002" w:rsidRPr="00CD0002">
        <w:rPr>
          <w:i/>
          <w:iCs/>
          <w:szCs w:val="28"/>
          <w:lang w:val="en-US"/>
        </w:rPr>
        <w:t>ystem</w:t>
      </w:r>
    </w:p>
    <w:p w14:paraId="06CECAB8" w14:textId="567FE520" w:rsidR="007441A7" w:rsidRDefault="00260F99" w:rsidP="00B5349D">
      <w:pPr>
        <w:spacing w:after="160" w:line="259" w:lineRule="auto"/>
        <w:ind w:firstLine="709"/>
        <w:rPr>
          <w:lang w:val="en-US"/>
        </w:rPr>
      </w:pPr>
      <w:r w:rsidRPr="00260F99">
        <w:rPr>
          <w:lang w:val="en-US"/>
        </w:rPr>
        <w:t>The underwater acoustic positing system measures the distance and direction of the vehicle from the reference positions.</w:t>
      </w:r>
      <w:r>
        <w:rPr>
          <w:lang w:val="en-US"/>
        </w:rPr>
        <w:t xml:space="preserve"> </w:t>
      </w:r>
      <w:r w:rsidRPr="00260F99">
        <w:rPr>
          <w:lang w:val="en-US"/>
        </w:rPr>
        <w:t xml:space="preserve">It can be interfaced by GPS to provide Earth-related coordinates. However, acoustic position estimate is </w:t>
      </w:r>
      <w:proofErr w:type="gramStart"/>
      <w:r w:rsidRPr="00260F99">
        <w:rPr>
          <w:lang w:val="en-US"/>
        </w:rPr>
        <w:t>effected</w:t>
      </w:r>
      <w:proofErr w:type="gramEnd"/>
      <w:r w:rsidRPr="00260F99">
        <w:rPr>
          <w:lang w:val="en-US"/>
        </w:rPr>
        <w:t xml:space="preserve"> by GPS accuracy, system installation, ship attitude, sound velocity profile, ray bending, and measurement noise</w:t>
      </w:r>
      <w:r>
        <w:rPr>
          <w:lang w:val="en-US"/>
        </w:rPr>
        <w:t xml:space="preserve"> [16]</w:t>
      </w:r>
      <w:r w:rsidR="00862AC4">
        <w:rPr>
          <w:lang w:val="en-US"/>
        </w:rPr>
        <w:t>.</w:t>
      </w:r>
    </w:p>
    <w:p w14:paraId="007BCBD0" w14:textId="04106A9E" w:rsidR="00862AC4" w:rsidRPr="00260F99" w:rsidRDefault="00862AC4" w:rsidP="00862AC4">
      <w:pPr>
        <w:spacing w:after="160" w:line="259" w:lineRule="auto"/>
        <w:ind w:firstLine="709"/>
        <w:rPr>
          <w:lang w:val="en-US"/>
        </w:rPr>
      </w:pPr>
      <w:r w:rsidRPr="00862AC4">
        <w:rPr>
          <w:lang w:val="en-US"/>
        </w:rPr>
        <w:t xml:space="preserve">Assuming the system is precisely calibrated, </w:t>
      </w:r>
      <w:r>
        <w:rPr>
          <w:lang w:val="en-US"/>
        </w:rPr>
        <w:t>buoys</w:t>
      </w:r>
      <w:r w:rsidRPr="00862AC4">
        <w:rPr>
          <w:lang w:val="en-US"/>
        </w:rPr>
        <w:t xml:space="preserve"> </w:t>
      </w:r>
      <w:r w:rsidRPr="00862AC4">
        <w:rPr>
          <w:lang w:val="en-US"/>
        </w:rPr>
        <w:t>installation and attitude have negligible effects. The mathematical model of the system actual output is given as</w:t>
      </w:r>
    </w:p>
    <w:p w14:paraId="3D96647E" w14:textId="08C13F55" w:rsidR="00862AC4" w:rsidRPr="00A304AD" w:rsidRDefault="00862AC4" w:rsidP="00862AC4">
      <w:pPr>
        <w:spacing w:after="160" w:line="259" w:lineRule="auto"/>
        <w:ind w:firstLine="0"/>
        <w:jc w:val="center"/>
        <w:rPr>
          <w:szCs w:val="28"/>
          <w:lang w:val="en-US"/>
        </w:rPr>
      </w:pPr>
      <m:oMath>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rPr>
                  <m:t>p</m:t>
                </m:r>
              </m:e>
            </m:acc>
          </m:e>
          <m:sub>
            <m:r>
              <w:rPr>
                <w:rFonts w:ascii="Cambria Math" w:hAnsi="Cambria Math"/>
                <w:szCs w:val="28"/>
              </w:rPr>
              <m:t>UAPS</m:t>
            </m:r>
          </m:sub>
        </m:sSub>
        <m:r>
          <w:rPr>
            <w:rFonts w:ascii="Cambria Math" w:hAnsi="Cambria Math"/>
            <w:szCs w:val="28"/>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UAPS</m:t>
            </m:r>
          </m:sub>
        </m:sSub>
        <m:r>
          <w:rPr>
            <w:rFonts w:ascii="Cambria Math" w:hAnsi="Cambria Math"/>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UAPS</m:t>
            </m:r>
          </m:sub>
        </m:sSub>
        <m:r>
          <w:rPr>
            <w:rFonts w:ascii="Cambria Math" w:hAnsi="Cambria Math"/>
            <w:szCs w:val="28"/>
            <w:lang w:val="en-US"/>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U</m:t>
            </m:r>
            <m:r>
              <w:rPr>
                <w:rFonts w:ascii="Cambria Math" w:hAnsi="Cambria Math"/>
                <w:szCs w:val="28"/>
                <w:lang w:val="en-GB"/>
              </w:rPr>
              <m:t>APS</m:t>
            </m:r>
          </m:sub>
        </m:sSub>
      </m:oMath>
      <w:r w:rsidRPr="00A304AD">
        <w:rPr>
          <w:szCs w:val="28"/>
          <w:lang w:val="en-US"/>
        </w:rPr>
        <w:t>,</w:t>
      </w:r>
    </w:p>
    <w:p w14:paraId="7CACDC1C" w14:textId="5F243709" w:rsidR="00753636" w:rsidRPr="00301902" w:rsidRDefault="00862AC4" w:rsidP="00862AC4">
      <w:pPr>
        <w:spacing w:after="160" w:line="259" w:lineRule="auto"/>
        <w:ind w:firstLine="0"/>
        <w:rPr>
          <w:iCs/>
        </w:rPr>
      </w:pPr>
      <w:r>
        <w:rPr>
          <w:iCs/>
          <w:szCs w:val="28"/>
          <w:lang w:val="en-US"/>
        </w:rPr>
        <w:t>where</w:t>
      </w:r>
      <w:r w:rsidRPr="00626CA1">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UAPS</m:t>
            </m:r>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UAPS</m:t>
                </m:r>
              </m:sub>
              <m:sup>
                <m:r>
                  <w:rPr>
                    <w:rFonts w:ascii="Cambria Math" w:hAnsi="Cambria Math"/>
                    <w:lang w:val="en-US"/>
                  </w:rPr>
                  <m:t>2</m:t>
                </m:r>
              </m:sup>
            </m:sSubSup>
          </m:e>
        </m:d>
      </m:oMath>
      <w:r w:rsidRPr="00626CA1">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UAPS</m:t>
            </m:r>
          </m:sub>
          <m:sup>
            <m:r>
              <w:rPr>
                <w:rFonts w:ascii="Cambria Math" w:hAnsi="Cambria Math"/>
                <w:lang w:val="en-US"/>
              </w:rPr>
              <m:t>2</m:t>
            </m:r>
          </m:sup>
        </m:sSubSup>
      </m:oMath>
      <w:r w:rsidRPr="00626CA1">
        <w:rPr>
          <w:szCs w:val="28"/>
          <w:lang w:val="en-US"/>
        </w:rPr>
        <w:t xml:space="preserve"> – </w:t>
      </w:r>
      <w:r w:rsidRPr="00626CA1">
        <w:rPr>
          <w:lang w:val="en-US"/>
        </w:rPr>
        <w:t xml:space="preserve">RMS </w:t>
      </w:r>
      <w:r>
        <w:rPr>
          <w:lang w:val="en-US"/>
        </w:rPr>
        <w:t xml:space="preserve">positional </w:t>
      </w:r>
      <w:r w:rsidRPr="00626CA1">
        <w:rPr>
          <w:lang w:val="en-US"/>
        </w:rPr>
        <w:t xml:space="preserve">error,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Pr="00626CA1">
        <w:rPr>
          <w:szCs w:val="28"/>
          <w:lang w:val="en-US"/>
        </w:rPr>
        <w:t xml:space="preserve"> – </w:t>
      </w:r>
      <w:r w:rsidRPr="00862AC4">
        <w:rPr>
          <w:szCs w:val="28"/>
          <w:lang w:val="en-US"/>
        </w:rPr>
        <w:t>is the time-varying bias modeled as a 1st-order Markov process and depends on the sound velocity profile and ray bending effect</w:t>
      </w:r>
      <w:r w:rsidRPr="00626CA1">
        <w:rPr>
          <w:szCs w:val="28"/>
          <w:lang w:val="en-US"/>
        </w:rPr>
        <w:t>.</w:t>
      </w:r>
    </w:p>
    <w:p w14:paraId="7B0C1905" w14:textId="3566C8EE" w:rsidR="00501827" w:rsidRPr="0057783B" w:rsidRDefault="0057783B" w:rsidP="0057783B">
      <w:pPr>
        <w:spacing w:after="160" w:line="259" w:lineRule="auto"/>
        <w:ind w:firstLine="0"/>
        <w:rPr>
          <w:i/>
          <w:iCs/>
          <w:szCs w:val="28"/>
          <w:lang w:val="en-US"/>
        </w:rPr>
      </w:pPr>
      <w:r w:rsidRPr="0057783B">
        <w:rPr>
          <w:i/>
          <w:iCs/>
          <w:szCs w:val="28"/>
          <w:lang w:val="en-US"/>
        </w:rPr>
        <w:t>3.5. Sensors fusion</w:t>
      </w:r>
    </w:p>
    <w:p w14:paraId="2AE08607" w14:textId="41B61633" w:rsidR="00864BAF" w:rsidRPr="008D7AC0" w:rsidRDefault="00501827" w:rsidP="00E269E2">
      <w:pPr>
        <w:spacing w:after="160" w:line="259" w:lineRule="auto"/>
        <w:ind w:firstLine="0"/>
        <w:rPr>
          <w:szCs w:val="28"/>
          <w:lang w:val="en-US"/>
        </w:rPr>
      </w:pPr>
      <w:r w:rsidRPr="008D7AC0">
        <w:rPr>
          <w:szCs w:val="28"/>
          <w:lang w:val="en-US"/>
        </w:rPr>
        <w:tab/>
      </w:r>
      <w:r w:rsidR="008D7AC0" w:rsidRPr="008D7AC0">
        <w:rPr>
          <w:szCs w:val="28"/>
          <w:lang w:val="en-US"/>
        </w:rPr>
        <w:t>According to Fig. 1, it is required to combine information from the sensors to form a measurements vector for subsequent filtering. There are numerous methods of combining sensor readings</w:t>
      </w:r>
      <w:r w:rsidR="00821A01" w:rsidRPr="008D7AC0">
        <w:rPr>
          <w:szCs w:val="28"/>
          <w:lang w:val="en-US"/>
        </w:rPr>
        <w:t>.</w:t>
      </w:r>
    </w:p>
    <w:p w14:paraId="6E297FA2" w14:textId="54CDAAB5" w:rsidR="00821A01" w:rsidRPr="008D7AC0" w:rsidRDefault="008D7AC0" w:rsidP="00821A01">
      <w:pPr>
        <w:spacing w:after="160" w:line="259" w:lineRule="auto"/>
        <w:ind w:firstLine="709"/>
        <w:rPr>
          <w:szCs w:val="28"/>
          <w:lang w:val="en-US"/>
        </w:rPr>
      </w:pPr>
      <w:r w:rsidRPr="008D7AC0">
        <w:rPr>
          <w:szCs w:val="28"/>
          <w:lang w:val="en-US"/>
        </w:rPr>
        <w:t>In telecommunications, maximum ratio combining (MRC) is a data fusion method in which: the signals of each channel are summed, the gain of each channel is set proportional to the RMS signal level and inversely proportional to the RMS noise level in that channel</w:t>
      </w:r>
      <w:r>
        <w:rPr>
          <w:szCs w:val="28"/>
          <w:lang w:val="en-US"/>
        </w:rPr>
        <w:t>:</w:t>
      </w:r>
    </w:p>
    <w:p w14:paraId="2A11A9FA" w14:textId="5D597353" w:rsidR="00857FBD" w:rsidRPr="004E146D" w:rsidRDefault="00746960" w:rsidP="00857FBD">
      <w:pPr>
        <w:spacing w:after="160" w:line="259" w:lineRule="auto"/>
        <w:ind w:firstLine="0"/>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opt</m:t>
              </m:r>
            </m:sub>
          </m:sSub>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sub>
                <m:sup>
                  <m:r>
                    <w:rPr>
                      <w:rFonts w:ascii="Cambria Math" w:hAnsi="Cambria Math"/>
                      <w:szCs w:val="28"/>
                    </w:rPr>
                    <m:t>2</m:t>
                  </m:r>
                </m:sup>
              </m:sSubSup>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sub>
                <m:sup>
                  <m:r>
                    <w:rPr>
                      <w:rFonts w:ascii="Cambria Math" w:hAnsi="Cambria Math"/>
                      <w:szCs w:val="28"/>
                    </w:rPr>
                    <m:t>2</m:t>
                  </m:r>
                </m:sup>
              </m:sSubSup>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num>
            <m:den>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sub>
                <m:sup>
                  <m:r>
                    <w:rPr>
                      <w:rFonts w:ascii="Cambria Math" w:hAnsi="Cambria Math"/>
                      <w:szCs w:val="28"/>
                    </w:rPr>
                    <m:t>2</m:t>
                  </m:r>
                </m:sup>
              </m:sSubSup>
            </m:den>
          </m:f>
          <m:r>
            <w:rPr>
              <w:rFonts w:ascii="Cambria Math" w:hAnsi="Cambria Math"/>
              <w:szCs w:val="28"/>
              <w:lang w:val="en-US"/>
            </w:rPr>
            <m:t>.</m:t>
          </m:r>
        </m:oMath>
      </m:oMathPara>
    </w:p>
    <w:p w14:paraId="4D3E36DF" w14:textId="52802DF1" w:rsidR="003D1CDC" w:rsidRPr="00301902" w:rsidRDefault="003E36BA" w:rsidP="00243FFB">
      <w:pPr>
        <w:spacing w:after="160" w:line="259" w:lineRule="auto"/>
        <w:ind w:firstLine="709"/>
        <w:rPr>
          <w:szCs w:val="28"/>
          <w:lang w:val="en-US"/>
        </w:rPr>
      </w:pPr>
      <w:r w:rsidRPr="003E36BA">
        <w:rPr>
          <w:szCs w:val="28"/>
          <w:lang w:val="en-US"/>
        </w:rPr>
        <w:t>Maximum ratio combining is the optimal fusion tool for independent channels with additive white Gaussian noise</w:t>
      </w:r>
      <w:r w:rsidR="003D1CDC" w:rsidRPr="003E36BA">
        <w:rPr>
          <w:szCs w:val="28"/>
          <w:lang w:val="en-US"/>
        </w:rPr>
        <w:t>.</w:t>
      </w:r>
      <w:r w:rsidR="00301902" w:rsidRPr="00301902">
        <w:rPr>
          <w:szCs w:val="28"/>
          <w:lang w:val="en-US"/>
        </w:rPr>
        <w:t xml:space="preserve"> </w:t>
      </w:r>
      <w:r w:rsidR="00301902" w:rsidRPr="00301902">
        <w:rPr>
          <w:szCs w:val="28"/>
          <w:lang w:val="en-US"/>
        </w:rPr>
        <w:t>If hydroacoustic buoys unambiguously determine the position, it is necessary to combine the Doppler logger data with the IMU</w:t>
      </w:r>
      <w:r w:rsidR="00301902" w:rsidRPr="00301902">
        <w:rPr>
          <w:szCs w:val="28"/>
          <w:lang w:val="en-US"/>
        </w:rPr>
        <w:t xml:space="preserve"> </w:t>
      </w:r>
      <w:r w:rsidR="00301902" w:rsidRPr="00301902">
        <w:rPr>
          <w:szCs w:val="28"/>
          <w:lang w:val="en-US"/>
        </w:rPr>
        <w:t>in the measurement</w:t>
      </w:r>
      <w:r w:rsidR="00301902">
        <w:rPr>
          <w:szCs w:val="28"/>
          <w:lang w:val="en-US"/>
        </w:rPr>
        <w:t>s</w:t>
      </w:r>
      <w:r w:rsidR="00301902" w:rsidRPr="00301902">
        <w:rPr>
          <w:szCs w:val="28"/>
          <w:lang w:val="en-US"/>
        </w:rPr>
        <w:t xml:space="preserve"> vector</w:t>
      </w:r>
      <w:r w:rsidR="00301902">
        <w:rPr>
          <w:szCs w:val="28"/>
          <w:lang w:val="en-US"/>
        </w:rPr>
        <w:t>:</w:t>
      </w:r>
    </w:p>
    <w:p w14:paraId="60979134" w14:textId="0ACA6CC5" w:rsidR="0005049B" w:rsidRPr="00301902" w:rsidRDefault="00746960" w:rsidP="00301902">
      <w:pPr>
        <w:ind w:firstLine="0"/>
        <w:jc w:val="center"/>
        <w:rPr>
          <w:i/>
          <w:szCs w:val="28"/>
          <w:lang w:val="en-US"/>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US"/>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lang w:val="en-US"/>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IMU</m:t>
                </m:r>
              </m:sub>
            </m:sSub>
            <m:r>
              <w:rPr>
                <w:rFonts w:ascii="Cambria Math" w:hAnsi="Cambria Math"/>
                <w:szCs w:val="28"/>
                <w:lang w:val="en-US"/>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lang w:val="en-US"/>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lang w:val="en-US"/>
                  </w:rPr>
                  <m:t>2</m:t>
                </m:r>
              </m:sup>
            </m:sSubSup>
            <m:r>
              <w:rPr>
                <w:rFonts w:ascii="Cambria Math" w:hAnsi="Cambria Math"/>
                <w:szCs w:val="28"/>
                <w:lang w:val="en-US"/>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lang w:val="en-US"/>
                  </w:rPr>
                  <m:t>2</m:t>
                </m:r>
              </m:sup>
            </m:sSubSup>
          </m:den>
        </m:f>
      </m:oMath>
      <w:r w:rsidR="0005049B" w:rsidRPr="00301902">
        <w:rPr>
          <w:szCs w:val="28"/>
          <w:lang w:val="en-US"/>
        </w:rPr>
        <w:t xml:space="preserve">, </w:t>
      </w:r>
      <m:oMath>
        <m:acc>
          <m:accPr>
            <m:chr m:val="̃"/>
            <m:ctrlPr>
              <w:rPr>
                <w:rFonts w:ascii="Cambria Math" w:hAnsi="Cambria Math"/>
                <w:i/>
                <w:szCs w:val="28"/>
                <w:lang w:val="en-GB"/>
              </w:rPr>
            </m:ctrlPr>
          </m:accPr>
          <m:e>
            <m:r>
              <w:rPr>
                <w:rFonts w:ascii="Cambria Math" w:hAnsi="Cambria Math"/>
                <w:szCs w:val="28"/>
                <w:lang w:val="en-GB"/>
              </w:rPr>
              <m:t>v</m:t>
            </m:r>
          </m:e>
        </m:acc>
        <m:r>
          <w:rPr>
            <w:rFonts w:ascii="Cambria Math" w:hAnsi="Cambria Math"/>
            <w:szCs w:val="28"/>
            <w:lang w:val="en-US"/>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lang w:val="en-US"/>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IMU</m:t>
                </m:r>
              </m:sub>
            </m:sSub>
            <m:r>
              <w:rPr>
                <w:rFonts w:ascii="Cambria Math" w:hAnsi="Cambria Math"/>
                <w:szCs w:val="28"/>
                <w:lang w:val="en-US"/>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lang w:val="en-US"/>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lang w:val="en-US"/>
                  </w:rPr>
                  <m:t>2</m:t>
                </m:r>
              </m:sup>
            </m:sSubSup>
            <m:r>
              <w:rPr>
                <w:rFonts w:ascii="Cambria Math" w:hAnsi="Cambria Math"/>
                <w:szCs w:val="28"/>
                <w:lang w:val="en-US"/>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lang w:val="en-US"/>
                  </w:rPr>
                  <m:t>2</m:t>
                </m:r>
              </m:sup>
            </m:sSubSup>
          </m:den>
        </m:f>
      </m:oMath>
      <w:r w:rsidR="0005049B" w:rsidRPr="00301902">
        <w:rPr>
          <w:szCs w:val="28"/>
          <w:lang w:val="en-US"/>
        </w:rPr>
        <w:t>.</w:t>
      </w:r>
    </w:p>
    <w:p w14:paraId="31AA4EE2" w14:textId="77777777" w:rsidR="0005049B" w:rsidRPr="00301902" w:rsidRDefault="0005049B" w:rsidP="0005049B">
      <w:pPr>
        <w:ind w:firstLine="0"/>
        <w:rPr>
          <w:lang w:val="en-US"/>
        </w:rPr>
      </w:pPr>
    </w:p>
    <w:p w14:paraId="1919C40A" w14:textId="0437D785" w:rsidR="000066C6" w:rsidRPr="00301902" w:rsidRDefault="000066C6">
      <w:pPr>
        <w:spacing w:after="160" w:line="259" w:lineRule="auto"/>
        <w:ind w:firstLine="0"/>
        <w:jc w:val="left"/>
        <w:rPr>
          <w:b/>
          <w:bCs/>
          <w:szCs w:val="28"/>
          <w:lang w:val="en-US"/>
        </w:rPr>
      </w:pPr>
      <w:r w:rsidRPr="00301902">
        <w:rPr>
          <w:b/>
          <w:bCs/>
          <w:szCs w:val="28"/>
          <w:lang w:val="en-US"/>
        </w:rPr>
        <w:br w:type="page"/>
      </w:r>
    </w:p>
    <w:p w14:paraId="09B70E71" w14:textId="7740D95F" w:rsidR="007441A7" w:rsidRPr="00A505AC" w:rsidRDefault="00A505AC" w:rsidP="00A505AC">
      <w:pPr>
        <w:spacing w:after="160" w:line="259" w:lineRule="auto"/>
        <w:ind w:firstLine="0"/>
        <w:rPr>
          <w:b/>
          <w:bCs/>
          <w:szCs w:val="28"/>
          <w:lang w:val="en-US"/>
        </w:rPr>
      </w:pPr>
      <w:r w:rsidRPr="00A505AC">
        <w:rPr>
          <w:b/>
          <w:bCs/>
          <w:szCs w:val="28"/>
          <w:lang w:val="en-US"/>
        </w:rPr>
        <w:lastRenderedPageBreak/>
        <w:t>4. Navigation system modeling</w:t>
      </w:r>
    </w:p>
    <w:p w14:paraId="6313812E" w14:textId="485325B3" w:rsidR="00882713" w:rsidRPr="00DC3195" w:rsidRDefault="007441A7" w:rsidP="00AD3046">
      <w:pPr>
        <w:spacing w:after="160" w:line="259" w:lineRule="auto"/>
        <w:ind w:firstLine="0"/>
        <w:rPr>
          <w:lang w:val="en-US"/>
        </w:rPr>
      </w:pPr>
      <w:r w:rsidRPr="00DC3195">
        <w:rPr>
          <w:b/>
          <w:bCs/>
          <w:sz w:val="24"/>
          <w:szCs w:val="18"/>
          <w:lang w:val="en-US"/>
        </w:rPr>
        <w:tab/>
      </w:r>
      <w:r w:rsidR="00DC3195" w:rsidRPr="00DC3195">
        <w:rPr>
          <w:lang w:val="en-US"/>
        </w:rPr>
        <w:t>The filtering software simulation considers the following situation: the MMT-300 moves to a predetermined point, and two hydroacoustic buoys are located on the water surface. The influence of surface current is taken into account by influencing the displacement of buoys</w:t>
      </w:r>
      <w:r w:rsidRPr="00DC3195">
        <w:rPr>
          <w:lang w:val="en-US"/>
        </w:rPr>
        <w:t xml:space="preserve">. </w:t>
      </w:r>
      <w:r w:rsidR="00DC3195" w:rsidRPr="00DC3195">
        <w:rPr>
          <w:lang w:val="en-US"/>
        </w:rPr>
        <w:t>If the measurement error is larger than the state uncertainty estimate, the filter will "trust" the simulation data more. That is why it is important to correctly select the values of covariance matrices, the main tool for tuning the filter. With the given measurement devices noise parameters, the EKF parameters are as follows</w:t>
      </w:r>
      <w:r w:rsidR="00882713" w:rsidRPr="00DC3195">
        <w:rPr>
          <w:lang w:val="en-US"/>
        </w:rPr>
        <w:t>:</w:t>
      </w:r>
    </w:p>
    <w:p w14:paraId="21878B80" w14:textId="2AF7BB58" w:rsidR="00F75976" w:rsidRPr="00A304AD" w:rsidRDefault="00746960" w:rsidP="00186F53">
      <w:pPr>
        <w:spacing w:after="160" w:line="259" w:lineRule="auto"/>
        <w:ind w:firstLine="0"/>
        <w:jc w:val="center"/>
        <w:rPr>
          <w:lang w:val="en-US"/>
        </w:rP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Cs/>
                <w:szCs w:val="28"/>
                <w:lang w:val="en-US"/>
              </w:rPr>
            </m:ctrlPr>
          </m:sSubPr>
          <m:e>
            <m:r>
              <m:rPr>
                <m:sty m:val="p"/>
              </m:rPr>
              <w:rPr>
                <w:rFonts w:ascii="Cambria Math" w:hAnsi="Cambria Math"/>
                <w:szCs w:val="28"/>
                <w:lang w:val="en-US"/>
              </w:rPr>
              <m:t>I</m:t>
            </m:r>
          </m:e>
          <m:sub>
            <m:r>
              <m:rPr>
                <m:sty m:val="p"/>
              </m:rPr>
              <w:rPr>
                <w:rFonts w:ascii="Cambria Math" w:hAnsi="Cambria Math"/>
                <w:szCs w:val="28"/>
                <w:lang w:val="en-US"/>
              </w:rPr>
              <m:t>12×12</m:t>
            </m:r>
          </m:sub>
        </m:sSub>
      </m:oMath>
      <w:r w:rsidR="00F75976" w:rsidRPr="00A304AD">
        <w:rPr>
          <w:szCs w:val="28"/>
          <w:lang w:val="en-US"/>
        </w:rPr>
        <w:t>,</w:t>
      </w:r>
      <w:r w:rsidR="00186F53" w:rsidRPr="00A304AD">
        <w:rPr>
          <w:szCs w:val="28"/>
          <w:lang w:val="en-US"/>
        </w:rPr>
        <w:t xml:space="preserve"> </w:t>
      </w:r>
      <m:oMath>
        <m:r>
          <w:rPr>
            <w:rFonts w:ascii="Cambria Math" w:hAnsi="Cambria Math"/>
            <w:szCs w:val="28"/>
          </w:rPr>
          <m:t>Q</m:t>
        </m:r>
        <m:r>
          <w:rPr>
            <w:rFonts w:ascii="Cambria Math" w:hAnsi="Cambria Math"/>
            <w:szCs w:val="28"/>
            <w:lang w:val="en-US"/>
          </w:rPr>
          <m:t>=0</m:t>
        </m:r>
      </m:oMath>
      <w:r w:rsidR="00186F53" w:rsidRPr="00A304AD">
        <w:rPr>
          <w:szCs w:val="28"/>
          <w:lang w:val="en-US"/>
        </w:rPr>
        <w:t>,</w:t>
      </w:r>
    </w:p>
    <w:p w14:paraId="2E5F0151" w14:textId="5A7B077A" w:rsidR="00F75976" w:rsidRPr="00A304AD" w:rsidRDefault="00746960" w:rsidP="00186F53">
      <w:pPr>
        <w:spacing w:after="160" w:line="259" w:lineRule="auto"/>
        <w:ind w:firstLine="0"/>
        <w:jc w:val="center"/>
        <w:rPr>
          <w:iCs/>
          <w:szCs w:val="28"/>
          <w:lang w:val="en-US"/>
        </w:rPr>
      </w:pPr>
      <m:oMath>
        <m:sSub>
          <m:sSubPr>
            <m:ctrlPr>
              <w:rPr>
                <w:rFonts w:ascii="Cambria Math" w:hAnsi="Cambria Math"/>
                <w:i/>
                <w:szCs w:val="28"/>
              </w:rPr>
            </m:ctrlPr>
          </m:sSubPr>
          <m:e>
            <m:acc>
              <m:accPr>
                <m:ctrlPr>
                  <w:rPr>
                    <w:rFonts w:ascii="Cambria Math" w:hAnsi="Cambria Math"/>
                    <w:i/>
                    <w:szCs w:val="28"/>
                    <w:lang w:val="en-US"/>
                  </w:rPr>
                </m:ctrlPr>
              </m:accPr>
              <m:e>
                <m:r>
                  <w:rPr>
                    <w:rFonts w:ascii="Cambria Math" w:hAnsi="Cambria Math"/>
                    <w:szCs w:val="28"/>
                    <w:lang w:val="en-US"/>
                  </w:rPr>
                  <m:t>x</m:t>
                </m:r>
              </m:e>
            </m:acc>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lang w:val="en-US"/>
              </w:rPr>
              <m:t>0</m:t>
            </m:r>
          </m:sub>
        </m:sSub>
        <m:r>
          <w:rPr>
            <w:rFonts w:ascii="Cambria Math" w:hAnsi="Cambria Math"/>
            <w:szCs w:val="28"/>
            <w:lang w:val="en-US"/>
          </w:rPr>
          <m:t>+</m:t>
        </m:r>
        <m:sSub>
          <m:sSubPr>
            <m:ctrlPr>
              <w:rPr>
                <w:rFonts w:ascii="Cambria Math" w:hAnsi="Cambria Math"/>
                <w:i/>
                <w:szCs w:val="28"/>
                <w:lang w:val="en-GB"/>
              </w:rPr>
            </m:ctrlPr>
          </m:sSubPr>
          <m:e>
            <m:r>
              <m:rPr>
                <m:scr m:val="script"/>
              </m:rPr>
              <w:rPr>
                <w:rFonts w:ascii="Cambria Math" w:hAnsi="Cambria Math"/>
                <w:szCs w:val="28"/>
                <w:lang w:val="en-GB"/>
              </w:rPr>
              <m:t>w</m:t>
            </m:r>
          </m:e>
          <m:sub>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US"/>
                  </w:rPr>
                  <m:t>0</m:t>
                </m:r>
              </m:sub>
            </m:sSub>
          </m:sub>
        </m:sSub>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r>
              <w:rPr>
                <w:rFonts w:ascii="Cambria Math" w:hAnsi="Cambria Math"/>
                <w:lang w:val="en-US"/>
              </w:rPr>
              <m:t>0.05</m:t>
            </m:r>
          </m:e>
        </m:d>
      </m:oMath>
      <w:r w:rsidR="00186F53" w:rsidRPr="00A304AD">
        <w:rPr>
          <w:iCs/>
          <w:szCs w:val="28"/>
          <w:lang w:val="en-US"/>
        </w:rPr>
        <w:t>,</w:t>
      </w:r>
    </w:p>
    <w:p w14:paraId="14168F84" w14:textId="49F48F8C" w:rsidR="004D5658" w:rsidRPr="00A304AD" w:rsidRDefault="007441A7" w:rsidP="00186F53">
      <w:pPr>
        <w:spacing w:after="160" w:line="259" w:lineRule="auto"/>
        <w:ind w:firstLine="0"/>
        <w:jc w:val="center"/>
        <w:rPr>
          <w:lang w:val="en-US"/>
        </w:rPr>
      </w:pPr>
      <m:oMath>
        <m:r>
          <w:rPr>
            <w:rFonts w:ascii="Cambria Math" w:hAnsi="Cambria Math"/>
            <w:szCs w:val="28"/>
          </w:rPr>
          <m:t>R</m:t>
        </m:r>
        <m:r>
          <w:rPr>
            <w:rFonts w:ascii="Cambria Math" w:hAnsi="Cambria Math"/>
            <w:szCs w:val="28"/>
            <w:lang w:val="en-US"/>
          </w:rPr>
          <m:t>=</m:t>
        </m:r>
        <m:r>
          <w:rPr>
            <w:rFonts w:ascii="Cambria Math" w:hAnsi="Cambria Math"/>
            <w:szCs w:val="28"/>
          </w:rPr>
          <m:t>diag</m:t>
        </m:r>
        <m:d>
          <m:dPr>
            <m:begChr m:val="{"/>
            <m:endChr m:val="}"/>
            <m:ctrlPr>
              <w:rPr>
                <w:rFonts w:ascii="Cambria Math" w:hAnsi="Cambria Math"/>
                <w:i/>
                <w:szCs w:val="28"/>
              </w:rPr>
            </m:ctrlPr>
          </m:dPr>
          <m:e>
            <m:r>
              <w:rPr>
                <w:rFonts w:ascii="Cambria Math" w:hAnsi="Cambria Math"/>
                <w:szCs w:val="28"/>
                <w:lang w:val="en-US"/>
              </w:rPr>
              <m:t>0.8;0.8;</m:t>
            </m:r>
            <m:r>
              <w:rPr>
                <w:rFonts w:ascii="Cambria Math" w:hAnsi="Cambria Math"/>
                <w:lang w:val="en-US"/>
              </w:rPr>
              <m:t>0.102</m:t>
            </m:r>
            <m:r>
              <w:rPr>
                <w:rFonts w:ascii="Cambria Math" w:hAnsi="Cambria Math"/>
                <w:szCs w:val="28"/>
                <w:lang w:val="en-US"/>
              </w:rPr>
              <m:t>;0.15;0.15;0.15;0.25;0.25;0.35;0.14;0.14;0.14</m:t>
            </m:r>
          </m:e>
        </m:d>
      </m:oMath>
      <w:r w:rsidR="00186F53" w:rsidRPr="00A304AD">
        <w:rPr>
          <w:szCs w:val="28"/>
          <w:lang w:val="en-US"/>
        </w:rPr>
        <w:t>.</w:t>
      </w:r>
    </w:p>
    <w:p w14:paraId="76516C33" w14:textId="4C2D5848" w:rsidR="00885098" w:rsidRPr="00701970" w:rsidRDefault="00330996" w:rsidP="00EE5FF5">
      <w:pPr>
        <w:spacing w:after="160" w:line="259" w:lineRule="auto"/>
        <w:ind w:firstLine="709"/>
        <w:rPr>
          <w:lang w:val="en-US"/>
        </w:rPr>
      </w:pPr>
      <w:r w:rsidRPr="00701970">
        <w:rPr>
          <w:lang w:val="en-US"/>
        </w:rPr>
        <w:t>It is assumed that a Doppler logger is used when fusing sensor information due to the small distance from the seafloor. It should also be noted that zero-order extrapolators with update frequencies, presented in the table below, are used to simulate the discrete nature of the measurement devices</w:t>
      </w:r>
      <w:r w:rsidR="00104B40" w:rsidRPr="00701970">
        <w:rPr>
          <w:lang w:val="en-US"/>
        </w:rPr>
        <w:t xml:space="preserve">. </w:t>
      </w:r>
    </w:p>
    <w:p w14:paraId="4734A588" w14:textId="71EA04ED" w:rsidR="00104B40" w:rsidRPr="00330996" w:rsidRDefault="00330996" w:rsidP="00330996">
      <w:pPr>
        <w:spacing w:line="259" w:lineRule="auto"/>
        <w:ind w:firstLine="0"/>
        <w:rPr>
          <w:lang w:val="en-US"/>
        </w:rPr>
      </w:pPr>
      <w:r>
        <w:rPr>
          <w:lang w:val="en-US"/>
        </w:rPr>
        <w:t>Table</w:t>
      </w:r>
      <w:r w:rsidR="00104B40" w:rsidRPr="00330996">
        <w:rPr>
          <w:lang w:val="en-US"/>
        </w:rPr>
        <w:t xml:space="preserve"> </w:t>
      </w:r>
      <w:r w:rsidR="008774F5" w:rsidRPr="00330996">
        <w:rPr>
          <w:lang w:val="en-US"/>
        </w:rPr>
        <w:t xml:space="preserve">5 </w:t>
      </w:r>
      <w:r w:rsidR="00104B40" w:rsidRPr="00330996">
        <w:rPr>
          <w:lang w:val="en-US"/>
        </w:rPr>
        <w:t xml:space="preserve">– </w:t>
      </w:r>
      <w:r w:rsidRPr="00330996">
        <w:rPr>
          <w:lang w:val="en-US"/>
        </w:rPr>
        <w:t>Update rates of the sensors</w:t>
      </w:r>
    </w:p>
    <w:tbl>
      <w:tblPr>
        <w:tblStyle w:val="a6"/>
        <w:tblW w:w="0" w:type="auto"/>
        <w:tblLook w:val="04A0" w:firstRow="1" w:lastRow="0" w:firstColumn="1" w:lastColumn="0" w:noHBand="0" w:noVBand="1"/>
      </w:tblPr>
      <w:tblGrid>
        <w:gridCol w:w="5098"/>
        <w:gridCol w:w="5098"/>
      </w:tblGrid>
      <w:tr w:rsidR="00104B40" w14:paraId="687FA13B" w14:textId="77777777" w:rsidTr="00104B40">
        <w:tc>
          <w:tcPr>
            <w:tcW w:w="5098" w:type="dxa"/>
          </w:tcPr>
          <w:p w14:paraId="50405A81" w14:textId="382EAF40" w:rsidR="00104B40" w:rsidRPr="004846DC" w:rsidRDefault="004846DC" w:rsidP="00B0510C">
            <w:pPr>
              <w:pStyle w:val="ae"/>
              <w:ind w:firstLine="0"/>
              <w:jc w:val="center"/>
              <w:rPr>
                <w:lang w:val="en-US"/>
              </w:rPr>
            </w:pPr>
            <w:r>
              <w:rPr>
                <w:lang w:val="en-US"/>
              </w:rPr>
              <w:t>Sensor</w:t>
            </w:r>
          </w:p>
        </w:tc>
        <w:tc>
          <w:tcPr>
            <w:tcW w:w="5098" w:type="dxa"/>
          </w:tcPr>
          <w:p w14:paraId="4FDCE665" w14:textId="19264CA8" w:rsidR="00104B40" w:rsidRDefault="004846DC" w:rsidP="00B0510C">
            <w:pPr>
              <w:pStyle w:val="ae"/>
              <w:ind w:firstLine="0"/>
              <w:jc w:val="center"/>
            </w:pPr>
            <w:proofErr w:type="spellStart"/>
            <w:r w:rsidRPr="004846DC">
              <w:t>Update</w:t>
            </w:r>
            <w:proofErr w:type="spellEnd"/>
            <w:r w:rsidRPr="004846DC">
              <w:t xml:space="preserve"> </w:t>
            </w:r>
            <w:proofErr w:type="spellStart"/>
            <w:r w:rsidRPr="004846DC">
              <w:t>rate</w:t>
            </w:r>
            <w:proofErr w:type="spellEnd"/>
          </w:p>
        </w:tc>
      </w:tr>
      <w:tr w:rsidR="00104B40" w14:paraId="7A501DB1" w14:textId="77777777" w:rsidTr="00104B40">
        <w:tc>
          <w:tcPr>
            <w:tcW w:w="5098" w:type="dxa"/>
          </w:tcPr>
          <w:p w14:paraId="03594DE5" w14:textId="0536795F" w:rsidR="00104B40" w:rsidRPr="004846DC" w:rsidRDefault="004846DC" w:rsidP="00B0510C">
            <w:pPr>
              <w:pStyle w:val="ae"/>
              <w:ind w:firstLine="0"/>
              <w:jc w:val="center"/>
              <w:rPr>
                <w:lang w:val="en-US"/>
              </w:rPr>
            </w:pPr>
            <w:r>
              <w:rPr>
                <w:lang w:val="en-US"/>
              </w:rPr>
              <w:t>IMU</w:t>
            </w:r>
          </w:p>
        </w:tc>
        <w:tc>
          <w:tcPr>
            <w:tcW w:w="5098" w:type="dxa"/>
          </w:tcPr>
          <w:p w14:paraId="140E0E87" w14:textId="4F183643" w:rsidR="00104B40" w:rsidRPr="005F3827" w:rsidRDefault="005F3827" w:rsidP="00B0510C">
            <w:pPr>
              <w:pStyle w:val="ae"/>
              <w:ind w:firstLine="0"/>
              <w:jc w:val="center"/>
              <w:rPr>
                <w:lang w:val="en-US"/>
              </w:rPr>
            </w:pPr>
            <w:r>
              <w:rPr>
                <w:lang w:val="en-US"/>
              </w:rPr>
              <w:t>50 Hz</w:t>
            </w:r>
          </w:p>
        </w:tc>
      </w:tr>
      <w:tr w:rsidR="00104B40" w14:paraId="07133E26" w14:textId="77777777" w:rsidTr="00104B40">
        <w:tc>
          <w:tcPr>
            <w:tcW w:w="5098" w:type="dxa"/>
          </w:tcPr>
          <w:p w14:paraId="6E900888" w14:textId="73A0A3D2" w:rsidR="00104B40" w:rsidRPr="00104B40" w:rsidRDefault="00104B40" w:rsidP="00B0510C">
            <w:pPr>
              <w:pStyle w:val="ae"/>
              <w:ind w:firstLine="0"/>
              <w:jc w:val="center"/>
              <w:rPr>
                <w:lang w:val="en-US"/>
              </w:rPr>
            </w:pPr>
            <w:r>
              <w:rPr>
                <w:lang w:val="en-US"/>
              </w:rPr>
              <w:t>GPS</w:t>
            </w:r>
          </w:p>
        </w:tc>
        <w:tc>
          <w:tcPr>
            <w:tcW w:w="5098" w:type="dxa"/>
          </w:tcPr>
          <w:p w14:paraId="26A445B7" w14:textId="02EA8566" w:rsidR="00104B40" w:rsidRPr="005F3827" w:rsidRDefault="005F3827" w:rsidP="00B0510C">
            <w:pPr>
              <w:pStyle w:val="ae"/>
              <w:ind w:firstLine="0"/>
              <w:jc w:val="center"/>
              <w:rPr>
                <w:lang w:val="en-US"/>
              </w:rPr>
            </w:pPr>
            <w:r>
              <w:rPr>
                <w:lang w:val="en-US"/>
              </w:rPr>
              <w:t>1 Hz</w:t>
            </w:r>
          </w:p>
        </w:tc>
      </w:tr>
      <w:tr w:rsidR="00104B40" w14:paraId="1232BC13" w14:textId="77777777" w:rsidTr="00104B40">
        <w:tc>
          <w:tcPr>
            <w:tcW w:w="5098" w:type="dxa"/>
          </w:tcPr>
          <w:p w14:paraId="0843E1EB" w14:textId="0BF7883B" w:rsidR="00104B40" w:rsidRPr="004846DC" w:rsidRDefault="004846DC" w:rsidP="00B0510C">
            <w:pPr>
              <w:pStyle w:val="ae"/>
              <w:ind w:firstLine="0"/>
              <w:jc w:val="center"/>
              <w:rPr>
                <w:lang w:val="en-US"/>
              </w:rPr>
            </w:pPr>
            <w:r>
              <w:rPr>
                <w:lang w:val="en-US"/>
              </w:rPr>
              <w:t>DVL</w:t>
            </w:r>
          </w:p>
        </w:tc>
        <w:tc>
          <w:tcPr>
            <w:tcW w:w="5098" w:type="dxa"/>
          </w:tcPr>
          <w:p w14:paraId="2F3EAAFF" w14:textId="2A08E4D1" w:rsidR="00104B40" w:rsidRPr="00324BBE" w:rsidRDefault="005F3827" w:rsidP="00B0510C">
            <w:pPr>
              <w:pStyle w:val="ae"/>
              <w:ind w:firstLine="0"/>
              <w:jc w:val="center"/>
              <w:rPr>
                <w:lang w:val="en-US"/>
              </w:rPr>
            </w:pPr>
            <w:r>
              <w:rPr>
                <w:lang w:val="en-US"/>
              </w:rPr>
              <w:t>25</w:t>
            </w:r>
            <w:r w:rsidR="00324BBE">
              <w:t xml:space="preserve"> </w:t>
            </w:r>
            <w:proofErr w:type="spellStart"/>
            <w:r w:rsidR="00324BBE">
              <w:t>Hz</w:t>
            </w:r>
            <w:proofErr w:type="spellEnd"/>
          </w:p>
        </w:tc>
      </w:tr>
      <w:tr w:rsidR="00104B40" w14:paraId="3E06FB5B" w14:textId="77777777" w:rsidTr="00104B40">
        <w:tc>
          <w:tcPr>
            <w:tcW w:w="5098" w:type="dxa"/>
          </w:tcPr>
          <w:p w14:paraId="3F65EAA9" w14:textId="30C84D1B" w:rsidR="00104B40" w:rsidRPr="004846DC" w:rsidRDefault="004846DC" w:rsidP="00B0510C">
            <w:pPr>
              <w:pStyle w:val="ae"/>
              <w:ind w:firstLine="0"/>
              <w:jc w:val="center"/>
              <w:rPr>
                <w:lang w:val="en-US"/>
              </w:rPr>
            </w:pPr>
            <w:r>
              <w:rPr>
                <w:lang w:val="en-US"/>
              </w:rPr>
              <w:t>PS</w:t>
            </w:r>
          </w:p>
        </w:tc>
        <w:tc>
          <w:tcPr>
            <w:tcW w:w="5098" w:type="dxa"/>
          </w:tcPr>
          <w:p w14:paraId="43E8335B" w14:textId="6A3160A8" w:rsidR="00104B40" w:rsidRPr="005F3827" w:rsidRDefault="005F3827" w:rsidP="00B0510C">
            <w:pPr>
              <w:pStyle w:val="ae"/>
              <w:ind w:firstLine="0"/>
              <w:jc w:val="center"/>
              <w:rPr>
                <w:lang w:val="en-US"/>
              </w:rPr>
            </w:pPr>
            <w:r>
              <w:t xml:space="preserve">50 </w:t>
            </w:r>
            <w:r>
              <w:rPr>
                <w:lang w:val="en-US"/>
              </w:rPr>
              <w:t>Hz</w:t>
            </w:r>
          </w:p>
        </w:tc>
      </w:tr>
    </w:tbl>
    <w:p w14:paraId="14BA2EE5" w14:textId="6CE40D13" w:rsidR="00104B40" w:rsidRDefault="00104B40" w:rsidP="00AD3046">
      <w:pPr>
        <w:spacing w:after="160" w:line="259" w:lineRule="auto"/>
        <w:ind w:firstLine="0"/>
      </w:pPr>
    </w:p>
    <w:p w14:paraId="03D67EDA" w14:textId="7C014389" w:rsidR="0020158D" w:rsidRPr="00DB5381" w:rsidRDefault="0020158D" w:rsidP="00AD3046">
      <w:pPr>
        <w:spacing w:after="160" w:line="259" w:lineRule="auto"/>
        <w:ind w:firstLine="0"/>
        <w:rPr>
          <w:lang w:val="en-US"/>
        </w:rPr>
      </w:pPr>
      <w:r w:rsidRPr="00A304AD">
        <w:rPr>
          <w:lang w:val="en-US"/>
        </w:rPr>
        <w:tab/>
      </w:r>
      <w:r w:rsidR="00DB5381" w:rsidRPr="00DB5381">
        <w:rPr>
          <w:lang w:val="en-US"/>
        </w:rPr>
        <w:t>The block diagram of the system model is shown in Fig. 9 and reflects its main components: hydroacoustic buoys to obtain slant ranges to AUV, controller to send control signals, dynamics/kinematics block of the underwater vehicle and sensors fusion block</w:t>
      </w:r>
      <w:r w:rsidR="00C8273B" w:rsidRPr="00DB5381">
        <w:rPr>
          <w:lang w:val="en-US"/>
        </w:rPr>
        <w:t xml:space="preserve">. </w:t>
      </w:r>
    </w:p>
    <w:p w14:paraId="65DA61C0" w14:textId="7835F625" w:rsidR="0020158D" w:rsidRDefault="0020158D" w:rsidP="00AD3046">
      <w:pPr>
        <w:spacing w:after="160" w:line="259" w:lineRule="auto"/>
        <w:ind w:firstLine="0"/>
      </w:pPr>
      <w:r>
        <w:rPr>
          <w:noProof/>
        </w:rPr>
        <w:lastRenderedPageBreak/>
        <mc:AlternateContent>
          <mc:Choice Requires="wpc">
            <w:drawing>
              <wp:inline distT="0" distB="0" distL="0" distR="0" wp14:anchorId="0FB749E2" wp14:editId="3A3C7728">
                <wp:extent cx="6263554" cy="3794125"/>
                <wp:effectExtent l="0" t="0" r="4445" b="0"/>
                <wp:docPr id="77" name="Полотно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8" name="Прямоугольник 78"/>
                        <wps:cNvSpPr/>
                        <wps:spPr>
                          <a:xfrm>
                            <a:off x="1944414" y="1607559"/>
                            <a:ext cx="2354319" cy="70471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ACF4249" w14:textId="5C41FA38" w:rsidR="00C21B5B" w:rsidRPr="0020158D" w:rsidRDefault="00746960"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Прямоугольник 79"/>
                        <wps:cNvSpPr/>
                        <wps:spPr>
                          <a:xfrm>
                            <a:off x="3289738" y="83482"/>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E44F86A" w14:textId="302668D9" w:rsidR="00C21B5B" w:rsidRPr="0020158D" w:rsidRDefault="00C04F4A" w:rsidP="0020158D">
                              <w:pPr>
                                <w:ind w:firstLine="0"/>
                                <w:rPr>
                                  <w:sz w:val="24"/>
                                  <w:szCs w:val="18"/>
                                </w:rPr>
                              </w:pPr>
                              <m:oMathPara>
                                <m:oMath>
                                  <m:r>
                                    <w:rPr>
                                      <w:rFonts w:ascii="Cambria Math" w:hAnsi="Cambria Math"/>
                                      <w:sz w:val="24"/>
                                      <w:szCs w:val="24"/>
                                    </w:rPr>
                                    <m:t>Buoy 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Прямоугольник 80"/>
                        <wps:cNvSpPr/>
                        <wps:spPr>
                          <a:xfrm>
                            <a:off x="3289738" y="840226"/>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A4D2751" w14:textId="4D9F268F" w:rsidR="00C21B5B" w:rsidRPr="0020158D" w:rsidRDefault="00C04F4A" w:rsidP="0020158D">
                              <w:pPr>
                                <w:ind w:firstLine="0"/>
                                <w:rPr>
                                  <w:sz w:val="24"/>
                                  <w:szCs w:val="18"/>
                                </w:rPr>
                              </w:pPr>
                              <m:oMathPara>
                                <m:oMath>
                                  <m:r>
                                    <w:rPr>
                                      <w:rFonts w:ascii="Cambria Math" w:hAnsi="Cambria Math"/>
                                      <w:sz w:val="24"/>
                                      <w:szCs w:val="24"/>
                                    </w:rPr>
                                    <m:t>Buoy 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4719145" y="1754022"/>
                            <a:ext cx="1513490" cy="43213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1AC4968" w14:textId="75FEFC3A" w:rsidR="00C21B5B" w:rsidRPr="0020158D" w:rsidRDefault="00980461" w:rsidP="0020158D">
                              <w:pPr>
                                <w:ind w:firstLine="0"/>
                                <w:rPr>
                                  <w:sz w:val="24"/>
                                  <w:szCs w:val="18"/>
                                </w:rPr>
                              </w:pPr>
                              <m:oMathPara>
                                <m:oMath>
                                  <m:r>
                                    <w:rPr>
                                      <w:rFonts w:ascii="Cambria Math" w:hAnsi="Cambria Math"/>
                                      <w:sz w:val="24"/>
                                      <w:szCs w:val="18"/>
                                    </w:rPr>
                                    <m:t xml:space="preserve">Sensors Fusion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998482" y="2906184"/>
                            <a:ext cx="3310761" cy="49916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CD50C8" w14:textId="0AC79715" w:rsidR="00C21B5B" w:rsidRPr="0020158D" w:rsidRDefault="00746960"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Прямоугольник 83"/>
                        <wps:cNvSpPr/>
                        <wps:spPr>
                          <a:xfrm>
                            <a:off x="147144" y="1702675"/>
                            <a:ext cx="1303285" cy="52502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C8CA97F" w14:textId="75529B43" w:rsidR="00C21B5B" w:rsidRPr="0020158D" w:rsidRDefault="00980461" w:rsidP="0020158D">
                              <w:pPr>
                                <w:ind w:firstLine="0"/>
                                <w:rPr>
                                  <w:sz w:val="24"/>
                                  <w:szCs w:val="18"/>
                                </w:rPr>
                              </w:pPr>
                              <m:oMathPara>
                                <m:oMath>
                                  <m:r>
                                    <w:rPr>
                                      <w:rFonts w:ascii="Cambria Math" w:hAnsi="Cambria Math"/>
                                      <w:sz w:val="24"/>
                                      <w:szCs w:val="18"/>
                                    </w:rPr>
                                    <m:t>Controller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Прямая со стрелкой 84"/>
                        <wps:cNvCnPr/>
                        <wps:spPr>
                          <a:xfrm>
                            <a:off x="1471450" y="1975945"/>
                            <a:ext cx="4729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Прямая со стрелкой 85"/>
                        <wps:cNvCnPr/>
                        <wps:spPr>
                          <a:xfrm>
                            <a:off x="4309243" y="1975700"/>
                            <a:ext cx="4099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Прямая соединительная линия 86"/>
                        <wps:cNvCnPr/>
                        <wps:spPr>
                          <a:xfrm>
                            <a:off x="3983422" y="346841"/>
                            <a:ext cx="1965435"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Прямая соединительная линия 87"/>
                        <wps:cNvCnPr/>
                        <wps:spPr>
                          <a:xfrm>
                            <a:off x="3983422" y="1103449"/>
                            <a:ext cx="1471448" cy="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Прямая со стрелкой 90"/>
                        <wps:cNvCnPr/>
                        <wps:spPr>
                          <a:xfrm>
                            <a:off x="5465380" y="1103450"/>
                            <a:ext cx="0" cy="639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Прямая со стрелкой 91"/>
                        <wps:cNvCnPr/>
                        <wps:spPr>
                          <a:xfrm>
                            <a:off x="5948857" y="346892"/>
                            <a:ext cx="0" cy="1396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Прямая соединительная линия 94"/>
                        <wps:cNvCnPr/>
                        <wps:spPr>
                          <a:xfrm>
                            <a:off x="504498" y="3163220"/>
                            <a:ext cx="49398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Прямая со стрелкой 95"/>
                        <wps:cNvCnPr/>
                        <wps:spPr>
                          <a:xfrm flipV="1">
                            <a:off x="504498" y="2238703"/>
                            <a:ext cx="0" cy="935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Прямая со стрелкой 96"/>
                        <wps:cNvCnPr/>
                        <wps:spPr>
                          <a:xfrm flipH="1">
                            <a:off x="4319756" y="3161501"/>
                            <a:ext cx="11561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единительная линия 98"/>
                        <wps:cNvCnPr/>
                        <wps:spPr>
                          <a:xfrm flipV="1">
                            <a:off x="5475892" y="2219402"/>
                            <a:ext cx="0" cy="954721"/>
                          </a:xfrm>
                          <a:prstGeom prst="line">
                            <a:avLst/>
                          </a:prstGeom>
                        </wps:spPr>
                        <wps:style>
                          <a:lnRef idx="1">
                            <a:schemeClr val="dk1"/>
                          </a:lnRef>
                          <a:fillRef idx="0">
                            <a:schemeClr val="dk1"/>
                          </a:fillRef>
                          <a:effectRef idx="0">
                            <a:schemeClr val="dk1"/>
                          </a:effectRef>
                          <a:fontRef idx="minor">
                            <a:schemeClr val="tx1"/>
                          </a:fontRef>
                        </wps:style>
                        <wps:bodyPr/>
                      </wps:wsp>
                      <wps:wsp>
                        <wps:cNvPr id="99" name="Надпись 99"/>
                        <wps:cNvSpPr txBox="1"/>
                        <wps:spPr>
                          <a:xfrm>
                            <a:off x="4288221" y="1628531"/>
                            <a:ext cx="430924" cy="304800"/>
                          </a:xfrm>
                          <a:prstGeom prst="rect">
                            <a:avLst/>
                          </a:prstGeom>
                          <a:noFill/>
                          <a:ln w="6350">
                            <a:noFill/>
                          </a:ln>
                        </wps:spPr>
                        <wps:txbx>
                          <w:txbxContent>
                            <w:p w14:paraId="77ACB5BE" w14:textId="4C9419A0" w:rsidR="00C21B5B" w:rsidRPr="000C51C0" w:rsidRDefault="00C21B5B">
                              <w:pPr>
                                <w:rPr>
                                  <w:i/>
                                </w:rPr>
                              </w:pPr>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4004441" y="767255"/>
                            <a:ext cx="441435" cy="367024"/>
                          </a:xfrm>
                          <a:prstGeom prst="rect">
                            <a:avLst/>
                          </a:prstGeom>
                          <a:noFill/>
                          <a:ln w="6350">
                            <a:noFill/>
                          </a:ln>
                        </wps:spPr>
                        <wps:txbx>
                          <w:txbxContent>
                            <w:p w14:paraId="13CAEF2A" w14:textId="068A66DC" w:rsidR="00C21B5B" w:rsidRDefault="00746960">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4004444" y="20093"/>
                            <a:ext cx="441435" cy="367024"/>
                          </a:xfrm>
                          <a:prstGeom prst="rect">
                            <a:avLst/>
                          </a:prstGeom>
                          <a:noFill/>
                          <a:ln w="6350">
                            <a:noFill/>
                          </a:ln>
                        </wps:spPr>
                        <wps:txbx>
                          <w:txbxContent>
                            <w:p w14:paraId="31E10DF3" w14:textId="12B9B85E" w:rsidR="00C21B5B" w:rsidRDefault="00746960">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5129049" y="2469359"/>
                            <a:ext cx="430924" cy="304800"/>
                          </a:xfrm>
                          <a:prstGeom prst="rect">
                            <a:avLst/>
                          </a:prstGeom>
                          <a:noFill/>
                          <a:ln w="6350">
                            <a:noFill/>
                          </a:ln>
                        </wps:spPr>
                        <wps:txbx>
                          <w:txbxContent>
                            <w:p w14:paraId="5D3C7C57" w14:textId="0B39CD92" w:rsidR="00C21B5B" w:rsidRPr="000C51C0" w:rsidRDefault="00C21B5B">
                              <w:pPr>
                                <w:rPr>
                                  <w:b/>
                                  <w:bCs/>
                                </w:rPr>
                              </w:pPr>
                              <m:oMathPara>
                                <m:oMath>
                                  <m:r>
                                    <m:rPr>
                                      <m:sty m:val="bi"/>
                                    </m:rP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1481960" y="1617348"/>
                            <a:ext cx="430924" cy="304800"/>
                          </a:xfrm>
                          <a:prstGeom prst="rect">
                            <a:avLst/>
                          </a:prstGeom>
                          <a:noFill/>
                          <a:ln w="6350">
                            <a:noFill/>
                          </a:ln>
                        </wps:spPr>
                        <wps:txbx>
                          <w:txbxContent>
                            <w:p w14:paraId="25FBB83A" w14:textId="6EE69044" w:rsidR="00C21B5B" w:rsidRPr="000C51C0" w:rsidRDefault="00C21B5B">
                              <w:pPr>
                                <w:rPr>
                                  <w:i/>
                                </w:rPr>
                              </w:pPr>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15615" y="2582738"/>
                            <a:ext cx="430924" cy="304800"/>
                          </a:xfrm>
                          <a:prstGeom prst="rect">
                            <a:avLst/>
                          </a:prstGeom>
                          <a:noFill/>
                          <a:ln w="6350">
                            <a:noFill/>
                          </a:ln>
                        </wps:spPr>
                        <wps:txbx>
                          <w:txbxContent>
                            <w:p w14:paraId="1B83DF1A" w14:textId="274D6B3F" w:rsidR="00C21B5B" w:rsidRPr="000C51C0" w:rsidRDefault="00746960">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Надпись 105"/>
                        <wps:cNvSpPr txBox="1"/>
                        <wps:spPr>
                          <a:xfrm>
                            <a:off x="1286651" y="3443227"/>
                            <a:ext cx="3331779" cy="304800"/>
                          </a:xfrm>
                          <a:prstGeom prst="rect">
                            <a:avLst/>
                          </a:prstGeom>
                          <a:noFill/>
                          <a:ln w="6350">
                            <a:noFill/>
                          </a:ln>
                        </wps:spPr>
                        <wps:txbx>
                          <w:txbxContent>
                            <w:p w14:paraId="540B644B" w14:textId="646CBA85" w:rsidR="00C21B5B" w:rsidRPr="000C51C0" w:rsidRDefault="00980461">
                              <w:pPr>
                                <w:rPr>
                                  <w:i/>
                                </w:rPr>
                              </w:pPr>
                              <w:proofErr w:type="spellStart"/>
                              <w:r w:rsidRPr="00980461">
                                <w:rPr>
                                  <w:i/>
                                </w:rPr>
                                <w:t>Extended</w:t>
                              </w:r>
                              <w:proofErr w:type="spellEnd"/>
                              <w:r w:rsidRPr="00980461">
                                <w:rPr>
                                  <w:i/>
                                </w:rPr>
                                <w:t xml:space="preserve"> </w:t>
                              </w:r>
                              <w:proofErr w:type="spellStart"/>
                              <w:r w:rsidRPr="00980461">
                                <w:rPr>
                                  <w:i/>
                                </w:rPr>
                                <w:t>Kalman</w:t>
                              </w:r>
                              <w:proofErr w:type="spellEnd"/>
                              <w:r w:rsidRPr="00980461">
                                <w:rPr>
                                  <w:i/>
                                </w:rPr>
                                <w:t xml:space="preserve"> </w:t>
                              </w:r>
                              <w:proofErr w:type="spellStart"/>
                              <w:r w:rsidRPr="00980461">
                                <w:rPr>
                                  <w:i/>
                                </w:rPr>
                                <w:t>filter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Надпись 106"/>
                        <wps:cNvSpPr txBox="1"/>
                        <wps:spPr>
                          <a:xfrm>
                            <a:off x="1501016" y="2343002"/>
                            <a:ext cx="3331779" cy="304800"/>
                          </a:xfrm>
                          <a:prstGeom prst="rect">
                            <a:avLst/>
                          </a:prstGeom>
                          <a:noFill/>
                          <a:ln w="6350">
                            <a:noFill/>
                          </a:ln>
                        </wps:spPr>
                        <wps:txbx>
                          <w:txbxContent>
                            <w:p w14:paraId="1D78F266" w14:textId="5248C696" w:rsidR="00C21B5B" w:rsidRPr="00980461" w:rsidRDefault="00980461" w:rsidP="00980461">
                              <w:pPr>
                                <w:ind w:firstLine="0"/>
                                <w:rPr>
                                  <w:i/>
                                  <w:lang w:val="en-US"/>
                                </w:rPr>
                              </w:pPr>
                              <w:r w:rsidRPr="00980461">
                                <w:rPr>
                                  <w:i/>
                                  <w:lang w:val="en-US"/>
                                </w:rPr>
                                <w:t xml:space="preserve">Dynamics and kinematics of the </w:t>
                              </w:r>
                              <w:r w:rsidR="00C21B5B">
                                <w:rPr>
                                  <w:i/>
                                </w:rPr>
                                <w:t>ММТ</w:t>
                              </w:r>
                              <w:r w:rsidR="00C21B5B" w:rsidRPr="00980461">
                                <w:rPr>
                                  <w:i/>
                                  <w:lang w:val="en-US"/>
                                </w:rP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FB749E2" id="Полотно 77" o:spid="_x0000_s1064" editas="canvas" style="width:493.2pt;height:298.75pt;mso-position-horizontal-relative:char;mso-position-vertical-relative:line" coordsize="62630,37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">
                <v:shape id="_x0000_s1065" type="#_x0000_t75" style="position:absolute;width:62630;height:37941;visibility:visible;mso-wrap-style:square" filled="t">
                  <v:fill o:detectmouseclick="t"/>
                  <v:path o:connecttype="none"/>
                </v:shape>
                <v:rect id="Прямоугольник 78" o:spid="_x0000_s1066" style="position:absolute;left:19444;top:16075;width:23543;height:7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5ACF4249" w14:textId="5C41FA38" w:rsidR="00C21B5B" w:rsidRPr="0020158D" w:rsidRDefault="00746960"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v:textbox>
                </v:rect>
                <v:rect id="Прямоугольник 79" o:spid="_x0000_s1067" style="position:absolute;left:32897;top:834;width:6832;height: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0E44F86A" w14:textId="302668D9" w:rsidR="00C21B5B" w:rsidRPr="0020158D" w:rsidRDefault="00C04F4A" w:rsidP="0020158D">
                        <w:pPr>
                          <w:ind w:firstLine="0"/>
                          <w:rPr>
                            <w:sz w:val="24"/>
                            <w:szCs w:val="18"/>
                          </w:rPr>
                        </w:pPr>
                        <m:oMathPara>
                          <m:oMath>
                            <m:r>
                              <w:rPr>
                                <w:rFonts w:ascii="Cambria Math" w:hAnsi="Cambria Math"/>
                                <w:sz w:val="24"/>
                                <w:szCs w:val="24"/>
                              </w:rPr>
                              <m:t>Buoy 1</m:t>
                            </m:r>
                          </m:oMath>
                        </m:oMathPara>
                      </w:p>
                    </w:txbxContent>
                  </v:textbox>
                </v:rect>
                <v:rect id="Прямоугольник 80" o:spid="_x0000_s1068" style="position:absolute;left:32897;top:8402;width:6832;height:5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A4D2751" w14:textId="4D9F268F" w:rsidR="00C21B5B" w:rsidRPr="0020158D" w:rsidRDefault="00C04F4A" w:rsidP="0020158D">
                        <w:pPr>
                          <w:ind w:firstLine="0"/>
                          <w:rPr>
                            <w:sz w:val="24"/>
                            <w:szCs w:val="18"/>
                          </w:rPr>
                        </w:pPr>
                        <m:oMathPara>
                          <m:oMath>
                            <m:r>
                              <w:rPr>
                                <w:rFonts w:ascii="Cambria Math" w:hAnsi="Cambria Math"/>
                                <w:sz w:val="24"/>
                                <w:szCs w:val="24"/>
                              </w:rPr>
                              <m:t>Buoy 2</m:t>
                            </m:r>
                          </m:oMath>
                        </m:oMathPara>
                      </w:p>
                    </w:txbxContent>
                  </v:textbox>
                </v:rect>
                <v:rect id="Прямоугольник 81" o:spid="_x0000_s1069" style="position:absolute;left:47191;top:17540;width:15135;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61AC4968" w14:textId="75FEFC3A" w:rsidR="00C21B5B" w:rsidRPr="0020158D" w:rsidRDefault="00980461" w:rsidP="0020158D">
                        <w:pPr>
                          <w:ind w:firstLine="0"/>
                          <w:rPr>
                            <w:sz w:val="24"/>
                            <w:szCs w:val="18"/>
                          </w:rPr>
                        </w:pPr>
                        <m:oMathPara>
                          <m:oMath>
                            <m:r>
                              <w:rPr>
                                <w:rFonts w:ascii="Cambria Math" w:hAnsi="Cambria Math"/>
                                <w:sz w:val="24"/>
                                <w:szCs w:val="18"/>
                              </w:rPr>
                              <m:t xml:space="preserve">Sensors Fusion </m:t>
                            </m:r>
                          </m:oMath>
                        </m:oMathPara>
                      </w:p>
                    </w:txbxContent>
                  </v:textbox>
                </v:rect>
                <v:rect id="Прямоугольник 82" o:spid="_x0000_s1070" style="position:absolute;left:9984;top:29061;width:33108;height: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40CD50C8" w14:textId="0AC79715" w:rsidR="00C21B5B" w:rsidRPr="0020158D" w:rsidRDefault="00746960"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v:textbox>
                </v:rect>
                <v:rect id="Прямоугольник 83" o:spid="_x0000_s1071" style="position:absolute;left:1471;top:17026;width:13033;height:5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C8CA97F" w14:textId="75529B43" w:rsidR="00C21B5B" w:rsidRPr="0020158D" w:rsidRDefault="00980461" w:rsidP="0020158D">
                        <w:pPr>
                          <w:ind w:firstLine="0"/>
                          <w:rPr>
                            <w:sz w:val="24"/>
                            <w:szCs w:val="18"/>
                          </w:rPr>
                        </w:pPr>
                        <m:oMathPara>
                          <m:oMath>
                            <m:r>
                              <w:rPr>
                                <w:rFonts w:ascii="Cambria Math" w:hAnsi="Cambria Math"/>
                                <w:sz w:val="24"/>
                                <w:szCs w:val="18"/>
                              </w:rPr>
                              <m:t>Controller</m:t>
                            </m:r>
                          </m:oMath>
                        </m:oMathPara>
                      </w:p>
                    </w:txbxContent>
                  </v:textbox>
                </v:rect>
                <v:shape id="Прямая со стрелкой 84" o:spid="_x0000_s1072" type="#_x0000_t32" style="position:absolute;left:14714;top:19759;width:47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 id="Прямая со стрелкой 85" o:spid="_x0000_s1073" type="#_x0000_t32" style="position:absolute;left:43092;top:19757;width:4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line id="Прямая соединительная линия 86" o:spid="_x0000_s1074" style="position:absolute;visibility:visible;mso-wrap-style:square" from="39834,3468" to="59488,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Прямая соединительная линия 87" o:spid="_x0000_s1075" style="position:absolute;visibility:visible;mso-wrap-style:square" from="39834,11034" to="54548,1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shape id="Прямая со стрелкой 90" o:spid="_x0000_s1076" type="#_x0000_t32" style="position:absolute;left:54653;top:11034;width:0;height:6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Прямая со стрелкой 91" o:spid="_x0000_s1077" type="#_x0000_t32" style="position:absolute;left:59488;top:3468;width:0;height:13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line id="Прямая соединительная линия 94" o:spid="_x0000_s1078" style="position:absolute;visibility:visible;mso-wrap-style:square" from="5044,31632" to="9984,3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Прямая со стрелкой 95" o:spid="_x0000_s1079" type="#_x0000_t32" style="position:absolute;left:5044;top:22387;width:0;height:93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" strokecolor="black [3200]" strokeweight=".5pt">
                  <v:stroke endarrow="block" joinstyle="miter"/>
                </v:shape>
                <v:shape id="Прямая со стрелкой 96" o:spid="_x0000_s1080" type="#_x0000_t32" style="position:absolute;left:43197;top:31615;width:11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line id="Прямая соединительная линия 98" o:spid="_x0000_s1081" style="position:absolute;flip:y;visibility:visible;mso-wrap-style:square" from="54758,22194" to="54758,31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shape id="Надпись 99" o:spid="_x0000_s1082" type="#_x0000_t202" style="position:absolute;left:42882;top:16285;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77ACB5BE" w14:textId="4C9419A0" w:rsidR="00C21B5B" w:rsidRPr="000C51C0" w:rsidRDefault="00C21B5B">
                        <w:pPr>
                          <w:rPr>
                            <w:i/>
                          </w:rPr>
                        </w:pPr>
                        <m:oMathPara>
                          <m:oMath>
                            <m:r>
                              <w:rPr>
                                <w:rFonts w:ascii="Cambria Math" w:hAnsi="Cambria Math"/>
                              </w:rPr>
                              <m:t>y</m:t>
                            </m:r>
                          </m:oMath>
                        </m:oMathPara>
                      </w:p>
                    </w:txbxContent>
                  </v:textbox>
                </v:shape>
                <v:shape id="Надпись 100" o:spid="_x0000_s1083" type="#_x0000_t202" style="position:absolute;left:40044;top:7672;width:4414;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13CAEF2A" w14:textId="068A66DC" w:rsidR="00C21B5B" w:rsidRDefault="00746960">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v:textbox>
                </v:shape>
                <v:shape id="Надпись 101" o:spid="_x0000_s1084" type="#_x0000_t202" style="position:absolute;left:40044;top:200;width:441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31E10DF3" w14:textId="12B9B85E" w:rsidR="00C21B5B" w:rsidRDefault="00746960">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v:textbox>
                </v:shape>
                <v:shape id="Надпись 102" o:spid="_x0000_s1085" type="#_x0000_t202" style="position:absolute;left:51290;top:2469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5D3C7C57" w14:textId="0B39CD92" w:rsidR="00C21B5B" w:rsidRPr="000C51C0" w:rsidRDefault="00C21B5B">
                        <w:pPr>
                          <w:rPr>
                            <w:b/>
                            <w:bCs/>
                          </w:rPr>
                        </w:pPr>
                        <m:oMathPara>
                          <m:oMath>
                            <m:r>
                              <m:rPr>
                                <m:sty m:val="bi"/>
                              </m:rPr>
                              <w:rPr>
                                <w:rFonts w:ascii="Cambria Math" w:hAnsi="Cambria Math"/>
                              </w:rPr>
                              <m:t>y</m:t>
                            </m:r>
                          </m:oMath>
                        </m:oMathPara>
                      </w:p>
                    </w:txbxContent>
                  </v:textbox>
                </v:shape>
                <v:shape id="Надпись 103" o:spid="_x0000_s1086" type="#_x0000_t202" style="position:absolute;left:14819;top:1617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5FBB83A" w14:textId="6EE69044" w:rsidR="00C21B5B" w:rsidRPr="000C51C0" w:rsidRDefault="00C21B5B">
                        <w:pPr>
                          <w:rPr>
                            <w:i/>
                          </w:rPr>
                        </w:pPr>
                        <m:oMathPara>
                          <m:oMath>
                            <m:r>
                              <w:rPr>
                                <w:rFonts w:ascii="Cambria Math" w:hAnsi="Cambria Math"/>
                              </w:rPr>
                              <m:t>u</m:t>
                            </m:r>
                          </m:oMath>
                        </m:oMathPara>
                      </w:p>
                    </w:txbxContent>
                  </v:textbox>
                </v:shape>
                <v:shape id="Надпись 104" o:spid="_x0000_s1087" type="#_x0000_t202" style="position:absolute;left:1156;top:25827;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1B83DF1A" w14:textId="274D6B3F" w:rsidR="00C21B5B" w:rsidRPr="000C51C0" w:rsidRDefault="00746960">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v:textbox>
                </v:shape>
                <v:shape id="Надпись 105" o:spid="_x0000_s1088" type="#_x0000_t202" style="position:absolute;left:12866;top:34432;width:33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540B644B" w14:textId="646CBA85" w:rsidR="00C21B5B" w:rsidRPr="000C51C0" w:rsidRDefault="00980461">
                        <w:pPr>
                          <w:rPr>
                            <w:i/>
                          </w:rPr>
                        </w:pPr>
                        <w:proofErr w:type="spellStart"/>
                        <w:r w:rsidRPr="00980461">
                          <w:rPr>
                            <w:i/>
                          </w:rPr>
                          <w:t>Extended</w:t>
                        </w:r>
                        <w:proofErr w:type="spellEnd"/>
                        <w:r w:rsidRPr="00980461">
                          <w:rPr>
                            <w:i/>
                          </w:rPr>
                          <w:t xml:space="preserve"> </w:t>
                        </w:r>
                        <w:proofErr w:type="spellStart"/>
                        <w:r w:rsidRPr="00980461">
                          <w:rPr>
                            <w:i/>
                          </w:rPr>
                          <w:t>Kalman</w:t>
                        </w:r>
                        <w:proofErr w:type="spellEnd"/>
                        <w:r w:rsidRPr="00980461">
                          <w:rPr>
                            <w:i/>
                          </w:rPr>
                          <w:t xml:space="preserve"> </w:t>
                        </w:r>
                        <w:proofErr w:type="spellStart"/>
                        <w:r w:rsidRPr="00980461">
                          <w:rPr>
                            <w:i/>
                          </w:rPr>
                          <w:t>filter</w:t>
                        </w:r>
                        <w:proofErr w:type="spellEnd"/>
                      </w:p>
                    </w:txbxContent>
                  </v:textbox>
                </v:shape>
                <v:shape id="Надпись 106" o:spid="_x0000_s1089" type="#_x0000_t202" style="position:absolute;left:15010;top:23430;width:333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D78F266" w14:textId="5248C696" w:rsidR="00C21B5B" w:rsidRPr="00980461" w:rsidRDefault="00980461" w:rsidP="00980461">
                        <w:pPr>
                          <w:ind w:firstLine="0"/>
                          <w:rPr>
                            <w:i/>
                            <w:lang w:val="en-US"/>
                          </w:rPr>
                        </w:pPr>
                        <w:r w:rsidRPr="00980461">
                          <w:rPr>
                            <w:i/>
                            <w:lang w:val="en-US"/>
                          </w:rPr>
                          <w:t xml:space="preserve">Dynamics and kinematics of the </w:t>
                        </w:r>
                        <w:r w:rsidR="00C21B5B">
                          <w:rPr>
                            <w:i/>
                          </w:rPr>
                          <w:t>ММТ</w:t>
                        </w:r>
                        <w:r w:rsidR="00C21B5B" w:rsidRPr="00980461">
                          <w:rPr>
                            <w:i/>
                            <w:lang w:val="en-US"/>
                          </w:rPr>
                          <w:t>-300</w:t>
                        </w:r>
                      </w:p>
                    </w:txbxContent>
                  </v:textbox>
                </v:shape>
                <w10:anchorlock/>
              </v:group>
            </w:pict>
          </mc:Fallback>
        </mc:AlternateContent>
      </w:r>
    </w:p>
    <w:p w14:paraId="1FD0F97C" w14:textId="6B954826" w:rsidR="000C51C0" w:rsidRPr="00CB5D14" w:rsidRDefault="00CB5D14" w:rsidP="00E02236">
      <w:pPr>
        <w:spacing w:after="160" w:line="259" w:lineRule="auto"/>
        <w:ind w:firstLine="0"/>
        <w:jc w:val="center"/>
        <w:rPr>
          <w:lang w:val="en-US"/>
        </w:rPr>
      </w:pPr>
      <w:r>
        <w:rPr>
          <w:lang w:val="en-US"/>
        </w:rPr>
        <w:t>Figure</w:t>
      </w:r>
      <w:r w:rsidR="000C51C0" w:rsidRPr="00CB5D14">
        <w:rPr>
          <w:lang w:val="en-US"/>
        </w:rPr>
        <w:t xml:space="preserve"> 9 – </w:t>
      </w:r>
      <w:r w:rsidRPr="00CB5D14">
        <w:rPr>
          <w:lang w:val="en-US"/>
        </w:rPr>
        <w:t>Positioning system block diagram</w:t>
      </w:r>
    </w:p>
    <w:p w14:paraId="7E5D44E8" w14:textId="40E9FCD5" w:rsidR="004D5658" w:rsidRPr="00E02236" w:rsidRDefault="00E02236" w:rsidP="00E02236">
      <w:pPr>
        <w:spacing w:before="240" w:after="160" w:line="259" w:lineRule="auto"/>
        <w:ind w:firstLine="709"/>
        <w:rPr>
          <w:lang w:val="en-US"/>
        </w:rPr>
      </w:pPr>
      <w:r w:rsidRPr="00E02236">
        <w:rPr>
          <w:lang w:val="en-US"/>
        </w:rPr>
        <w:t>The simulation results are presented below. The initial state of the underwater vehicle in this case is defined as zero. Fig. 10 shows the trajectories of the submersible and the hydroacoustic buoys</w:t>
      </w:r>
      <w:r w:rsidR="004F7D85" w:rsidRPr="00E02236">
        <w:rPr>
          <w:lang w:val="en-US"/>
        </w:rPr>
        <w:t>.</w:t>
      </w:r>
    </w:p>
    <w:p w14:paraId="15F9AF86" w14:textId="08364C36" w:rsidR="00CB3C25" w:rsidRDefault="009F589E" w:rsidP="0013107B">
      <w:pPr>
        <w:spacing w:after="160" w:line="259" w:lineRule="auto"/>
        <w:ind w:firstLine="0"/>
        <w:jc w:val="center"/>
        <w:rPr>
          <w:b/>
          <w:bCs/>
          <w:sz w:val="24"/>
          <w:szCs w:val="18"/>
        </w:rPr>
      </w:pPr>
      <w:r w:rsidRPr="009F589E">
        <w:rPr>
          <w:b/>
          <w:bCs/>
          <w:noProof/>
          <w:sz w:val="24"/>
          <w:szCs w:val="18"/>
        </w:rPr>
        <w:drawing>
          <wp:inline distT="0" distB="0" distL="0" distR="0" wp14:anchorId="502C74CA" wp14:editId="284B1871">
            <wp:extent cx="6480810" cy="37287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810" cy="3728720"/>
                    </a:xfrm>
                    <a:prstGeom prst="rect">
                      <a:avLst/>
                    </a:prstGeom>
                    <a:noFill/>
                    <a:ln>
                      <a:noFill/>
                    </a:ln>
                  </pic:spPr>
                </pic:pic>
              </a:graphicData>
            </a:graphic>
          </wp:inline>
        </w:drawing>
      </w:r>
    </w:p>
    <w:p w14:paraId="2C1A7312" w14:textId="39170EB8" w:rsidR="00CB3C25" w:rsidRPr="00957911" w:rsidRDefault="00957911" w:rsidP="00DC59CD">
      <w:pPr>
        <w:spacing w:after="160" w:line="259" w:lineRule="auto"/>
        <w:ind w:firstLine="0"/>
        <w:jc w:val="center"/>
        <w:rPr>
          <w:lang w:val="en-US"/>
        </w:rPr>
      </w:pPr>
      <w:r>
        <w:rPr>
          <w:lang w:val="en-US"/>
        </w:rPr>
        <w:t>Figure</w:t>
      </w:r>
      <w:r w:rsidR="00CB3C25" w:rsidRPr="00957911">
        <w:rPr>
          <w:lang w:val="en-US"/>
        </w:rPr>
        <w:t xml:space="preserve"> </w:t>
      </w:r>
      <w:r w:rsidR="000C51C0" w:rsidRPr="00957911">
        <w:rPr>
          <w:lang w:val="en-US"/>
        </w:rPr>
        <w:t>10</w:t>
      </w:r>
      <w:r w:rsidR="00134DA3" w:rsidRPr="00957911">
        <w:rPr>
          <w:lang w:val="en-US"/>
        </w:rPr>
        <w:t xml:space="preserve"> </w:t>
      </w:r>
      <w:r w:rsidR="00CB3C25" w:rsidRPr="00957911">
        <w:rPr>
          <w:lang w:val="en-US"/>
        </w:rPr>
        <w:t xml:space="preserve">– </w:t>
      </w:r>
      <w:r w:rsidRPr="00957911">
        <w:rPr>
          <w:lang w:val="en-US"/>
        </w:rPr>
        <w:t>XY position of buoys and AUV</w:t>
      </w:r>
    </w:p>
    <w:p w14:paraId="192E70C6" w14:textId="7576A650" w:rsidR="00CB3C25" w:rsidRPr="00413EFE" w:rsidRDefault="004F7D85" w:rsidP="00637F9E">
      <w:pPr>
        <w:spacing w:after="160" w:line="259" w:lineRule="auto"/>
        <w:ind w:firstLine="0"/>
        <w:rPr>
          <w:lang w:val="en-US"/>
        </w:rPr>
      </w:pPr>
      <w:r w:rsidRPr="00957911">
        <w:rPr>
          <w:sz w:val="24"/>
          <w:szCs w:val="18"/>
          <w:lang w:val="en-US"/>
        </w:rPr>
        <w:lastRenderedPageBreak/>
        <w:tab/>
      </w:r>
      <w:r w:rsidR="00413EFE" w:rsidRPr="00413EFE">
        <w:rPr>
          <w:lang w:val="en-US"/>
        </w:rPr>
        <w:t>The charts of the system output are shown in Fig. 11. The measurement sensor errors are evident here: noise and high update frequencies are noticeable. The results of the Kalman filter for state recovery are shown in Fig. 12 and show more appropriate results relative to the actual data</w:t>
      </w:r>
      <w:r w:rsidR="009936FD" w:rsidRPr="00413EFE">
        <w:rPr>
          <w:lang w:val="en-US"/>
        </w:rPr>
        <w:t xml:space="preserve">. </w:t>
      </w:r>
    </w:p>
    <w:p w14:paraId="1537C20C" w14:textId="55EF3C5C" w:rsidR="00CB3C25" w:rsidRDefault="009F589E" w:rsidP="00090AB8">
      <w:pPr>
        <w:spacing w:after="160" w:line="259" w:lineRule="auto"/>
        <w:ind w:firstLine="0"/>
        <w:jc w:val="center"/>
        <w:rPr>
          <w:b/>
          <w:bCs/>
          <w:sz w:val="24"/>
          <w:szCs w:val="18"/>
        </w:rPr>
      </w:pPr>
      <w:r w:rsidRPr="009F589E">
        <w:rPr>
          <w:b/>
          <w:bCs/>
          <w:noProof/>
          <w:sz w:val="24"/>
          <w:szCs w:val="18"/>
        </w:rPr>
        <w:drawing>
          <wp:inline distT="0" distB="0" distL="0" distR="0" wp14:anchorId="57588925" wp14:editId="08EC9E10">
            <wp:extent cx="6373495" cy="67784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4019" b="4840"/>
                    <a:stretch/>
                  </pic:blipFill>
                  <pic:spPr bwMode="auto">
                    <a:xfrm>
                      <a:off x="0" y="0"/>
                      <a:ext cx="6381051" cy="6786515"/>
                    </a:xfrm>
                    <a:prstGeom prst="rect">
                      <a:avLst/>
                    </a:prstGeom>
                    <a:noFill/>
                    <a:ln>
                      <a:noFill/>
                    </a:ln>
                    <a:extLst>
                      <a:ext uri="{53640926-AAD7-44D8-BBD7-CCE9431645EC}">
                        <a14:shadowObscured xmlns:a14="http://schemas.microsoft.com/office/drawing/2010/main"/>
                      </a:ext>
                    </a:extLst>
                  </pic:spPr>
                </pic:pic>
              </a:graphicData>
            </a:graphic>
          </wp:inline>
        </w:drawing>
      </w:r>
    </w:p>
    <w:p w14:paraId="7A8C7383" w14:textId="65BED438" w:rsidR="00CB3C25" w:rsidRPr="00557B78" w:rsidRDefault="00A304AD" w:rsidP="00134DA3">
      <w:pPr>
        <w:spacing w:after="160" w:line="259" w:lineRule="auto"/>
        <w:ind w:firstLine="0"/>
        <w:jc w:val="center"/>
        <w:rPr>
          <w:lang w:val="en-US"/>
        </w:rPr>
      </w:pPr>
      <w:r>
        <w:rPr>
          <w:lang w:val="en-US"/>
        </w:rPr>
        <w:t>Figure</w:t>
      </w:r>
      <w:r w:rsidR="00134DA3" w:rsidRPr="009517FD">
        <w:rPr>
          <w:lang w:val="en-US"/>
        </w:rPr>
        <w:t xml:space="preserve"> 1</w:t>
      </w:r>
      <w:r w:rsidR="000921DE" w:rsidRPr="009517FD">
        <w:rPr>
          <w:lang w:val="en-US"/>
        </w:rPr>
        <w:t>1</w:t>
      </w:r>
      <w:r w:rsidR="00CB3C25" w:rsidRPr="009517FD">
        <w:rPr>
          <w:lang w:val="en-US"/>
        </w:rPr>
        <w:t xml:space="preserve"> – </w:t>
      </w:r>
      <w:r w:rsidR="005510FE" w:rsidRPr="009517FD">
        <w:rPr>
          <w:lang w:val="en-US"/>
        </w:rPr>
        <w:t>Measurement</w:t>
      </w:r>
      <w:r w:rsidR="00557B78" w:rsidRPr="009517FD">
        <w:rPr>
          <w:lang w:val="en-US"/>
        </w:rPr>
        <w:t xml:space="preserve"> </w:t>
      </w:r>
      <w:r w:rsidR="00557B78">
        <w:rPr>
          <w:lang w:val="en-US"/>
        </w:rPr>
        <w:t>charts</w:t>
      </w:r>
    </w:p>
    <w:p w14:paraId="7B1DC49A" w14:textId="58661206" w:rsidR="00A304AD" w:rsidRPr="009517FD" w:rsidRDefault="00A304AD" w:rsidP="00CB3C25">
      <w:pPr>
        <w:spacing w:after="160" w:line="259" w:lineRule="auto"/>
        <w:ind w:firstLine="0"/>
        <w:jc w:val="left"/>
        <w:rPr>
          <w:sz w:val="24"/>
          <w:szCs w:val="18"/>
          <w:lang w:val="en-US"/>
        </w:rPr>
      </w:pPr>
    </w:p>
    <w:p w14:paraId="5ECE4333" w14:textId="77777777" w:rsidR="006327D1" w:rsidRPr="009517FD" w:rsidRDefault="006327D1" w:rsidP="00CB3C25">
      <w:pPr>
        <w:spacing w:after="160" w:line="259" w:lineRule="auto"/>
        <w:ind w:firstLine="0"/>
        <w:jc w:val="left"/>
        <w:rPr>
          <w:sz w:val="24"/>
          <w:szCs w:val="18"/>
          <w:lang w:val="en-US"/>
        </w:rPr>
      </w:pPr>
    </w:p>
    <w:p w14:paraId="3401B711" w14:textId="57621251" w:rsidR="00A304AD" w:rsidRPr="009517FD" w:rsidRDefault="009517FD" w:rsidP="00A304AD">
      <w:pPr>
        <w:spacing w:after="160" w:line="259" w:lineRule="auto"/>
        <w:ind w:firstLine="709"/>
        <w:rPr>
          <w:sz w:val="24"/>
          <w:szCs w:val="18"/>
          <w:lang w:val="en-US"/>
        </w:rPr>
      </w:pPr>
      <w:r w:rsidRPr="009517FD">
        <w:rPr>
          <w:lang w:val="en-US"/>
        </w:rPr>
        <w:lastRenderedPageBreak/>
        <w:t>A more correct assessment of the filter performance can be made by the error with respect to the real data (Fig. 13). Quantitative evaluation is already defined by quality metrics. MSE, MAE and RMSE metrics are summarized in</w:t>
      </w:r>
      <w:r>
        <w:rPr>
          <w:lang w:val="en-US"/>
        </w:rPr>
        <w:t xml:space="preserve"> T</w:t>
      </w:r>
      <w:r w:rsidRPr="009517FD">
        <w:rPr>
          <w:lang w:val="en-US"/>
        </w:rPr>
        <w:t>able 6</w:t>
      </w:r>
      <w:r w:rsidR="00A304AD" w:rsidRPr="009517FD">
        <w:rPr>
          <w:lang w:val="en-US"/>
        </w:rPr>
        <w:t>.</w:t>
      </w:r>
    </w:p>
    <w:p w14:paraId="78F17FEE" w14:textId="5EC2B421" w:rsidR="00CB3C25" w:rsidRPr="00CB3C25" w:rsidRDefault="009F589E" w:rsidP="009F589E">
      <w:pPr>
        <w:spacing w:after="160" w:line="259" w:lineRule="auto"/>
        <w:ind w:firstLine="0"/>
        <w:jc w:val="center"/>
        <w:rPr>
          <w:sz w:val="24"/>
          <w:szCs w:val="18"/>
        </w:rPr>
      </w:pPr>
      <w:r w:rsidRPr="009F589E">
        <w:rPr>
          <w:noProof/>
          <w:sz w:val="24"/>
          <w:szCs w:val="18"/>
        </w:rPr>
        <w:drawing>
          <wp:inline distT="0" distB="0" distL="0" distR="0" wp14:anchorId="17FAE7E6" wp14:editId="667A3133">
            <wp:extent cx="6402701" cy="66997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5201" b="4715"/>
                    <a:stretch/>
                  </pic:blipFill>
                  <pic:spPr bwMode="auto">
                    <a:xfrm>
                      <a:off x="0" y="0"/>
                      <a:ext cx="6411304" cy="6708740"/>
                    </a:xfrm>
                    <a:prstGeom prst="rect">
                      <a:avLst/>
                    </a:prstGeom>
                    <a:noFill/>
                    <a:ln>
                      <a:noFill/>
                    </a:ln>
                    <a:extLst>
                      <a:ext uri="{53640926-AAD7-44D8-BBD7-CCE9431645EC}">
                        <a14:shadowObscured xmlns:a14="http://schemas.microsoft.com/office/drawing/2010/main"/>
                      </a:ext>
                    </a:extLst>
                  </pic:spPr>
                </pic:pic>
              </a:graphicData>
            </a:graphic>
          </wp:inline>
        </w:drawing>
      </w:r>
    </w:p>
    <w:p w14:paraId="77ACF3DD" w14:textId="49F5B56C" w:rsidR="00CB3C25" w:rsidRPr="00557B78" w:rsidRDefault="00A304AD" w:rsidP="00134DA3">
      <w:pPr>
        <w:spacing w:after="160" w:line="259" w:lineRule="auto"/>
        <w:ind w:firstLine="0"/>
        <w:jc w:val="center"/>
        <w:rPr>
          <w:lang w:val="en-US"/>
        </w:rPr>
      </w:pPr>
      <w:r>
        <w:rPr>
          <w:lang w:val="en-US"/>
        </w:rPr>
        <w:t>Figure</w:t>
      </w:r>
      <w:r w:rsidR="00CB3C25" w:rsidRPr="00134DA3">
        <w:t xml:space="preserve"> </w:t>
      </w:r>
      <w:r w:rsidR="00134DA3" w:rsidRPr="00134DA3">
        <w:t>1</w:t>
      </w:r>
      <w:r w:rsidR="000921DE">
        <w:t>2</w:t>
      </w:r>
      <w:r w:rsidR="00134DA3" w:rsidRPr="00134DA3">
        <w:t xml:space="preserve"> </w:t>
      </w:r>
      <w:r w:rsidR="00CB3C25" w:rsidRPr="00134DA3">
        <w:t xml:space="preserve">– </w:t>
      </w:r>
      <w:r w:rsidR="005510FE" w:rsidRPr="005510FE">
        <w:t xml:space="preserve">EKF </w:t>
      </w:r>
      <w:proofErr w:type="spellStart"/>
      <w:r w:rsidR="005510FE" w:rsidRPr="005510FE">
        <w:t>estimation</w:t>
      </w:r>
      <w:proofErr w:type="spellEnd"/>
      <w:r w:rsidR="00557B78">
        <w:rPr>
          <w:lang w:val="en-US"/>
        </w:rPr>
        <w:t xml:space="preserve"> charts</w:t>
      </w:r>
    </w:p>
    <w:p w14:paraId="486FCDA8" w14:textId="77777777" w:rsidR="00D21A86" w:rsidRDefault="00D21A86">
      <w:pPr>
        <w:spacing w:after="160" w:line="259" w:lineRule="auto"/>
        <w:ind w:firstLine="0"/>
        <w:jc w:val="left"/>
        <w:rPr>
          <w:b/>
          <w:bCs/>
          <w:sz w:val="24"/>
          <w:szCs w:val="18"/>
        </w:rPr>
      </w:pPr>
    </w:p>
    <w:p w14:paraId="548588EF" w14:textId="7FBBBE30" w:rsidR="00D21A86" w:rsidRDefault="00D21A86" w:rsidP="0013107B">
      <w:pPr>
        <w:spacing w:after="160" w:line="259" w:lineRule="auto"/>
        <w:ind w:firstLine="0"/>
        <w:rPr>
          <w:b/>
          <w:bCs/>
          <w:sz w:val="24"/>
          <w:szCs w:val="18"/>
        </w:rPr>
      </w:pPr>
    </w:p>
    <w:p w14:paraId="726F4C35" w14:textId="3EA1AFCE" w:rsidR="00D21A86" w:rsidRDefault="009F589E" w:rsidP="00134DA3">
      <w:pPr>
        <w:spacing w:after="160" w:line="259" w:lineRule="auto"/>
        <w:ind w:firstLine="0"/>
        <w:jc w:val="center"/>
        <w:rPr>
          <w:b/>
          <w:bCs/>
          <w:sz w:val="24"/>
          <w:szCs w:val="18"/>
        </w:rPr>
      </w:pPr>
      <w:r w:rsidRPr="009F589E">
        <w:rPr>
          <w:b/>
          <w:bCs/>
          <w:noProof/>
          <w:sz w:val="24"/>
          <w:szCs w:val="18"/>
        </w:rPr>
        <w:lastRenderedPageBreak/>
        <w:drawing>
          <wp:inline distT="0" distB="0" distL="0" distR="0" wp14:anchorId="240C4ABE" wp14:editId="1731FC79">
            <wp:extent cx="6186291" cy="65414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4935" b="3960"/>
                    <a:stretch/>
                  </pic:blipFill>
                  <pic:spPr bwMode="auto">
                    <a:xfrm>
                      <a:off x="0" y="0"/>
                      <a:ext cx="6208677" cy="6565148"/>
                    </a:xfrm>
                    <a:prstGeom prst="rect">
                      <a:avLst/>
                    </a:prstGeom>
                    <a:noFill/>
                    <a:ln>
                      <a:noFill/>
                    </a:ln>
                    <a:extLst>
                      <a:ext uri="{53640926-AAD7-44D8-BBD7-CCE9431645EC}">
                        <a14:shadowObscured xmlns:a14="http://schemas.microsoft.com/office/drawing/2010/main"/>
                      </a:ext>
                    </a:extLst>
                  </pic:spPr>
                </pic:pic>
              </a:graphicData>
            </a:graphic>
          </wp:inline>
        </w:drawing>
      </w:r>
    </w:p>
    <w:p w14:paraId="32CB8EE2" w14:textId="731E9A6E" w:rsidR="00D21A86" w:rsidRPr="006327D1" w:rsidRDefault="005510FE" w:rsidP="00134DA3">
      <w:pPr>
        <w:spacing w:after="160" w:line="259" w:lineRule="auto"/>
        <w:ind w:firstLine="0"/>
        <w:jc w:val="center"/>
        <w:rPr>
          <w:lang w:val="en-US"/>
        </w:rPr>
      </w:pPr>
      <w:r>
        <w:rPr>
          <w:lang w:val="en-US"/>
        </w:rPr>
        <w:t>Figure</w:t>
      </w:r>
      <w:r w:rsidR="00134DA3" w:rsidRPr="006327D1">
        <w:rPr>
          <w:lang w:val="en-US"/>
        </w:rPr>
        <w:t xml:space="preserve"> 1</w:t>
      </w:r>
      <w:r w:rsidR="000921DE" w:rsidRPr="006327D1">
        <w:rPr>
          <w:lang w:val="en-US"/>
        </w:rPr>
        <w:t>3</w:t>
      </w:r>
      <w:r w:rsidR="00D21A86" w:rsidRPr="006327D1">
        <w:rPr>
          <w:lang w:val="en-US"/>
        </w:rPr>
        <w:t xml:space="preserve"> – </w:t>
      </w:r>
      <w:r w:rsidRPr="006327D1">
        <w:rPr>
          <w:lang w:val="en-US"/>
        </w:rPr>
        <w:t>EKF estimation error</w:t>
      </w:r>
      <w:r w:rsidR="00557B78">
        <w:rPr>
          <w:lang w:val="en-US"/>
        </w:rPr>
        <w:t xml:space="preserve"> charts</w:t>
      </w:r>
    </w:p>
    <w:p w14:paraId="2664D129" w14:textId="3B4DF7EA" w:rsidR="00DD5D87" w:rsidRPr="006327D1" w:rsidRDefault="00DD5D87" w:rsidP="0013107B">
      <w:pPr>
        <w:spacing w:after="160" w:line="259" w:lineRule="auto"/>
        <w:ind w:firstLine="0"/>
        <w:rPr>
          <w:b/>
          <w:bCs/>
          <w:sz w:val="24"/>
          <w:szCs w:val="18"/>
          <w:lang w:val="en-US"/>
        </w:rPr>
      </w:pPr>
    </w:p>
    <w:p w14:paraId="47C9ADCF" w14:textId="53C53E10" w:rsidR="0013107B" w:rsidRPr="006327D1" w:rsidRDefault="000E03D7" w:rsidP="0013107B">
      <w:pPr>
        <w:spacing w:after="160" w:line="259" w:lineRule="auto"/>
        <w:ind w:firstLine="0"/>
        <w:rPr>
          <w:lang w:val="en-US"/>
        </w:rPr>
      </w:pPr>
      <w:r>
        <w:rPr>
          <w:lang w:val="en-US"/>
        </w:rPr>
        <w:t>Table</w:t>
      </w:r>
      <w:r w:rsidR="0013107B" w:rsidRPr="006327D1">
        <w:rPr>
          <w:lang w:val="en-US"/>
        </w:rPr>
        <w:t xml:space="preserve"> </w:t>
      </w:r>
      <w:r w:rsidR="0013107B">
        <w:rPr>
          <w:lang w:val="en-US"/>
        </w:rPr>
        <w:t>6</w:t>
      </w:r>
      <w:r w:rsidR="0013107B" w:rsidRPr="006327D1">
        <w:rPr>
          <w:lang w:val="en-US"/>
        </w:rPr>
        <w:t xml:space="preserve"> – </w:t>
      </w:r>
      <w:r w:rsidRPr="006327D1">
        <w:rPr>
          <w:lang w:val="en-US"/>
        </w:rPr>
        <w:t xml:space="preserve">Quality </w:t>
      </w:r>
      <w:r>
        <w:rPr>
          <w:lang w:val="en-US"/>
        </w:rPr>
        <w:t>m</w:t>
      </w:r>
      <w:r w:rsidRPr="006327D1">
        <w:rPr>
          <w:lang w:val="en-US"/>
        </w:rPr>
        <w:t>etrics</w:t>
      </w:r>
    </w:p>
    <w:tbl>
      <w:tblPr>
        <w:tblStyle w:val="a6"/>
        <w:tblW w:w="0" w:type="auto"/>
        <w:tblLook w:val="04A0" w:firstRow="1" w:lastRow="0" w:firstColumn="1" w:lastColumn="0" w:noHBand="0" w:noVBand="1"/>
      </w:tblPr>
      <w:tblGrid>
        <w:gridCol w:w="1555"/>
        <w:gridCol w:w="8641"/>
      </w:tblGrid>
      <w:tr w:rsidR="0013107B" w14:paraId="2C424BC4" w14:textId="77777777" w:rsidTr="00CF4270">
        <w:tc>
          <w:tcPr>
            <w:tcW w:w="1555" w:type="dxa"/>
          </w:tcPr>
          <w:p w14:paraId="1F1DC7C7" w14:textId="69D34148" w:rsidR="0013107B" w:rsidRDefault="000E03D7" w:rsidP="0013107B">
            <w:pPr>
              <w:pStyle w:val="ae"/>
              <w:ind w:firstLine="0"/>
              <w:jc w:val="center"/>
            </w:pPr>
            <w:proofErr w:type="spellStart"/>
            <w:r w:rsidRPr="000E03D7">
              <w:t>Metric</w:t>
            </w:r>
            <w:proofErr w:type="spellEnd"/>
          </w:p>
        </w:tc>
        <w:tc>
          <w:tcPr>
            <w:tcW w:w="8641" w:type="dxa"/>
          </w:tcPr>
          <w:p w14:paraId="5485CE25" w14:textId="0B342099" w:rsidR="0013107B" w:rsidRDefault="000E03D7" w:rsidP="0013107B">
            <w:pPr>
              <w:pStyle w:val="ae"/>
              <w:ind w:firstLine="0"/>
              <w:jc w:val="center"/>
            </w:pPr>
            <w:proofErr w:type="spellStart"/>
            <w:r w:rsidRPr="000E03D7">
              <w:t>Value</w:t>
            </w:r>
            <w:proofErr w:type="spellEnd"/>
          </w:p>
        </w:tc>
      </w:tr>
      <w:tr w:rsidR="0013107B" w14:paraId="03B5909E" w14:textId="77777777" w:rsidTr="00CF4270">
        <w:tc>
          <w:tcPr>
            <w:tcW w:w="1555" w:type="dxa"/>
          </w:tcPr>
          <w:p w14:paraId="06616E61" w14:textId="42C51F01" w:rsidR="0013107B" w:rsidRPr="0013107B" w:rsidRDefault="0013107B" w:rsidP="00CF4270">
            <w:pPr>
              <w:pStyle w:val="ae"/>
              <w:ind w:firstLine="0"/>
              <w:jc w:val="center"/>
              <w:rPr>
                <w:lang w:val="en-US"/>
              </w:rPr>
            </w:pPr>
            <w:r>
              <w:rPr>
                <w:lang w:val="en-US"/>
              </w:rPr>
              <w:t>MSE (</w:t>
            </w:r>
            <m:oMath>
              <m:r>
                <w:rPr>
                  <w:rFonts w:ascii="Cambria Math" w:hAnsi="Cambria Math"/>
                  <w:lang w:val="en-US"/>
                </w:rPr>
                <m:t>η</m:t>
              </m:r>
            </m:oMath>
            <w:r>
              <w:rPr>
                <w:lang w:val="en-US"/>
              </w:rPr>
              <w:t>)</w:t>
            </w:r>
          </w:p>
        </w:tc>
        <w:tc>
          <w:tcPr>
            <w:tcW w:w="8641" w:type="dxa"/>
          </w:tcPr>
          <w:p w14:paraId="62D44059" w14:textId="5B8B9336" w:rsidR="0013107B" w:rsidRPr="0013107B" w:rsidRDefault="00746960"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1.868327</m:t>
                              </m:r>
                            </m:e>
                            <m:e>
                              <m:r>
                                <w:rPr>
                                  <w:rFonts w:ascii="Cambria Math" w:hAnsi="Cambria Math"/>
                                  <w:szCs w:val="28"/>
                                </w:rPr>
                                <m:t>3.291973</m:t>
                              </m:r>
                            </m:e>
                            <m:e>
                              <m:r>
                                <w:rPr>
                                  <w:rFonts w:ascii="Cambria Math" w:hAnsi="Cambria Math"/>
                                  <w:szCs w:val="28"/>
                                </w:rPr>
                                <m:t>0.390871</m:t>
                              </m:r>
                              <m:ctrlPr>
                                <w:rPr>
                                  <w:rFonts w:ascii="Cambria Math" w:eastAsia="Cambria Math" w:hAnsi="Cambria Math" w:cs="Cambria Math"/>
                                  <w:i/>
                                  <w:szCs w:val="28"/>
                                </w:rPr>
                              </m:ctrlPr>
                            </m:e>
                            <m:e>
                              <m:r>
                                <w:rPr>
                                  <w:rFonts w:ascii="Cambria Math" w:eastAsia="Cambria Math" w:hAnsi="Cambria Math" w:cs="Cambria Math"/>
                                  <w:szCs w:val="28"/>
                                </w:rPr>
                                <m:t>0.030260</m:t>
                              </m:r>
                              <m:ctrlPr>
                                <w:rPr>
                                  <w:rFonts w:ascii="Cambria Math" w:eastAsia="Cambria Math" w:hAnsi="Cambria Math" w:cs="Cambria Math"/>
                                  <w:i/>
                                  <w:szCs w:val="28"/>
                                </w:rPr>
                              </m:ctrlPr>
                            </m:e>
                            <m:e>
                              <m:r>
                                <w:rPr>
                                  <w:rFonts w:ascii="Cambria Math" w:eastAsia="Cambria Math" w:hAnsi="Cambria Math" w:cs="Cambria Math"/>
                                  <w:szCs w:val="28"/>
                                </w:rPr>
                                <m:t>0.044263</m:t>
                              </m:r>
                              <m:ctrlPr>
                                <w:rPr>
                                  <w:rFonts w:ascii="Cambria Math" w:eastAsia="Cambria Math" w:hAnsi="Cambria Math" w:cs="Cambria Math"/>
                                  <w:i/>
                                  <w:szCs w:val="28"/>
                                </w:rPr>
                              </m:ctrlPr>
                            </m:e>
                            <m:e>
                              <m:r>
                                <w:rPr>
                                  <w:rFonts w:ascii="Cambria Math" w:eastAsia="Cambria Math" w:hAnsi="Cambria Math" w:cs="Cambria Math"/>
                                  <w:szCs w:val="28"/>
                                </w:rPr>
                                <m:t>0.318385</m:t>
                              </m:r>
                            </m:e>
                          </m:mr>
                        </m:m>
                      </m:e>
                    </m:d>
                  </m:e>
                  <m:sup>
                    <m:r>
                      <w:rPr>
                        <w:rFonts w:ascii="Cambria Math" w:hAnsi="Cambria Math"/>
                        <w:szCs w:val="28"/>
                      </w:rPr>
                      <m:t>T</m:t>
                    </m:r>
                  </m:sup>
                </m:sSup>
              </m:oMath>
            </m:oMathPara>
          </w:p>
        </w:tc>
      </w:tr>
      <w:tr w:rsidR="0013107B" w14:paraId="40B27442" w14:textId="77777777" w:rsidTr="00CF4270">
        <w:tc>
          <w:tcPr>
            <w:tcW w:w="1555" w:type="dxa"/>
          </w:tcPr>
          <w:p w14:paraId="6779C1A8" w14:textId="334CBA23" w:rsidR="0013107B" w:rsidRPr="00104B40" w:rsidRDefault="0013107B" w:rsidP="00CF4270">
            <w:pPr>
              <w:pStyle w:val="ae"/>
              <w:ind w:firstLine="0"/>
              <w:jc w:val="center"/>
              <w:rPr>
                <w:lang w:val="en-US"/>
              </w:rPr>
            </w:pPr>
            <w:r>
              <w:rPr>
                <w:lang w:val="en-US"/>
              </w:rPr>
              <w:t>MSE (</w:t>
            </w:r>
            <m:oMath>
              <m:r>
                <w:rPr>
                  <w:rFonts w:ascii="Cambria Math" w:hAnsi="Cambria Math"/>
                  <w:lang w:val="en-US"/>
                </w:rPr>
                <m:t>ν</m:t>
              </m:r>
            </m:oMath>
            <w:r>
              <w:rPr>
                <w:lang w:val="en-US"/>
              </w:rPr>
              <w:t>)</w:t>
            </w:r>
          </w:p>
        </w:tc>
        <w:tc>
          <w:tcPr>
            <w:tcW w:w="8641" w:type="dxa"/>
          </w:tcPr>
          <w:p w14:paraId="45073614" w14:textId="19D3FDB5" w:rsidR="0013107B" w:rsidRDefault="00746960"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0.191705</m:t>
                              </m:r>
                            </m:e>
                            <m:e>
                              <m:r>
                                <w:rPr>
                                  <w:rFonts w:ascii="Cambria Math" w:hAnsi="Cambria Math"/>
                                  <w:szCs w:val="28"/>
                                </w:rPr>
                                <m:t>0.115427</m:t>
                              </m:r>
                            </m:e>
                            <m:e>
                              <m:r>
                                <w:rPr>
                                  <w:rFonts w:ascii="Cambria Math" w:hAnsi="Cambria Math"/>
                                  <w:szCs w:val="28"/>
                                </w:rPr>
                                <m:t>0.063261</m:t>
                              </m:r>
                              <m:ctrlPr>
                                <w:rPr>
                                  <w:rFonts w:ascii="Cambria Math" w:eastAsia="Cambria Math" w:hAnsi="Cambria Math" w:cs="Cambria Math"/>
                                  <w:i/>
                                  <w:szCs w:val="28"/>
                                </w:rPr>
                              </m:ctrlPr>
                            </m:e>
                            <m:e>
                              <m:r>
                                <w:rPr>
                                  <w:rFonts w:ascii="Cambria Math" w:eastAsia="Cambria Math" w:hAnsi="Cambria Math" w:cs="Cambria Math"/>
                                  <w:szCs w:val="28"/>
                                </w:rPr>
                                <m:t>0.002418</m:t>
                              </m:r>
                              <m:ctrlPr>
                                <w:rPr>
                                  <w:rFonts w:ascii="Cambria Math" w:eastAsia="Cambria Math" w:hAnsi="Cambria Math" w:cs="Cambria Math"/>
                                  <w:i/>
                                  <w:szCs w:val="28"/>
                                </w:rPr>
                              </m:ctrlPr>
                            </m:e>
                            <m:e>
                              <m:r>
                                <w:rPr>
                                  <w:rFonts w:ascii="Cambria Math" w:eastAsia="Cambria Math" w:hAnsi="Cambria Math" w:cs="Cambria Math"/>
                                  <w:szCs w:val="28"/>
                                </w:rPr>
                                <m:t>0.043486</m:t>
                              </m:r>
                              <m:ctrlPr>
                                <w:rPr>
                                  <w:rFonts w:ascii="Cambria Math" w:eastAsia="Cambria Math" w:hAnsi="Cambria Math" w:cs="Cambria Math"/>
                                  <w:i/>
                                  <w:szCs w:val="28"/>
                                </w:rPr>
                              </m:ctrlPr>
                            </m:e>
                            <m:e>
                              <m:r>
                                <w:rPr>
                                  <w:rFonts w:ascii="Cambria Math" w:eastAsia="Cambria Math" w:hAnsi="Cambria Math" w:cs="Cambria Math"/>
                                  <w:szCs w:val="28"/>
                                </w:rPr>
                                <m:t>0.013741</m:t>
                              </m:r>
                            </m:e>
                          </m:mr>
                        </m:m>
                      </m:e>
                    </m:d>
                  </m:e>
                  <m:sup>
                    <m:r>
                      <w:rPr>
                        <w:rFonts w:ascii="Cambria Math" w:hAnsi="Cambria Math"/>
                        <w:szCs w:val="28"/>
                      </w:rPr>
                      <m:t>T</m:t>
                    </m:r>
                  </m:sup>
                </m:sSup>
              </m:oMath>
            </m:oMathPara>
          </w:p>
        </w:tc>
      </w:tr>
      <w:tr w:rsidR="0013107B" w14:paraId="78A3BF6B" w14:textId="77777777" w:rsidTr="00CF4270">
        <w:tc>
          <w:tcPr>
            <w:tcW w:w="1555" w:type="dxa"/>
          </w:tcPr>
          <w:p w14:paraId="1922DD66" w14:textId="6B52A547" w:rsidR="0013107B" w:rsidRPr="00104B40" w:rsidRDefault="0013107B" w:rsidP="00CF4270">
            <w:pPr>
              <w:pStyle w:val="ae"/>
              <w:ind w:firstLine="0"/>
              <w:jc w:val="center"/>
              <w:rPr>
                <w:lang w:val="en-US"/>
              </w:rPr>
            </w:pPr>
            <w:r>
              <w:rPr>
                <w:lang w:val="en-US"/>
              </w:rPr>
              <w:t>MAE (</w:t>
            </w:r>
            <m:oMath>
              <m:r>
                <w:rPr>
                  <w:rFonts w:ascii="Cambria Math" w:hAnsi="Cambria Math"/>
                  <w:lang w:val="en-US"/>
                </w:rPr>
                <m:t>η</m:t>
              </m:r>
            </m:oMath>
            <w:r>
              <w:rPr>
                <w:lang w:val="en-US"/>
              </w:rPr>
              <w:t>)</w:t>
            </w:r>
          </w:p>
        </w:tc>
        <w:tc>
          <w:tcPr>
            <w:tcW w:w="8641" w:type="dxa"/>
          </w:tcPr>
          <w:p w14:paraId="6994483A" w14:textId="15D16EC8" w:rsidR="0013107B" w:rsidRDefault="00746960"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0.029913</m:t>
                              </m:r>
                            </m:e>
                            <m:e>
                              <m:r>
                                <w:rPr>
                                  <w:rFonts w:ascii="Cambria Math" w:hAnsi="Cambria Math"/>
                                  <w:szCs w:val="28"/>
                                </w:rPr>
                                <m:t>0.082423</m:t>
                              </m:r>
                            </m:e>
                            <m:e>
                              <m:r>
                                <w:rPr>
                                  <w:rFonts w:ascii="Cambria Math" w:hAnsi="Cambria Math"/>
                                  <w:szCs w:val="28"/>
                                </w:rPr>
                                <m:t>0.008349</m:t>
                              </m:r>
                              <m:ctrlPr>
                                <w:rPr>
                                  <w:rFonts w:ascii="Cambria Math" w:eastAsia="Cambria Math" w:hAnsi="Cambria Math" w:cs="Cambria Math"/>
                                  <w:i/>
                                  <w:szCs w:val="28"/>
                                </w:rPr>
                              </m:ctrlPr>
                            </m:e>
                            <m:e>
                              <m:r>
                                <w:rPr>
                                  <w:rFonts w:ascii="Cambria Math" w:eastAsia="Cambria Math" w:hAnsi="Cambria Math" w:cs="Cambria Math"/>
                                  <w:szCs w:val="28"/>
                                </w:rPr>
                                <m:t>0.001244</m:t>
                              </m:r>
                              <m:ctrlPr>
                                <w:rPr>
                                  <w:rFonts w:ascii="Cambria Math" w:eastAsia="Cambria Math" w:hAnsi="Cambria Math" w:cs="Cambria Math"/>
                                  <w:i/>
                                  <w:szCs w:val="28"/>
                                </w:rPr>
                              </m:ctrlPr>
                            </m:e>
                            <m:e>
                              <m:r>
                                <w:rPr>
                                  <w:rFonts w:ascii="Cambria Math" w:eastAsia="Cambria Math" w:hAnsi="Cambria Math" w:cs="Cambria Math"/>
                                  <w:szCs w:val="28"/>
                                </w:rPr>
                                <m:t>0.002044</m:t>
                              </m:r>
                              <m:ctrlPr>
                                <w:rPr>
                                  <w:rFonts w:ascii="Cambria Math" w:eastAsia="Cambria Math" w:hAnsi="Cambria Math" w:cs="Cambria Math"/>
                                  <w:i/>
                                  <w:szCs w:val="28"/>
                                </w:rPr>
                              </m:ctrlPr>
                            </m:e>
                            <m:e>
                              <m:r>
                                <w:rPr>
                                  <w:rFonts w:ascii="Cambria Math" w:eastAsia="Cambria Math" w:hAnsi="Cambria Math" w:cs="Cambria Math"/>
                                  <w:szCs w:val="28"/>
                                </w:rPr>
                                <m:t>0.004935</m:t>
                              </m:r>
                            </m:e>
                          </m:mr>
                        </m:m>
                      </m:e>
                    </m:d>
                  </m:e>
                  <m:sup>
                    <m:r>
                      <w:rPr>
                        <w:rFonts w:ascii="Cambria Math" w:hAnsi="Cambria Math"/>
                        <w:szCs w:val="28"/>
                      </w:rPr>
                      <m:t>T</m:t>
                    </m:r>
                  </m:sup>
                </m:sSup>
              </m:oMath>
            </m:oMathPara>
          </w:p>
        </w:tc>
      </w:tr>
      <w:tr w:rsidR="0013107B" w14:paraId="1DFBF3E3" w14:textId="77777777" w:rsidTr="00CF4270">
        <w:tc>
          <w:tcPr>
            <w:tcW w:w="1555" w:type="dxa"/>
          </w:tcPr>
          <w:p w14:paraId="3CF370B8" w14:textId="32A6B88E" w:rsidR="0013107B" w:rsidRPr="00104B40" w:rsidRDefault="0013107B" w:rsidP="00CF4270">
            <w:pPr>
              <w:pStyle w:val="ae"/>
              <w:ind w:firstLine="0"/>
              <w:jc w:val="center"/>
              <w:rPr>
                <w:lang w:val="en-US"/>
              </w:rPr>
            </w:pPr>
            <w:r>
              <w:rPr>
                <w:lang w:val="en-US"/>
              </w:rPr>
              <w:t>MAE (</w:t>
            </w:r>
            <m:oMath>
              <m:r>
                <w:rPr>
                  <w:rFonts w:ascii="Cambria Math" w:hAnsi="Cambria Math"/>
                  <w:lang w:val="en-US"/>
                </w:rPr>
                <m:t>ν</m:t>
              </m:r>
            </m:oMath>
            <w:r>
              <w:rPr>
                <w:lang w:val="en-US"/>
              </w:rPr>
              <w:t>)</w:t>
            </w:r>
          </w:p>
        </w:tc>
        <w:tc>
          <w:tcPr>
            <w:tcW w:w="8641" w:type="dxa"/>
          </w:tcPr>
          <w:p w14:paraId="62381EA1" w14:textId="23CBE20B" w:rsidR="0013107B" w:rsidRDefault="00746960"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0.003227</m:t>
                              </m:r>
                            </m:e>
                            <m:e>
                              <m:r>
                                <w:rPr>
                                  <w:rFonts w:ascii="Cambria Math" w:hAnsi="Cambria Math"/>
                                  <w:szCs w:val="28"/>
                                </w:rPr>
                                <m:t>0.001675</m:t>
                              </m:r>
                            </m:e>
                            <m:e>
                              <m:r>
                                <w:rPr>
                                  <w:rFonts w:ascii="Cambria Math" w:hAnsi="Cambria Math"/>
                                  <w:szCs w:val="28"/>
                                </w:rPr>
                                <m:t>0.004679</m:t>
                              </m:r>
                              <m:ctrlPr>
                                <w:rPr>
                                  <w:rFonts w:ascii="Cambria Math" w:eastAsia="Cambria Math" w:hAnsi="Cambria Math" w:cs="Cambria Math"/>
                                  <w:i/>
                                  <w:szCs w:val="28"/>
                                </w:rPr>
                              </m:ctrlPr>
                            </m:e>
                            <m:e>
                              <m:r>
                                <w:rPr>
                                  <w:rFonts w:ascii="Cambria Math" w:eastAsia="Cambria Math" w:hAnsi="Cambria Math" w:cs="Cambria Math"/>
                                  <w:szCs w:val="28"/>
                                </w:rPr>
                                <m:t>0.000030</m:t>
                              </m:r>
                              <m:ctrlPr>
                                <w:rPr>
                                  <w:rFonts w:ascii="Cambria Math" w:eastAsia="Cambria Math" w:hAnsi="Cambria Math" w:cs="Cambria Math"/>
                                  <w:i/>
                                  <w:szCs w:val="28"/>
                                </w:rPr>
                              </m:ctrlPr>
                            </m:e>
                            <m:e>
                              <m:r>
                                <w:rPr>
                                  <w:rFonts w:ascii="Cambria Math" w:eastAsia="Cambria Math" w:hAnsi="Cambria Math" w:cs="Cambria Math"/>
                                  <w:szCs w:val="28"/>
                                </w:rPr>
                                <m:t>0.000247</m:t>
                              </m:r>
                              <m:ctrlPr>
                                <w:rPr>
                                  <w:rFonts w:ascii="Cambria Math" w:eastAsia="Cambria Math" w:hAnsi="Cambria Math" w:cs="Cambria Math"/>
                                  <w:i/>
                                  <w:szCs w:val="28"/>
                                </w:rPr>
                              </m:ctrlPr>
                            </m:e>
                            <m:e>
                              <m:r>
                                <w:rPr>
                                  <w:rFonts w:ascii="Cambria Math" w:eastAsia="Cambria Math" w:hAnsi="Cambria Math" w:cs="Cambria Math"/>
                                  <w:szCs w:val="28"/>
                                </w:rPr>
                                <m:t>0.000525</m:t>
                              </m:r>
                            </m:e>
                          </m:mr>
                        </m:m>
                      </m:e>
                    </m:d>
                  </m:e>
                  <m:sup>
                    <m:r>
                      <w:rPr>
                        <w:rFonts w:ascii="Cambria Math" w:hAnsi="Cambria Math"/>
                        <w:szCs w:val="28"/>
                      </w:rPr>
                      <m:t>T</m:t>
                    </m:r>
                  </m:sup>
                </m:sSup>
              </m:oMath>
            </m:oMathPara>
          </w:p>
        </w:tc>
      </w:tr>
      <w:tr w:rsidR="0013107B" w14:paraId="734700CF" w14:textId="77777777" w:rsidTr="00CF4270">
        <w:tc>
          <w:tcPr>
            <w:tcW w:w="1555" w:type="dxa"/>
          </w:tcPr>
          <w:p w14:paraId="2692AD15" w14:textId="2D2F3B72" w:rsidR="0013107B" w:rsidRDefault="0013107B" w:rsidP="00CF4270">
            <w:pPr>
              <w:pStyle w:val="ae"/>
              <w:ind w:firstLine="0"/>
              <w:jc w:val="center"/>
              <w:rPr>
                <w:lang w:val="en-US"/>
              </w:rPr>
            </w:pPr>
            <w:r>
              <w:rPr>
                <w:lang w:val="en-US"/>
              </w:rPr>
              <w:t>RMSE (</w:t>
            </w:r>
            <m:oMath>
              <m:r>
                <w:rPr>
                  <w:rFonts w:ascii="Cambria Math" w:hAnsi="Cambria Math"/>
                  <w:lang w:val="en-US"/>
                </w:rPr>
                <m:t>η</m:t>
              </m:r>
            </m:oMath>
            <w:r>
              <w:rPr>
                <w:lang w:val="en-US"/>
              </w:rPr>
              <w:t>)</w:t>
            </w:r>
          </w:p>
        </w:tc>
        <w:tc>
          <w:tcPr>
            <w:tcW w:w="8641" w:type="dxa"/>
          </w:tcPr>
          <w:p w14:paraId="6406C882" w14:textId="0AA9899A" w:rsidR="0013107B" w:rsidRPr="0013107B" w:rsidRDefault="00746960"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0.074581</m:t>
                              </m:r>
                            </m:e>
                            <m:e>
                              <m:r>
                                <w:rPr>
                                  <w:rFonts w:ascii="Cambria Math" w:hAnsi="Cambria Math"/>
                                  <w:szCs w:val="28"/>
                                </w:rPr>
                                <m:t>0.116712</m:t>
                              </m:r>
                            </m:e>
                            <m:e>
                              <m:r>
                                <w:rPr>
                                  <w:rFonts w:ascii="Cambria Math" w:hAnsi="Cambria Math"/>
                                  <w:szCs w:val="28"/>
                                </w:rPr>
                                <m:t>0.139543</m:t>
                              </m:r>
                              <m:ctrlPr>
                                <w:rPr>
                                  <w:rFonts w:ascii="Cambria Math" w:eastAsia="Cambria Math" w:hAnsi="Cambria Math" w:cs="Cambria Math"/>
                                  <w:i/>
                                  <w:szCs w:val="28"/>
                                </w:rPr>
                              </m:ctrlPr>
                            </m:e>
                            <m:e>
                              <m:r>
                                <w:rPr>
                                  <w:rFonts w:ascii="Cambria Math" w:eastAsia="Cambria Math" w:hAnsi="Cambria Math" w:cs="Cambria Math"/>
                                  <w:szCs w:val="28"/>
                                </w:rPr>
                                <m:t>0.000732</m:t>
                              </m:r>
                              <m:ctrlPr>
                                <w:rPr>
                                  <w:rFonts w:ascii="Cambria Math" w:eastAsia="Cambria Math" w:hAnsi="Cambria Math" w:cs="Cambria Math"/>
                                  <w:i/>
                                  <w:szCs w:val="28"/>
                                </w:rPr>
                              </m:ctrlPr>
                            </m:e>
                            <m:e>
                              <m:r>
                                <w:rPr>
                                  <w:rFonts w:ascii="Cambria Math" w:eastAsia="Cambria Math" w:hAnsi="Cambria Math" w:cs="Cambria Math"/>
                                  <w:szCs w:val="28"/>
                                </w:rPr>
                                <m:t>0.003981</m:t>
                              </m:r>
                              <m:ctrlPr>
                                <w:rPr>
                                  <w:rFonts w:ascii="Cambria Math" w:eastAsia="Cambria Math" w:hAnsi="Cambria Math" w:cs="Cambria Math"/>
                                  <w:i/>
                                  <w:szCs w:val="28"/>
                                </w:rPr>
                              </m:ctrlPr>
                            </m:e>
                            <m:e>
                              <m:r>
                                <w:rPr>
                                  <w:rFonts w:ascii="Cambria Math" w:eastAsia="Cambria Math" w:hAnsi="Cambria Math" w:cs="Cambria Math"/>
                                  <w:szCs w:val="28"/>
                                </w:rPr>
                                <m:t>0.016776</m:t>
                              </m:r>
                            </m:e>
                          </m:mr>
                        </m:m>
                      </m:e>
                    </m:d>
                  </m:e>
                  <m:sup>
                    <m:r>
                      <w:rPr>
                        <w:rFonts w:ascii="Cambria Math" w:hAnsi="Cambria Math"/>
                        <w:szCs w:val="28"/>
                      </w:rPr>
                      <m:t>T</m:t>
                    </m:r>
                  </m:sup>
                </m:sSup>
              </m:oMath>
            </m:oMathPara>
          </w:p>
        </w:tc>
      </w:tr>
      <w:tr w:rsidR="0013107B" w14:paraId="12301F13" w14:textId="77777777" w:rsidTr="00CF4270">
        <w:tc>
          <w:tcPr>
            <w:tcW w:w="1555" w:type="dxa"/>
          </w:tcPr>
          <w:p w14:paraId="05F70063" w14:textId="737EE1AB" w:rsidR="0013107B" w:rsidRDefault="0013107B" w:rsidP="00CF4270">
            <w:pPr>
              <w:pStyle w:val="ae"/>
              <w:ind w:firstLine="0"/>
              <w:jc w:val="center"/>
              <w:rPr>
                <w:lang w:val="en-US"/>
              </w:rPr>
            </w:pPr>
            <w:r>
              <w:rPr>
                <w:lang w:val="en-US"/>
              </w:rPr>
              <w:t>RMSE (</w:t>
            </w:r>
            <m:oMath>
              <m:r>
                <w:rPr>
                  <w:rFonts w:ascii="Cambria Math" w:hAnsi="Cambria Math"/>
                  <w:lang w:val="en-US"/>
                </w:rPr>
                <m:t>ν</m:t>
              </m:r>
            </m:oMath>
            <w:r>
              <w:rPr>
                <w:lang w:val="en-US"/>
              </w:rPr>
              <w:t>)</w:t>
            </w:r>
          </w:p>
        </w:tc>
        <w:tc>
          <w:tcPr>
            <w:tcW w:w="8641" w:type="dxa"/>
          </w:tcPr>
          <w:p w14:paraId="6FD67AC1" w14:textId="7B792121" w:rsidR="0013107B" w:rsidRPr="0013107B" w:rsidRDefault="00746960"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0.007249</m:t>
                              </m:r>
                            </m:e>
                            <m:e>
                              <m:r>
                                <w:rPr>
                                  <w:rFonts w:ascii="Cambria Math" w:hAnsi="Cambria Math"/>
                                  <w:szCs w:val="28"/>
                                </w:rPr>
                                <m:t>0.004172</m:t>
                              </m:r>
                            </m:e>
                            <m:e>
                              <m:r>
                                <w:rPr>
                                  <w:rFonts w:ascii="Cambria Math" w:hAnsi="Cambria Math"/>
                                  <w:szCs w:val="28"/>
                                </w:rPr>
                                <m:t>0.002344</m:t>
                              </m:r>
                              <m:ctrlPr>
                                <w:rPr>
                                  <w:rFonts w:ascii="Cambria Math" w:eastAsia="Cambria Math" w:hAnsi="Cambria Math" w:cs="Cambria Math"/>
                                  <w:i/>
                                  <w:szCs w:val="28"/>
                                </w:rPr>
                              </m:ctrlPr>
                            </m:e>
                            <m:e>
                              <m:r>
                                <w:rPr>
                                  <w:rFonts w:ascii="Cambria Math" w:eastAsia="Cambria Math" w:hAnsi="Cambria Math" w:cs="Cambria Math"/>
                                  <w:szCs w:val="28"/>
                                </w:rPr>
                                <m:t>0.000038</m:t>
                              </m:r>
                              <m:ctrlPr>
                                <w:rPr>
                                  <w:rFonts w:ascii="Cambria Math" w:eastAsia="Cambria Math" w:hAnsi="Cambria Math" w:cs="Cambria Math"/>
                                  <w:i/>
                                  <w:szCs w:val="28"/>
                                </w:rPr>
                              </m:ctrlPr>
                            </m:e>
                            <m:e>
                              <m:r>
                                <w:rPr>
                                  <w:rFonts w:ascii="Cambria Math" w:eastAsia="Cambria Math" w:hAnsi="Cambria Math" w:cs="Cambria Math"/>
                                  <w:szCs w:val="28"/>
                                </w:rPr>
                                <m:t>0.000389</m:t>
                              </m:r>
                              <m:ctrlPr>
                                <w:rPr>
                                  <w:rFonts w:ascii="Cambria Math" w:eastAsia="Cambria Math" w:hAnsi="Cambria Math" w:cs="Cambria Math"/>
                                  <w:i/>
                                  <w:szCs w:val="28"/>
                                </w:rPr>
                              </m:ctrlPr>
                            </m:e>
                            <m:e>
                              <m:r>
                                <w:rPr>
                                  <w:rFonts w:ascii="Cambria Math" w:eastAsia="Cambria Math" w:hAnsi="Cambria Math" w:cs="Cambria Math"/>
                                  <w:szCs w:val="28"/>
                                </w:rPr>
                                <m:t>0.000886</m:t>
                              </m:r>
                            </m:e>
                          </m:mr>
                        </m:m>
                      </m:e>
                    </m:d>
                  </m:e>
                  <m:sup>
                    <m:r>
                      <w:rPr>
                        <w:rFonts w:ascii="Cambria Math" w:hAnsi="Cambria Math"/>
                        <w:szCs w:val="28"/>
                      </w:rPr>
                      <m:t>T</m:t>
                    </m:r>
                  </m:sup>
                </m:sSup>
              </m:oMath>
            </m:oMathPara>
          </w:p>
        </w:tc>
      </w:tr>
    </w:tbl>
    <w:p w14:paraId="5574D5B8" w14:textId="6F681E39" w:rsidR="008E33C4" w:rsidRPr="00DD10DC" w:rsidRDefault="00A505AC" w:rsidP="00A505AC">
      <w:pPr>
        <w:spacing w:after="160" w:line="259" w:lineRule="auto"/>
        <w:ind w:firstLine="0"/>
        <w:rPr>
          <w:b/>
          <w:bCs/>
          <w:szCs w:val="28"/>
          <w:lang w:val="en-US"/>
        </w:rPr>
      </w:pPr>
      <w:r>
        <w:rPr>
          <w:b/>
          <w:bCs/>
          <w:szCs w:val="28"/>
          <w:lang w:val="en-US"/>
        </w:rPr>
        <w:lastRenderedPageBreak/>
        <w:t xml:space="preserve">5. </w:t>
      </w:r>
      <w:r w:rsidRPr="00DD10DC">
        <w:rPr>
          <w:b/>
          <w:bCs/>
          <w:szCs w:val="28"/>
          <w:lang w:val="en-US"/>
        </w:rPr>
        <w:t>Conclusion</w:t>
      </w:r>
    </w:p>
    <w:p w14:paraId="1CA08757" w14:textId="4A59382F" w:rsidR="008E33C4" w:rsidRPr="00DD10DC" w:rsidRDefault="008E33C4" w:rsidP="008E33C4">
      <w:pPr>
        <w:spacing w:after="160" w:line="259" w:lineRule="auto"/>
        <w:ind w:firstLine="0"/>
        <w:rPr>
          <w:lang w:val="en-US"/>
        </w:rPr>
      </w:pPr>
      <w:r w:rsidRPr="00DD10DC">
        <w:rPr>
          <w:lang w:val="en-US"/>
        </w:rPr>
        <w:tab/>
      </w:r>
      <w:r w:rsidR="00DD10DC" w:rsidRPr="00DD10DC">
        <w:rPr>
          <w:lang w:val="en-US"/>
        </w:rPr>
        <w:t xml:space="preserve">The main goal of this paper was to develop a </w:t>
      </w:r>
      <w:r w:rsidR="00111D3D" w:rsidRPr="00DD10DC">
        <w:rPr>
          <w:lang w:val="en-US"/>
        </w:rPr>
        <w:t>high-quality</w:t>
      </w:r>
      <w:r w:rsidR="00DD10DC" w:rsidRPr="00DD10DC">
        <w:rPr>
          <w:lang w:val="en-US"/>
        </w:rPr>
        <w:t xml:space="preserve"> autonomous navigation performance using MEMS sensor-based IMUs with a rough accuracy class. During this study, a simulation model of underwater robot motion was developed. All proposed algorithms and approaches were tested with simulation modeling tools and using natural data</w:t>
      </w:r>
      <w:r w:rsidRPr="00DD10DC">
        <w:rPr>
          <w:lang w:val="en-US"/>
        </w:rPr>
        <w:t>.</w:t>
      </w:r>
    </w:p>
    <w:p w14:paraId="6B8E79F3" w14:textId="18EE49DF" w:rsidR="008B4692" w:rsidRPr="00DD10DC" w:rsidRDefault="008B4692" w:rsidP="008E33C4">
      <w:pPr>
        <w:spacing w:after="160" w:line="259" w:lineRule="auto"/>
        <w:ind w:firstLine="0"/>
        <w:rPr>
          <w:lang w:val="en-US"/>
        </w:rPr>
      </w:pPr>
      <w:r w:rsidRPr="00DD10DC">
        <w:rPr>
          <w:lang w:val="en-US"/>
        </w:rPr>
        <w:tab/>
      </w:r>
      <w:r w:rsidR="00DD10DC" w:rsidRPr="00DD10DC">
        <w:rPr>
          <w:lang w:val="en-US"/>
        </w:rPr>
        <w:t xml:space="preserve">The specified goal was achieved: it was shown that it is practically possible to achieve acceptable quality of navigation in autonomous mode using an IMU of rough accuracy class. The positioning error turns out to be limited over a </w:t>
      </w:r>
      <w:r w:rsidR="00111D3D" w:rsidRPr="00DD10DC">
        <w:rPr>
          <w:lang w:val="en-US"/>
        </w:rPr>
        <w:t>long-time</w:t>
      </w:r>
      <w:r w:rsidR="00DD10DC" w:rsidRPr="00DD10DC">
        <w:rPr>
          <w:lang w:val="en-US"/>
        </w:rPr>
        <w:t xml:space="preserve"> interval even if the motion starts from a large area of initial uncertainty</w:t>
      </w:r>
      <w:r w:rsidRPr="00DD10DC">
        <w:rPr>
          <w:lang w:val="en-US"/>
        </w:rPr>
        <w:t>.</w:t>
      </w:r>
    </w:p>
    <w:p w14:paraId="43538B62" w14:textId="21DA91F8" w:rsidR="00203599" w:rsidRPr="00DD10DC" w:rsidRDefault="00203599" w:rsidP="008E33C4">
      <w:pPr>
        <w:spacing w:after="160" w:line="259" w:lineRule="auto"/>
        <w:ind w:firstLine="0"/>
        <w:rPr>
          <w:lang w:val="en-US"/>
        </w:rPr>
      </w:pPr>
      <w:r w:rsidRPr="00DD10DC">
        <w:rPr>
          <w:lang w:val="en-US"/>
        </w:rPr>
        <w:tab/>
      </w:r>
      <w:r w:rsidR="00DD10DC" w:rsidRPr="00DD10DC">
        <w:rPr>
          <w:lang w:val="en-US"/>
        </w:rPr>
        <w:t>Further research will be focused on the generation of control laws for a swarm of submersibles relative to the leader, since the main problem of cooperative navigation and positioning still remains state estimation, and accurate collection of observations, especially for the leading element</w:t>
      </w:r>
      <w:r w:rsidR="008D73AD" w:rsidRPr="00DD10DC">
        <w:rPr>
          <w:szCs w:val="28"/>
          <w:lang w:val="en-US"/>
        </w:rPr>
        <w:t>.</w:t>
      </w:r>
    </w:p>
    <w:p w14:paraId="676066FD" w14:textId="05306671" w:rsidR="009522A8" w:rsidRPr="00426E2F" w:rsidRDefault="00765740" w:rsidP="00841F28">
      <w:pPr>
        <w:spacing w:after="240"/>
        <w:ind w:firstLine="0"/>
        <w:rPr>
          <w:b/>
          <w:bCs/>
          <w:szCs w:val="28"/>
        </w:rPr>
      </w:pPr>
      <w:r w:rsidRPr="00DD10DC">
        <w:rPr>
          <w:b/>
          <w:bCs/>
          <w:sz w:val="24"/>
          <w:szCs w:val="18"/>
          <w:lang w:val="en-US"/>
        </w:rPr>
        <w:br w:type="page"/>
      </w:r>
      <w:proofErr w:type="spellStart"/>
      <w:r w:rsidR="00841F28" w:rsidRPr="00611DD3">
        <w:rPr>
          <w:b/>
          <w:bCs/>
          <w:szCs w:val="28"/>
        </w:rPr>
        <w:lastRenderedPageBreak/>
        <w:t>References</w:t>
      </w:r>
      <w:proofErr w:type="spellEnd"/>
    </w:p>
    <w:p w14:paraId="5E45C463" w14:textId="2EF9DF27" w:rsidR="00E517E6" w:rsidRPr="00B42B4C" w:rsidRDefault="00B42B4C" w:rsidP="00B42B4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Miller, A., Miller, B., Miller, G., 2021. Navigation of Underwater Drones and Integration of Acoustic Sensing with Onboard Inertial Navigation System. Drones 5, 83. https://doi.org/10.3390/drones5030083</w:t>
      </w:r>
      <w:r w:rsidR="00E517E6" w:rsidRPr="00B42B4C">
        <w:rPr>
          <w:szCs w:val="28"/>
          <w:lang w:val="en-US"/>
        </w:rPr>
        <w:t>.</w:t>
      </w:r>
    </w:p>
    <w:p w14:paraId="091A129E" w14:textId="4A8B3569" w:rsidR="00E517E6" w:rsidRPr="00E517E6" w:rsidRDefault="00B42B4C" w:rsidP="00B0510C">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Li, J., Gu, M., Zhu, T., Wang, Z., Zhang, Z., Han, G., 2023. Research on Error Correction Technology in Underwater SINS/DVL Integrated Positioning and Navigation. Sensors 23, 4700. https://doi.org/10.3390/s23104700</w:t>
      </w:r>
      <w:r w:rsidR="00E517E6" w:rsidRPr="00E517E6">
        <w:rPr>
          <w:rFonts w:ascii="Times New Roman" w:hAnsi="Times New Roman" w:cs="Times New Roman"/>
          <w:sz w:val="28"/>
          <w:szCs w:val="28"/>
        </w:rPr>
        <w:t>.</w:t>
      </w:r>
    </w:p>
    <w:p w14:paraId="67897117" w14:textId="1A282DC2" w:rsidR="009522A8" w:rsidRPr="00E517E6" w:rsidRDefault="00B42B4C" w:rsidP="00B0510C">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 xml:space="preserve">Otero, P., Hernández-Romero, Á., </w:t>
      </w:r>
      <w:proofErr w:type="spellStart"/>
      <w:r w:rsidRPr="00B42B4C">
        <w:rPr>
          <w:rFonts w:ascii="Times New Roman" w:hAnsi="Times New Roman" w:cs="Times New Roman"/>
          <w:sz w:val="28"/>
          <w:szCs w:val="28"/>
          <w:lang w:val="en-US"/>
        </w:rPr>
        <w:t>Luque</w:t>
      </w:r>
      <w:proofErr w:type="spellEnd"/>
      <w:r w:rsidRPr="00B42B4C">
        <w:rPr>
          <w:rFonts w:ascii="Times New Roman" w:hAnsi="Times New Roman" w:cs="Times New Roman"/>
          <w:sz w:val="28"/>
          <w:szCs w:val="28"/>
          <w:lang w:val="en-US"/>
        </w:rPr>
        <w:t xml:space="preserve">-Nieto, M.-Á., </w:t>
      </w:r>
      <w:proofErr w:type="spellStart"/>
      <w:r w:rsidRPr="00B42B4C">
        <w:rPr>
          <w:rFonts w:ascii="Times New Roman" w:hAnsi="Times New Roman" w:cs="Times New Roman"/>
          <w:sz w:val="28"/>
          <w:szCs w:val="28"/>
          <w:lang w:val="en-US"/>
        </w:rPr>
        <w:t>Ariza</w:t>
      </w:r>
      <w:proofErr w:type="spellEnd"/>
      <w:r w:rsidRPr="00B42B4C">
        <w:rPr>
          <w:rFonts w:ascii="Times New Roman" w:hAnsi="Times New Roman" w:cs="Times New Roman"/>
          <w:sz w:val="28"/>
          <w:szCs w:val="28"/>
          <w:lang w:val="en-US"/>
        </w:rPr>
        <w:t>, A., 2023. Underwater Positioning System Based on Drifting Buoys and Acoustic Modems. JMSE 11, 682. https://doi.org/10.3390/jmse11040682</w:t>
      </w:r>
      <w:r w:rsidR="00E517E6" w:rsidRPr="00E517E6">
        <w:rPr>
          <w:rFonts w:ascii="Times New Roman" w:hAnsi="Times New Roman" w:cs="Times New Roman"/>
          <w:sz w:val="28"/>
          <w:szCs w:val="28"/>
        </w:rPr>
        <w:t>.</w:t>
      </w:r>
    </w:p>
    <w:p w14:paraId="1EC478AB" w14:textId="38FC4F75" w:rsidR="009522A8" w:rsidRPr="00E517E6" w:rsidRDefault="00B42B4C" w:rsidP="00B0510C">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Li, P., Liu, Y., Yan, T., Yang, S., Li, R., 2023. A Robust INS/USBL/DVL Integrated Navigation Algorithm Using Graph Optimization. Sensors 23, 916. https://doi.org/10.3390/s23020916</w:t>
      </w:r>
      <w:r w:rsidR="00E517E6" w:rsidRPr="00E517E6">
        <w:rPr>
          <w:rFonts w:ascii="Times New Roman" w:hAnsi="Times New Roman" w:cs="Times New Roman"/>
          <w:sz w:val="28"/>
          <w:szCs w:val="28"/>
        </w:rPr>
        <w:t>.</w:t>
      </w:r>
    </w:p>
    <w:p w14:paraId="7255EE84" w14:textId="5066F24A" w:rsidR="009522A8" w:rsidRPr="00E517E6" w:rsidRDefault="00B42B4C" w:rsidP="00B0510C">
      <w:pPr>
        <w:pStyle w:val="a7"/>
        <w:numPr>
          <w:ilvl w:val="0"/>
          <w:numId w:val="1"/>
        </w:numPr>
        <w:ind w:left="0" w:firstLine="709"/>
        <w:jc w:val="both"/>
        <w:rPr>
          <w:rFonts w:ascii="Times New Roman" w:hAnsi="Times New Roman" w:cs="Times New Roman"/>
          <w:sz w:val="28"/>
          <w:szCs w:val="28"/>
        </w:rPr>
      </w:pPr>
      <w:proofErr w:type="spellStart"/>
      <w:r w:rsidRPr="00B42B4C">
        <w:rPr>
          <w:rFonts w:ascii="Times New Roman" w:hAnsi="Times New Roman" w:cs="Times New Roman"/>
          <w:sz w:val="28"/>
          <w:szCs w:val="28"/>
        </w:rPr>
        <w:t>González-García</w:t>
      </w:r>
      <w:proofErr w:type="spellEnd"/>
      <w:r w:rsidRPr="00B42B4C">
        <w:rPr>
          <w:rFonts w:ascii="Times New Roman" w:hAnsi="Times New Roman" w:cs="Times New Roman"/>
          <w:sz w:val="28"/>
          <w:szCs w:val="28"/>
        </w:rPr>
        <w:t xml:space="preserve">, J., </w:t>
      </w:r>
      <w:proofErr w:type="spellStart"/>
      <w:r w:rsidRPr="00B42B4C">
        <w:rPr>
          <w:rFonts w:ascii="Times New Roman" w:hAnsi="Times New Roman" w:cs="Times New Roman"/>
          <w:sz w:val="28"/>
          <w:szCs w:val="28"/>
        </w:rPr>
        <w:t>Gómez-Espinosa</w:t>
      </w:r>
      <w:proofErr w:type="spellEnd"/>
      <w:r w:rsidRPr="00B42B4C">
        <w:rPr>
          <w:rFonts w:ascii="Times New Roman" w:hAnsi="Times New Roman" w:cs="Times New Roman"/>
          <w:sz w:val="28"/>
          <w:szCs w:val="28"/>
        </w:rPr>
        <w:t xml:space="preserve">, A., </w:t>
      </w:r>
      <w:proofErr w:type="spellStart"/>
      <w:r w:rsidRPr="00B42B4C">
        <w:rPr>
          <w:rFonts w:ascii="Times New Roman" w:hAnsi="Times New Roman" w:cs="Times New Roman"/>
          <w:sz w:val="28"/>
          <w:szCs w:val="28"/>
        </w:rPr>
        <w:t>Cuan-Urquizo</w:t>
      </w:r>
      <w:proofErr w:type="spellEnd"/>
      <w:r w:rsidRPr="00B42B4C">
        <w:rPr>
          <w:rFonts w:ascii="Times New Roman" w:hAnsi="Times New Roman" w:cs="Times New Roman"/>
          <w:sz w:val="28"/>
          <w:szCs w:val="28"/>
        </w:rPr>
        <w:t xml:space="preserve">, E., </w:t>
      </w:r>
      <w:proofErr w:type="spellStart"/>
      <w:r w:rsidRPr="00B42B4C">
        <w:rPr>
          <w:rFonts w:ascii="Times New Roman" w:hAnsi="Times New Roman" w:cs="Times New Roman"/>
          <w:sz w:val="28"/>
          <w:szCs w:val="28"/>
        </w:rPr>
        <w:t>García-Valdovinos</w:t>
      </w:r>
      <w:proofErr w:type="spellEnd"/>
      <w:r w:rsidRPr="00B42B4C">
        <w:rPr>
          <w:rFonts w:ascii="Times New Roman" w:hAnsi="Times New Roman" w:cs="Times New Roman"/>
          <w:sz w:val="28"/>
          <w:szCs w:val="28"/>
        </w:rPr>
        <w:t xml:space="preserve">, L.G., </w:t>
      </w:r>
      <w:proofErr w:type="spellStart"/>
      <w:r w:rsidRPr="00B42B4C">
        <w:rPr>
          <w:rFonts w:ascii="Times New Roman" w:hAnsi="Times New Roman" w:cs="Times New Roman"/>
          <w:sz w:val="28"/>
          <w:szCs w:val="28"/>
        </w:rPr>
        <w:t>Salgado-Jiménez</w:t>
      </w:r>
      <w:proofErr w:type="spellEnd"/>
      <w:r w:rsidRPr="00B42B4C">
        <w:rPr>
          <w:rFonts w:ascii="Times New Roman" w:hAnsi="Times New Roman" w:cs="Times New Roman"/>
          <w:sz w:val="28"/>
          <w:szCs w:val="28"/>
        </w:rPr>
        <w:t xml:space="preserve">, T., </w:t>
      </w:r>
      <w:proofErr w:type="spellStart"/>
      <w:r w:rsidRPr="00B42B4C">
        <w:rPr>
          <w:rFonts w:ascii="Times New Roman" w:hAnsi="Times New Roman" w:cs="Times New Roman"/>
          <w:sz w:val="28"/>
          <w:szCs w:val="28"/>
        </w:rPr>
        <w:t>Cabello</w:t>
      </w:r>
      <w:proofErr w:type="spellEnd"/>
      <w:r w:rsidRPr="00B42B4C">
        <w:rPr>
          <w:rFonts w:ascii="Times New Roman" w:hAnsi="Times New Roman" w:cs="Times New Roman"/>
          <w:sz w:val="28"/>
          <w:szCs w:val="28"/>
        </w:rPr>
        <w:t xml:space="preserve">, J.A.E., 2020. </w:t>
      </w:r>
      <w:r w:rsidRPr="00B42B4C">
        <w:rPr>
          <w:rFonts w:ascii="Times New Roman" w:hAnsi="Times New Roman" w:cs="Times New Roman"/>
          <w:sz w:val="28"/>
          <w:szCs w:val="28"/>
          <w:lang w:val="en-US"/>
        </w:rPr>
        <w:t xml:space="preserve">Autonomous Underwater Vehicles: Localization, Navigation, and Communication for Collaborative Missions. </w:t>
      </w:r>
      <w:proofErr w:type="spellStart"/>
      <w:r w:rsidRPr="00B42B4C">
        <w:rPr>
          <w:rFonts w:ascii="Times New Roman" w:hAnsi="Times New Roman" w:cs="Times New Roman"/>
          <w:sz w:val="28"/>
          <w:szCs w:val="28"/>
        </w:rPr>
        <w:t>Applied</w:t>
      </w:r>
      <w:proofErr w:type="spellEnd"/>
      <w:r w:rsidRPr="00B42B4C">
        <w:rPr>
          <w:rFonts w:ascii="Times New Roman" w:hAnsi="Times New Roman" w:cs="Times New Roman"/>
          <w:sz w:val="28"/>
          <w:szCs w:val="28"/>
        </w:rPr>
        <w:t xml:space="preserve"> </w:t>
      </w:r>
      <w:proofErr w:type="spellStart"/>
      <w:r w:rsidRPr="00B42B4C">
        <w:rPr>
          <w:rFonts w:ascii="Times New Roman" w:hAnsi="Times New Roman" w:cs="Times New Roman"/>
          <w:sz w:val="28"/>
          <w:szCs w:val="28"/>
        </w:rPr>
        <w:t>Sciences</w:t>
      </w:r>
      <w:proofErr w:type="spellEnd"/>
      <w:r w:rsidRPr="00B42B4C">
        <w:rPr>
          <w:rFonts w:ascii="Times New Roman" w:hAnsi="Times New Roman" w:cs="Times New Roman"/>
          <w:sz w:val="28"/>
          <w:szCs w:val="28"/>
        </w:rPr>
        <w:t xml:space="preserve"> 10, 1256. https://doi.org/10.3390/app10041256</w:t>
      </w:r>
      <w:r w:rsidR="00E517E6" w:rsidRPr="00E517E6">
        <w:rPr>
          <w:rFonts w:ascii="Times New Roman" w:hAnsi="Times New Roman" w:cs="Times New Roman"/>
          <w:sz w:val="28"/>
          <w:szCs w:val="28"/>
        </w:rPr>
        <w:t>.</w:t>
      </w:r>
    </w:p>
    <w:p w14:paraId="65AC3935" w14:textId="14BF74C9" w:rsidR="009522A8" w:rsidRPr="00E517E6" w:rsidRDefault="00B42B4C" w:rsidP="00B0510C">
      <w:pPr>
        <w:pStyle w:val="a7"/>
        <w:numPr>
          <w:ilvl w:val="0"/>
          <w:numId w:val="1"/>
        </w:numPr>
        <w:ind w:left="0" w:firstLine="709"/>
        <w:jc w:val="both"/>
        <w:rPr>
          <w:rFonts w:ascii="Times New Roman" w:hAnsi="Times New Roman" w:cs="Times New Roman"/>
          <w:sz w:val="28"/>
          <w:szCs w:val="28"/>
          <w:lang w:val="en-US"/>
        </w:rPr>
      </w:pP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K.G., </w:t>
      </w:r>
      <w:proofErr w:type="spellStart"/>
      <w:r w:rsidRPr="00B42B4C">
        <w:rPr>
          <w:rFonts w:ascii="Times New Roman" w:hAnsi="Times New Roman" w:cs="Times New Roman"/>
          <w:sz w:val="28"/>
          <w:szCs w:val="28"/>
          <w:lang w:val="en-US"/>
        </w:rPr>
        <w:t>Mashoshin</w:t>
      </w:r>
      <w:proofErr w:type="spellEnd"/>
      <w:r w:rsidRPr="00B42B4C">
        <w:rPr>
          <w:rFonts w:ascii="Times New Roman" w:hAnsi="Times New Roman" w:cs="Times New Roman"/>
          <w:sz w:val="28"/>
          <w:szCs w:val="28"/>
          <w:lang w:val="en-US"/>
        </w:rPr>
        <w:t xml:space="preserve">, A.I., 2017. AUV acoustic positioning methods. </w:t>
      </w:r>
      <w:proofErr w:type="spellStart"/>
      <w:r w:rsidRPr="00B42B4C">
        <w:rPr>
          <w:rFonts w:ascii="Times New Roman" w:hAnsi="Times New Roman" w:cs="Times New Roman"/>
          <w:sz w:val="28"/>
          <w:szCs w:val="28"/>
          <w:lang w:val="en-US"/>
        </w:rPr>
        <w:t>Gyroscopy</w:t>
      </w:r>
      <w:proofErr w:type="spellEnd"/>
      <w:r w:rsidRPr="00B42B4C">
        <w:rPr>
          <w:rFonts w:ascii="Times New Roman" w:hAnsi="Times New Roman" w:cs="Times New Roman"/>
          <w:sz w:val="28"/>
          <w:szCs w:val="28"/>
          <w:lang w:val="en-US"/>
        </w:rPr>
        <w:t xml:space="preserve"> </w:t>
      </w:r>
      <w:proofErr w:type="spellStart"/>
      <w:r w:rsidRPr="00B42B4C">
        <w:rPr>
          <w:rFonts w:ascii="Times New Roman" w:hAnsi="Times New Roman" w:cs="Times New Roman"/>
          <w:sz w:val="28"/>
          <w:szCs w:val="28"/>
          <w:lang w:val="en-US"/>
        </w:rPr>
        <w:t>Navig</w:t>
      </w:r>
      <w:proofErr w:type="spellEnd"/>
      <w:r w:rsidRPr="00B42B4C">
        <w:rPr>
          <w:rFonts w:ascii="Times New Roman" w:hAnsi="Times New Roman" w:cs="Times New Roman"/>
          <w:sz w:val="28"/>
          <w:szCs w:val="28"/>
          <w:lang w:val="en-US"/>
        </w:rPr>
        <w:t>. 8, 80–89. https://doi.org/10.1134/S2075108717010059</w:t>
      </w:r>
      <w:r w:rsidR="00E517E6" w:rsidRPr="00E517E6">
        <w:rPr>
          <w:rFonts w:ascii="Times New Roman" w:hAnsi="Times New Roman" w:cs="Times New Roman"/>
          <w:sz w:val="28"/>
          <w:szCs w:val="28"/>
          <w:lang w:val="en-US"/>
        </w:rPr>
        <w:t>.</w:t>
      </w:r>
      <w:r w:rsidR="009522A8" w:rsidRPr="00E517E6">
        <w:rPr>
          <w:rFonts w:ascii="Times New Roman" w:hAnsi="Times New Roman" w:cs="Times New Roman"/>
          <w:sz w:val="28"/>
          <w:szCs w:val="28"/>
          <w:lang w:val="en-GB"/>
        </w:rPr>
        <w:t xml:space="preserve"> </w:t>
      </w:r>
    </w:p>
    <w:p w14:paraId="1B1B9ED1" w14:textId="24789B82" w:rsidR="009522A8" w:rsidRPr="00B42B4C" w:rsidRDefault="00B42B4C" w:rsidP="00B0510C">
      <w:pPr>
        <w:pStyle w:val="a7"/>
        <w:numPr>
          <w:ilvl w:val="0"/>
          <w:numId w:val="1"/>
        </w:numPr>
        <w:ind w:left="0" w:firstLine="709"/>
        <w:jc w:val="both"/>
        <w:rPr>
          <w:rFonts w:ascii="Times New Roman" w:hAnsi="Times New Roman" w:cs="Times New Roman"/>
          <w:sz w:val="28"/>
          <w:szCs w:val="28"/>
          <w:lang w:val="en-US"/>
        </w:rPr>
      </w:pPr>
      <w:proofErr w:type="spellStart"/>
      <w:r w:rsidRPr="00B42B4C">
        <w:rPr>
          <w:rFonts w:ascii="Times New Roman" w:hAnsi="Times New Roman" w:cs="Times New Roman"/>
          <w:sz w:val="28"/>
          <w:szCs w:val="28"/>
          <w:lang w:val="en-US"/>
        </w:rPr>
        <w:t>Pacini</w:t>
      </w:r>
      <w:proofErr w:type="spellEnd"/>
      <w:r w:rsidRPr="00B42B4C">
        <w:rPr>
          <w:rFonts w:ascii="Times New Roman" w:hAnsi="Times New Roman" w:cs="Times New Roman"/>
          <w:sz w:val="28"/>
          <w:szCs w:val="28"/>
          <w:lang w:val="en-US"/>
        </w:rPr>
        <w:t xml:space="preserve">, F., Paoli, G., </w:t>
      </w: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O., </w:t>
      </w: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V., </w:t>
      </w: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K., </w:t>
      </w:r>
      <w:proofErr w:type="spellStart"/>
      <w:r w:rsidRPr="00B42B4C">
        <w:rPr>
          <w:rFonts w:ascii="Times New Roman" w:hAnsi="Times New Roman" w:cs="Times New Roman"/>
          <w:sz w:val="28"/>
          <w:szCs w:val="28"/>
          <w:lang w:val="en-US"/>
        </w:rPr>
        <w:t>Bastot</w:t>
      </w:r>
      <w:proofErr w:type="spellEnd"/>
      <w:r w:rsidRPr="00B42B4C">
        <w:rPr>
          <w:rFonts w:ascii="Times New Roman" w:hAnsi="Times New Roman" w:cs="Times New Roman"/>
          <w:sz w:val="28"/>
          <w:szCs w:val="28"/>
          <w:lang w:val="en-US"/>
        </w:rPr>
        <w:t xml:space="preserve">, J., Monteiro, C., </w:t>
      </w:r>
      <w:proofErr w:type="spellStart"/>
      <w:r w:rsidRPr="00B42B4C">
        <w:rPr>
          <w:rFonts w:ascii="Times New Roman" w:hAnsi="Times New Roman" w:cs="Times New Roman"/>
          <w:sz w:val="28"/>
          <w:szCs w:val="28"/>
          <w:lang w:val="en-US"/>
        </w:rPr>
        <w:t>Sucasas</w:t>
      </w:r>
      <w:proofErr w:type="spellEnd"/>
      <w:r w:rsidRPr="00B42B4C">
        <w:rPr>
          <w:rFonts w:ascii="Times New Roman" w:hAnsi="Times New Roman" w:cs="Times New Roman"/>
          <w:sz w:val="28"/>
          <w:szCs w:val="28"/>
          <w:lang w:val="en-US"/>
        </w:rPr>
        <w:t xml:space="preserve">, V., </w:t>
      </w:r>
      <w:proofErr w:type="spellStart"/>
      <w:r w:rsidRPr="00B42B4C">
        <w:rPr>
          <w:rFonts w:ascii="Times New Roman" w:hAnsi="Times New Roman" w:cs="Times New Roman"/>
          <w:sz w:val="28"/>
          <w:szCs w:val="28"/>
          <w:lang w:val="en-US"/>
        </w:rPr>
        <w:t>Schipperijn</w:t>
      </w:r>
      <w:proofErr w:type="spellEnd"/>
      <w:r w:rsidRPr="00B42B4C">
        <w:rPr>
          <w:rFonts w:ascii="Times New Roman" w:hAnsi="Times New Roman" w:cs="Times New Roman"/>
          <w:sz w:val="28"/>
          <w:szCs w:val="28"/>
          <w:lang w:val="en-US"/>
        </w:rPr>
        <w:t xml:space="preserve">, B., 2018. Integrated </w:t>
      </w:r>
      <w:proofErr w:type="spellStart"/>
      <w:r w:rsidRPr="00B42B4C">
        <w:rPr>
          <w:rFonts w:ascii="Times New Roman" w:hAnsi="Times New Roman" w:cs="Times New Roman"/>
          <w:sz w:val="28"/>
          <w:szCs w:val="28"/>
          <w:lang w:val="en-US"/>
        </w:rPr>
        <w:t>comunication</w:t>
      </w:r>
      <w:proofErr w:type="spellEnd"/>
      <w:r w:rsidRPr="00B42B4C">
        <w:rPr>
          <w:rFonts w:ascii="Times New Roman" w:hAnsi="Times New Roman" w:cs="Times New Roman"/>
          <w:sz w:val="28"/>
          <w:szCs w:val="28"/>
          <w:lang w:val="en-US"/>
        </w:rPr>
        <w:t xml:space="preserve"> network for underwater applications: </w:t>
      </w:r>
      <w:proofErr w:type="gramStart"/>
      <w:r w:rsidRPr="00B42B4C">
        <w:rPr>
          <w:rFonts w:ascii="Times New Roman" w:hAnsi="Times New Roman" w:cs="Times New Roman"/>
          <w:sz w:val="28"/>
          <w:szCs w:val="28"/>
          <w:lang w:val="en-US"/>
        </w:rPr>
        <w:t>the</w:t>
      </w:r>
      <w:proofErr w:type="gramEnd"/>
      <w:r w:rsidRPr="00B42B4C">
        <w:rPr>
          <w:rFonts w:ascii="Times New Roman" w:hAnsi="Times New Roman" w:cs="Times New Roman"/>
          <w:sz w:val="28"/>
          <w:szCs w:val="28"/>
          <w:lang w:val="en-US"/>
        </w:rPr>
        <w:t xml:space="preserve"> SWARMs approach, in: 2018 Fourth Underwater Communications and Networking Conference (</w:t>
      </w:r>
      <w:proofErr w:type="spellStart"/>
      <w:r w:rsidRPr="00B42B4C">
        <w:rPr>
          <w:rFonts w:ascii="Times New Roman" w:hAnsi="Times New Roman" w:cs="Times New Roman"/>
          <w:sz w:val="28"/>
          <w:szCs w:val="28"/>
          <w:lang w:val="en-US"/>
        </w:rPr>
        <w:t>UComms</w:t>
      </w:r>
      <w:proofErr w:type="spellEnd"/>
      <w:r w:rsidRPr="00B42B4C">
        <w:rPr>
          <w:rFonts w:ascii="Times New Roman" w:hAnsi="Times New Roman" w:cs="Times New Roman"/>
          <w:sz w:val="28"/>
          <w:szCs w:val="28"/>
          <w:lang w:val="en-US"/>
        </w:rPr>
        <w:t>). Presented at the 2018 Fourth Underwater Communications and Networking Conference (</w:t>
      </w:r>
      <w:proofErr w:type="spellStart"/>
      <w:r w:rsidRPr="00B42B4C">
        <w:rPr>
          <w:rFonts w:ascii="Times New Roman" w:hAnsi="Times New Roman" w:cs="Times New Roman"/>
          <w:sz w:val="28"/>
          <w:szCs w:val="28"/>
          <w:lang w:val="en-US"/>
        </w:rPr>
        <w:t>UComms</w:t>
      </w:r>
      <w:proofErr w:type="spellEnd"/>
      <w:r w:rsidRPr="00B42B4C">
        <w:rPr>
          <w:rFonts w:ascii="Times New Roman" w:hAnsi="Times New Roman" w:cs="Times New Roman"/>
          <w:sz w:val="28"/>
          <w:szCs w:val="28"/>
          <w:lang w:val="en-US"/>
        </w:rPr>
        <w:t xml:space="preserve">), IEEE, </w:t>
      </w:r>
      <w:proofErr w:type="spellStart"/>
      <w:r w:rsidRPr="00B42B4C">
        <w:rPr>
          <w:rFonts w:ascii="Times New Roman" w:hAnsi="Times New Roman" w:cs="Times New Roman"/>
          <w:sz w:val="28"/>
          <w:szCs w:val="28"/>
          <w:lang w:val="en-US"/>
        </w:rPr>
        <w:t>Lerici</w:t>
      </w:r>
      <w:proofErr w:type="spellEnd"/>
      <w:r w:rsidRPr="00B42B4C">
        <w:rPr>
          <w:rFonts w:ascii="Times New Roman" w:hAnsi="Times New Roman" w:cs="Times New Roman"/>
          <w:sz w:val="28"/>
          <w:szCs w:val="28"/>
          <w:lang w:val="en-US"/>
        </w:rPr>
        <w:t>, pp. 1–5. https://doi.org/10.1109/UComms.2018.8493214</w:t>
      </w:r>
      <w:r w:rsidR="00E517E6" w:rsidRPr="00B42B4C">
        <w:rPr>
          <w:rFonts w:ascii="Times New Roman" w:hAnsi="Times New Roman" w:cs="Times New Roman"/>
          <w:sz w:val="28"/>
          <w:szCs w:val="28"/>
          <w:lang w:val="en-US"/>
        </w:rPr>
        <w:t>.</w:t>
      </w:r>
    </w:p>
    <w:p w14:paraId="0DA8755F" w14:textId="2316D28D" w:rsidR="009522A8" w:rsidRPr="00E517E6" w:rsidRDefault="00B42B4C" w:rsidP="00B0510C">
      <w:pPr>
        <w:pStyle w:val="a7"/>
        <w:numPr>
          <w:ilvl w:val="0"/>
          <w:numId w:val="1"/>
        </w:numPr>
        <w:ind w:left="0" w:firstLine="709"/>
        <w:jc w:val="both"/>
        <w:rPr>
          <w:rStyle w:val="a8"/>
          <w:rFonts w:ascii="Times New Roman" w:hAnsi="Times New Roman" w:cs="Times New Roman"/>
          <w:color w:val="auto"/>
          <w:sz w:val="28"/>
          <w:szCs w:val="28"/>
          <w:u w:val="none"/>
        </w:rPr>
      </w:pPr>
      <w:r w:rsidRPr="00B42B4C">
        <w:rPr>
          <w:rFonts w:ascii="Times New Roman" w:hAnsi="Times New Roman" w:cs="Times New Roman"/>
          <w:sz w:val="28"/>
          <w:szCs w:val="28"/>
          <w:lang w:val="en-US"/>
        </w:rPr>
        <w:t>Zhao, L., Dai, H.-Y., Lang, L., Zhang, M., 2022. An Adaptive Filtering Method for Cooperative Localization in Leader–Follower AUVs. Sensors 22, 5016. https://doi.org/10.3390/s22135016</w:t>
      </w:r>
      <w:r w:rsidR="00E517E6" w:rsidRPr="00E517E6">
        <w:rPr>
          <w:rFonts w:ascii="Times New Roman" w:hAnsi="Times New Roman" w:cs="Times New Roman"/>
          <w:sz w:val="28"/>
          <w:szCs w:val="28"/>
        </w:rPr>
        <w:t>.</w:t>
      </w:r>
    </w:p>
    <w:p w14:paraId="3BB473FF" w14:textId="4A2B1D4D" w:rsidR="00E517E6" w:rsidRPr="00E517E6" w:rsidRDefault="00B42B4C" w:rsidP="00B0510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Zhang, F., Wu, X., Ma, P., 2022. Consistent Extended Kalman Filter-Based Cooperative Localization of Multiple Autonomous Underwater Vehicles. Sensors 22, 4563. https://doi.org/10.3390/s22124563</w:t>
      </w:r>
      <w:r w:rsidR="00E517E6" w:rsidRPr="00E517E6">
        <w:rPr>
          <w:rFonts w:ascii="Times New Roman" w:hAnsi="Times New Roman" w:cs="Times New Roman"/>
          <w:sz w:val="28"/>
          <w:szCs w:val="28"/>
          <w:lang w:val="en-US"/>
        </w:rPr>
        <w:t>.</w:t>
      </w:r>
    </w:p>
    <w:p w14:paraId="4FA645D4" w14:textId="1976F97C" w:rsidR="00E517E6" w:rsidRPr="00E517E6" w:rsidRDefault="00B42B4C" w:rsidP="00B0510C">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Sheng, G., Liu, X., Sheng, Y., Cheng, X., Luo, H., 2023. Cooperative Navigation Algorithm of Extended Kalman Filter Based on Combined Observation for AUVs. Remote Sensing 15, 533. https://doi.org/10.3390/rs15020533</w:t>
      </w:r>
      <w:r w:rsidR="00E517E6" w:rsidRPr="00E517E6">
        <w:rPr>
          <w:rFonts w:ascii="Times New Roman" w:hAnsi="Times New Roman" w:cs="Times New Roman"/>
          <w:sz w:val="28"/>
          <w:szCs w:val="28"/>
        </w:rPr>
        <w:t>.</w:t>
      </w:r>
    </w:p>
    <w:p w14:paraId="5949A371" w14:textId="241501E9" w:rsidR="00E517E6" w:rsidRPr="00E517E6" w:rsidRDefault="00B42B4C" w:rsidP="00B0510C">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 xml:space="preserve">Almeida, J., Matias, B., Ferreira, A., Almeida, C., Martins, A., Silva, E., 2020. Underwater Localization System Combining </w:t>
      </w:r>
      <w:proofErr w:type="spellStart"/>
      <w:r w:rsidRPr="00B42B4C">
        <w:rPr>
          <w:rFonts w:ascii="Times New Roman" w:hAnsi="Times New Roman" w:cs="Times New Roman"/>
          <w:sz w:val="28"/>
          <w:szCs w:val="28"/>
          <w:lang w:val="en-US"/>
        </w:rPr>
        <w:t>iUSBL</w:t>
      </w:r>
      <w:proofErr w:type="spellEnd"/>
      <w:r w:rsidRPr="00B42B4C">
        <w:rPr>
          <w:rFonts w:ascii="Times New Roman" w:hAnsi="Times New Roman" w:cs="Times New Roman"/>
          <w:sz w:val="28"/>
          <w:szCs w:val="28"/>
          <w:lang w:val="en-US"/>
        </w:rPr>
        <w:t xml:space="preserve"> with Dynamic SBL in ¡VAMOS! Trials. Sensors 20, 4710. https://doi.org/10.3390/s20174710</w:t>
      </w:r>
      <w:r w:rsidR="00E517E6" w:rsidRPr="00E517E6">
        <w:rPr>
          <w:rFonts w:ascii="Times New Roman" w:hAnsi="Times New Roman" w:cs="Times New Roman"/>
          <w:sz w:val="28"/>
          <w:szCs w:val="28"/>
        </w:rPr>
        <w:t>.</w:t>
      </w:r>
    </w:p>
    <w:p w14:paraId="525F031D" w14:textId="41D751E1" w:rsidR="007823AD" w:rsidRPr="00E517E6" w:rsidRDefault="00B42B4C" w:rsidP="00B0510C">
      <w:pPr>
        <w:pStyle w:val="a7"/>
        <w:numPr>
          <w:ilvl w:val="0"/>
          <w:numId w:val="1"/>
        </w:numPr>
        <w:ind w:left="0" w:firstLine="709"/>
        <w:jc w:val="both"/>
        <w:rPr>
          <w:rStyle w:val="a8"/>
          <w:rFonts w:ascii="Times New Roman" w:hAnsi="Times New Roman" w:cs="Times New Roman"/>
          <w:color w:val="auto"/>
          <w:sz w:val="28"/>
          <w:szCs w:val="28"/>
          <w:u w:val="none"/>
          <w:lang w:val="en-US"/>
        </w:rPr>
      </w:pPr>
      <w:r w:rsidRPr="00B42B4C">
        <w:rPr>
          <w:rFonts w:ascii="Times New Roman" w:hAnsi="Times New Roman" w:cs="Times New Roman"/>
          <w:sz w:val="28"/>
          <w:szCs w:val="28"/>
          <w:lang w:val="en-US"/>
        </w:rPr>
        <w:t>Huang, J., 2023. An Underwater Target Tracking Algorithm Based on Extended Kalman Filter. Mobile Information Systems 2023, 1–12. https://doi.org/10.1155/2023/9916531</w:t>
      </w:r>
      <w:r w:rsidR="00E517E6" w:rsidRPr="00E517E6">
        <w:rPr>
          <w:rFonts w:ascii="Times New Roman" w:hAnsi="Times New Roman" w:cs="Times New Roman"/>
          <w:sz w:val="28"/>
          <w:szCs w:val="28"/>
          <w:lang w:val="en-US"/>
        </w:rPr>
        <w:t>.</w:t>
      </w:r>
    </w:p>
    <w:p w14:paraId="0750AC82" w14:textId="7031C44D" w:rsidR="00E517E6" w:rsidRPr="00E517E6" w:rsidRDefault="00B42B4C" w:rsidP="00B0510C">
      <w:pPr>
        <w:pStyle w:val="a7"/>
        <w:numPr>
          <w:ilvl w:val="0"/>
          <w:numId w:val="1"/>
        </w:numPr>
        <w:ind w:left="0" w:firstLine="709"/>
        <w:jc w:val="both"/>
        <w:rPr>
          <w:rFonts w:ascii="Times New Roman" w:hAnsi="Times New Roman" w:cs="Times New Roman"/>
          <w:sz w:val="28"/>
          <w:szCs w:val="28"/>
        </w:rPr>
      </w:pPr>
      <w:proofErr w:type="spellStart"/>
      <w:r w:rsidRPr="00B42B4C">
        <w:rPr>
          <w:rFonts w:ascii="Times New Roman" w:hAnsi="Times New Roman" w:cs="Times New Roman"/>
          <w:sz w:val="28"/>
          <w:szCs w:val="28"/>
          <w:lang w:val="en-US"/>
        </w:rPr>
        <w:lastRenderedPageBreak/>
        <w:t>Kabanov</w:t>
      </w:r>
      <w:proofErr w:type="spellEnd"/>
      <w:r w:rsidRPr="00B42B4C">
        <w:rPr>
          <w:rFonts w:ascii="Times New Roman" w:hAnsi="Times New Roman" w:cs="Times New Roman"/>
          <w:sz w:val="28"/>
          <w:szCs w:val="28"/>
          <w:lang w:val="en-US"/>
        </w:rPr>
        <w:t xml:space="preserve">, A., </w:t>
      </w:r>
      <w:proofErr w:type="spellStart"/>
      <w:r w:rsidRPr="00B42B4C">
        <w:rPr>
          <w:rFonts w:ascii="Times New Roman" w:hAnsi="Times New Roman" w:cs="Times New Roman"/>
          <w:sz w:val="28"/>
          <w:szCs w:val="28"/>
          <w:lang w:val="en-US"/>
        </w:rPr>
        <w:t>Kramar</w:t>
      </w:r>
      <w:proofErr w:type="spellEnd"/>
      <w:r w:rsidRPr="00B42B4C">
        <w:rPr>
          <w:rFonts w:ascii="Times New Roman" w:hAnsi="Times New Roman" w:cs="Times New Roman"/>
          <w:sz w:val="28"/>
          <w:szCs w:val="28"/>
          <w:lang w:val="en-US"/>
        </w:rPr>
        <w:t xml:space="preserve">, V., </w:t>
      </w:r>
      <w:proofErr w:type="spellStart"/>
      <w:r w:rsidRPr="00B42B4C">
        <w:rPr>
          <w:rFonts w:ascii="Times New Roman" w:hAnsi="Times New Roman" w:cs="Times New Roman"/>
          <w:sz w:val="28"/>
          <w:szCs w:val="28"/>
          <w:lang w:val="en-US"/>
        </w:rPr>
        <w:t>Lipko</w:t>
      </w:r>
      <w:proofErr w:type="spellEnd"/>
      <w:r w:rsidRPr="00B42B4C">
        <w:rPr>
          <w:rFonts w:ascii="Times New Roman" w:hAnsi="Times New Roman" w:cs="Times New Roman"/>
          <w:sz w:val="28"/>
          <w:szCs w:val="28"/>
          <w:lang w:val="en-US"/>
        </w:rPr>
        <w:t>, I., Dementiev, K., 2022. Cooperative Control of Underwater Vehicle–Manipulator Systems Based on the SDC Method. Sensors 22, 5038. https://doi.org/10.3390/s22135038</w:t>
      </w:r>
      <w:r w:rsidR="00E517E6" w:rsidRPr="00E517E6">
        <w:rPr>
          <w:rFonts w:ascii="Times New Roman" w:hAnsi="Times New Roman" w:cs="Times New Roman"/>
          <w:sz w:val="28"/>
          <w:szCs w:val="28"/>
        </w:rPr>
        <w:t>.</w:t>
      </w:r>
    </w:p>
    <w:p w14:paraId="106DFAB6" w14:textId="66F6F534" w:rsidR="00E517E6" w:rsidRPr="00E517E6" w:rsidRDefault="00B42B4C" w:rsidP="00B0510C">
      <w:pPr>
        <w:pStyle w:val="a7"/>
        <w:numPr>
          <w:ilvl w:val="0"/>
          <w:numId w:val="1"/>
        </w:numPr>
        <w:ind w:left="0" w:firstLine="709"/>
        <w:jc w:val="both"/>
        <w:rPr>
          <w:rFonts w:ascii="Times New Roman" w:hAnsi="Times New Roman" w:cs="Times New Roman"/>
          <w:sz w:val="28"/>
          <w:szCs w:val="28"/>
          <w:lang w:val="en-US"/>
        </w:rPr>
      </w:pPr>
      <w:proofErr w:type="spellStart"/>
      <w:r w:rsidRPr="00B42B4C">
        <w:rPr>
          <w:rFonts w:ascii="Times New Roman" w:hAnsi="Times New Roman" w:cs="Times New Roman"/>
          <w:sz w:val="28"/>
          <w:szCs w:val="28"/>
          <w:lang w:val="en-US"/>
        </w:rPr>
        <w:t>Kabanov</w:t>
      </w:r>
      <w:proofErr w:type="spellEnd"/>
      <w:r w:rsidRPr="00B42B4C">
        <w:rPr>
          <w:rFonts w:ascii="Times New Roman" w:hAnsi="Times New Roman" w:cs="Times New Roman"/>
          <w:sz w:val="28"/>
          <w:szCs w:val="28"/>
          <w:lang w:val="en-US"/>
        </w:rPr>
        <w:t xml:space="preserve">, A., </w:t>
      </w:r>
      <w:proofErr w:type="spellStart"/>
      <w:r w:rsidRPr="00B42B4C">
        <w:rPr>
          <w:rFonts w:ascii="Times New Roman" w:hAnsi="Times New Roman" w:cs="Times New Roman"/>
          <w:sz w:val="28"/>
          <w:szCs w:val="28"/>
          <w:lang w:val="en-US"/>
        </w:rPr>
        <w:t>Kramar</w:t>
      </w:r>
      <w:proofErr w:type="spellEnd"/>
      <w:r w:rsidRPr="00B42B4C">
        <w:rPr>
          <w:rFonts w:ascii="Times New Roman" w:hAnsi="Times New Roman" w:cs="Times New Roman"/>
          <w:sz w:val="28"/>
          <w:szCs w:val="28"/>
          <w:lang w:val="en-US"/>
        </w:rPr>
        <w:t>, V., 2022. Marine Internet of Things Platforms for Interoperability of Marine Robotic Agents: An Overview of Concepts and Architectures. JMSE 10, 1279. https://doi.org/10.3390/jmse10091279</w:t>
      </w:r>
      <w:r w:rsidR="00E517E6" w:rsidRPr="00E517E6">
        <w:rPr>
          <w:rFonts w:ascii="Times New Roman" w:hAnsi="Times New Roman" w:cs="Times New Roman"/>
          <w:sz w:val="28"/>
          <w:szCs w:val="28"/>
          <w:lang w:val="en-US"/>
        </w:rPr>
        <w:t>.</w:t>
      </w:r>
    </w:p>
    <w:p w14:paraId="1F84E411" w14:textId="72599B07" w:rsidR="00E517E6" w:rsidRPr="00E517E6" w:rsidRDefault="00B42B4C" w:rsidP="00B0510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 xml:space="preserve">Luo, Q., Yan, X., Wang, </w:t>
      </w:r>
      <w:proofErr w:type="spellStart"/>
      <w:r w:rsidRPr="00B42B4C">
        <w:rPr>
          <w:rFonts w:ascii="Times New Roman" w:hAnsi="Times New Roman" w:cs="Times New Roman"/>
          <w:sz w:val="28"/>
          <w:szCs w:val="28"/>
          <w:lang w:val="en-US"/>
        </w:rPr>
        <w:t>Chenxu</w:t>
      </w:r>
      <w:proofErr w:type="spellEnd"/>
      <w:r w:rsidRPr="00B42B4C">
        <w:rPr>
          <w:rFonts w:ascii="Times New Roman" w:hAnsi="Times New Roman" w:cs="Times New Roman"/>
          <w:sz w:val="28"/>
          <w:szCs w:val="28"/>
          <w:lang w:val="en-US"/>
        </w:rPr>
        <w:t xml:space="preserve">, Shao, Y., Zhou, Z., Li, J., Hu, C., Wang, </w:t>
      </w:r>
      <w:proofErr w:type="spellStart"/>
      <w:r w:rsidRPr="00B42B4C">
        <w:rPr>
          <w:rFonts w:ascii="Times New Roman" w:hAnsi="Times New Roman" w:cs="Times New Roman"/>
          <w:sz w:val="28"/>
          <w:szCs w:val="28"/>
          <w:lang w:val="en-US"/>
        </w:rPr>
        <w:t>Chuntao</w:t>
      </w:r>
      <w:proofErr w:type="spellEnd"/>
      <w:r w:rsidRPr="00B42B4C">
        <w:rPr>
          <w:rFonts w:ascii="Times New Roman" w:hAnsi="Times New Roman" w:cs="Times New Roman"/>
          <w:sz w:val="28"/>
          <w:szCs w:val="28"/>
          <w:lang w:val="en-US"/>
        </w:rPr>
        <w:t>, Ding, J., 2021. A SINS/DVL/USBL Integrated Navigation and Positioning IoT System with Multiple Sources Fusion and Federated Kalman Filter (preprint). In Review. https://doi.org/10.21203/rs.3.rs-1111330/v1</w:t>
      </w:r>
      <w:r w:rsidR="00E517E6" w:rsidRPr="00E517E6">
        <w:rPr>
          <w:rFonts w:ascii="Times New Roman" w:hAnsi="Times New Roman" w:cs="Times New Roman"/>
          <w:sz w:val="28"/>
          <w:szCs w:val="28"/>
          <w:lang w:val="en-US"/>
        </w:rPr>
        <w:t>.</w:t>
      </w:r>
    </w:p>
    <w:p w14:paraId="20E5DD5E" w14:textId="6076FF85" w:rsidR="00E517E6" w:rsidRPr="00E517E6" w:rsidRDefault="00B42B4C" w:rsidP="00B0510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 xml:space="preserve">Shaukat, N., Ali, A., </w:t>
      </w:r>
      <w:proofErr w:type="spellStart"/>
      <w:r w:rsidRPr="00B42B4C">
        <w:rPr>
          <w:rFonts w:ascii="Times New Roman" w:hAnsi="Times New Roman" w:cs="Times New Roman"/>
          <w:sz w:val="28"/>
          <w:szCs w:val="28"/>
          <w:lang w:val="en-US"/>
        </w:rPr>
        <w:t>Javed</w:t>
      </w:r>
      <w:proofErr w:type="spellEnd"/>
      <w:r w:rsidRPr="00B42B4C">
        <w:rPr>
          <w:rFonts w:ascii="Times New Roman" w:hAnsi="Times New Roman" w:cs="Times New Roman"/>
          <w:sz w:val="28"/>
          <w:szCs w:val="28"/>
          <w:lang w:val="en-US"/>
        </w:rPr>
        <w:t xml:space="preserve"> Iqbal, M., Moinuddin, M., Otero, P., 2021. Multi-Sensor Fusion for Underwater Vehicle Localization by Augmentation of RBF Neural Network and Error-State Kalman Filter. Sensors 21, 1149. https://doi.org/10.3390/s21041149</w:t>
      </w:r>
      <w:r w:rsidR="00E517E6" w:rsidRPr="00E517E6">
        <w:rPr>
          <w:rFonts w:ascii="Times New Roman" w:hAnsi="Times New Roman" w:cs="Times New Roman"/>
          <w:sz w:val="28"/>
          <w:szCs w:val="28"/>
          <w:lang w:val="en-US"/>
        </w:rPr>
        <w:t>.</w:t>
      </w:r>
    </w:p>
    <w:p w14:paraId="6E9945BD" w14:textId="67D9B416" w:rsidR="00E517E6" w:rsidRPr="00E517E6" w:rsidRDefault="00B42B4C" w:rsidP="00B0510C">
      <w:pPr>
        <w:pStyle w:val="a7"/>
        <w:numPr>
          <w:ilvl w:val="0"/>
          <w:numId w:val="1"/>
        </w:numPr>
        <w:ind w:left="0" w:firstLine="709"/>
        <w:jc w:val="both"/>
        <w:rPr>
          <w:rFonts w:ascii="Times New Roman" w:hAnsi="Times New Roman" w:cs="Times New Roman"/>
          <w:sz w:val="28"/>
          <w:szCs w:val="28"/>
          <w:lang w:val="en-US"/>
        </w:rPr>
      </w:pPr>
      <w:proofErr w:type="spellStart"/>
      <w:r w:rsidRPr="00B42B4C">
        <w:rPr>
          <w:rFonts w:ascii="Times New Roman" w:hAnsi="Times New Roman" w:cs="Times New Roman"/>
          <w:sz w:val="28"/>
          <w:szCs w:val="28"/>
          <w:lang w:val="en-US"/>
        </w:rPr>
        <w:t>Morvan</w:t>
      </w:r>
      <w:proofErr w:type="spellEnd"/>
      <w:r w:rsidRPr="00B42B4C">
        <w:rPr>
          <w:rFonts w:ascii="Times New Roman" w:hAnsi="Times New Roman" w:cs="Times New Roman"/>
          <w:sz w:val="28"/>
          <w:szCs w:val="28"/>
          <w:lang w:val="en-US"/>
        </w:rPr>
        <w:t xml:space="preserve">, P.-Y., Bagot, G., 2021. Innovative software solutions for subsea positionings (other). </w:t>
      </w:r>
      <w:proofErr w:type="spellStart"/>
      <w:r w:rsidRPr="00B42B4C">
        <w:rPr>
          <w:rFonts w:ascii="Times New Roman" w:hAnsi="Times New Roman" w:cs="Times New Roman"/>
          <w:sz w:val="28"/>
          <w:szCs w:val="28"/>
          <w:lang w:val="en-US"/>
        </w:rPr>
        <w:t>pico</w:t>
      </w:r>
      <w:proofErr w:type="spellEnd"/>
      <w:r w:rsidRPr="00B42B4C">
        <w:rPr>
          <w:rFonts w:ascii="Times New Roman" w:hAnsi="Times New Roman" w:cs="Times New Roman"/>
          <w:sz w:val="28"/>
          <w:szCs w:val="28"/>
          <w:lang w:val="en-US"/>
        </w:rPr>
        <w:t>. https://doi.org/10.5194/egusphere-egu21-7984</w:t>
      </w:r>
      <w:r w:rsidR="00E517E6" w:rsidRPr="00E517E6">
        <w:rPr>
          <w:rFonts w:ascii="Times New Roman" w:hAnsi="Times New Roman" w:cs="Times New Roman"/>
          <w:sz w:val="28"/>
          <w:szCs w:val="28"/>
          <w:lang w:val="en-US"/>
        </w:rPr>
        <w:t>.</w:t>
      </w:r>
    </w:p>
    <w:p w14:paraId="6399EE84" w14:textId="1F1B703E" w:rsidR="00E517E6" w:rsidRPr="00B42B4C" w:rsidRDefault="00B42B4C" w:rsidP="00B0510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 xml:space="preserve">Caiti, A., Di </w:t>
      </w:r>
      <w:proofErr w:type="spellStart"/>
      <w:r w:rsidRPr="00B42B4C">
        <w:rPr>
          <w:rFonts w:ascii="Times New Roman" w:hAnsi="Times New Roman" w:cs="Times New Roman"/>
          <w:sz w:val="28"/>
          <w:szCs w:val="28"/>
          <w:lang w:val="en-US"/>
        </w:rPr>
        <w:t>Corato</w:t>
      </w:r>
      <w:proofErr w:type="spellEnd"/>
      <w:r w:rsidRPr="00B42B4C">
        <w:rPr>
          <w:rFonts w:ascii="Times New Roman" w:hAnsi="Times New Roman" w:cs="Times New Roman"/>
          <w:sz w:val="28"/>
          <w:szCs w:val="28"/>
          <w:lang w:val="en-US"/>
        </w:rPr>
        <w:t xml:space="preserve">, F., </w:t>
      </w:r>
      <w:proofErr w:type="spellStart"/>
      <w:r w:rsidRPr="00B42B4C">
        <w:rPr>
          <w:rFonts w:ascii="Times New Roman" w:hAnsi="Times New Roman" w:cs="Times New Roman"/>
          <w:sz w:val="28"/>
          <w:szCs w:val="28"/>
          <w:lang w:val="en-US"/>
        </w:rPr>
        <w:t>Fenucci</w:t>
      </w:r>
      <w:proofErr w:type="spellEnd"/>
      <w:r w:rsidRPr="00B42B4C">
        <w:rPr>
          <w:rFonts w:ascii="Times New Roman" w:hAnsi="Times New Roman" w:cs="Times New Roman"/>
          <w:sz w:val="28"/>
          <w:szCs w:val="28"/>
          <w:lang w:val="en-US"/>
        </w:rPr>
        <w:t xml:space="preserve">, D., </w:t>
      </w:r>
      <w:proofErr w:type="spellStart"/>
      <w:r w:rsidRPr="00B42B4C">
        <w:rPr>
          <w:rFonts w:ascii="Times New Roman" w:hAnsi="Times New Roman" w:cs="Times New Roman"/>
          <w:sz w:val="28"/>
          <w:szCs w:val="28"/>
          <w:lang w:val="en-US"/>
        </w:rPr>
        <w:t>Allotta</w:t>
      </w:r>
      <w:proofErr w:type="spellEnd"/>
      <w:r w:rsidRPr="00B42B4C">
        <w:rPr>
          <w:rFonts w:ascii="Times New Roman" w:hAnsi="Times New Roman" w:cs="Times New Roman"/>
          <w:sz w:val="28"/>
          <w:szCs w:val="28"/>
          <w:lang w:val="en-US"/>
        </w:rPr>
        <w:t xml:space="preserve">, B., Costanzi, R., </w:t>
      </w:r>
      <w:proofErr w:type="spellStart"/>
      <w:r w:rsidRPr="00B42B4C">
        <w:rPr>
          <w:rFonts w:ascii="Times New Roman" w:hAnsi="Times New Roman" w:cs="Times New Roman"/>
          <w:sz w:val="28"/>
          <w:szCs w:val="28"/>
          <w:lang w:val="en-US"/>
        </w:rPr>
        <w:t>Monni</w:t>
      </w:r>
      <w:proofErr w:type="spellEnd"/>
      <w:r w:rsidRPr="00B42B4C">
        <w:rPr>
          <w:rFonts w:ascii="Times New Roman" w:hAnsi="Times New Roman" w:cs="Times New Roman"/>
          <w:sz w:val="28"/>
          <w:szCs w:val="28"/>
          <w:lang w:val="en-US"/>
        </w:rPr>
        <w:t xml:space="preserve">, N., </w:t>
      </w:r>
      <w:proofErr w:type="spellStart"/>
      <w:r w:rsidRPr="00B42B4C">
        <w:rPr>
          <w:rFonts w:ascii="Times New Roman" w:hAnsi="Times New Roman" w:cs="Times New Roman"/>
          <w:sz w:val="28"/>
          <w:szCs w:val="28"/>
          <w:lang w:val="en-US"/>
        </w:rPr>
        <w:t>Pugi</w:t>
      </w:r>
      <w:proofErr w:type="spellEnd"/>
      <w:r w:rsidRPr="00B42B4C">
        <w:rPr>
          <w:rFonts w:ascii="Times New Roman" w:hAnsi="Times New Roman" w:cs="Times New Roman"/>
          <w:sz w:val="28"/>
          <w:szCs w:val="28"/>
          <w:lang w:val="en-US"/>
        </w:rPr>
        <w:t>, L., Ridolfi, A., 2014. Experimental results with a mixed USBL/LBL system for AUV navigation, in: 2014 Underwater Communications and Networking (</w:t>
      </w:r>
      <w:proofErr w:type="spellStart"/>
      <w:r w:rsidRPr="00B42B4C">
        <w:rPr>
          <w:rFonts w:ascii="Times New Roman" w:hAnsi="Times New Roman" w:cs="Times New Roman"/>
          <w:sz w:val="28"/>
          <w:szCs w:val="28"/>
          <w:lang w:val="en-US"/>
        </w:rPr>
        <w:t>UComms</w:t>
      </w:r>
      <w:proofErr w:type="spellEnd"/>
      <w:r w:rsidRPr="00B42B4C">
        <w:rPr>
          <w:rFonts w:ascii="Times New Roman" w:hAnsi="Times New Roman" w:cs="Times New Roman"/>
          <w:sz w:val="28"/>
          <w:szCs w:val="28"/>
          <w:lang w:val="en-US"/>
        </w:rPr>
        <w:t>). Presented at the 2014 Underwater Communications and Networking (</w:t>
      </w:r>
      <w:proofErr w:type="spellStart"/>
      <w:r w:rsidRPr="00B42B4C">
        <w:rPr>
          <w:rFonts w:ascii="Times New Roman" w:hAnsi="Times New Roman" w:cs="Times New Roman"/>
          <w:sz w:val="28"/>
          <w:szCs w:val="28"/>
          <w:lang w:val="en-US"/>
        </w:rPr>
        <w:t>UComms</w:t>
      </w:r>
      <w:proofErr w:type="spellEnd"/>
      <w:r w:rsidRPr="00B42B4C">
        <w:rPr>
          <w:rFonts w:ascii="Times New Roman" w:hAnsi="Times New Roman" w:cs="Times New Roman"/>
          <w:sz w:val="28"/>
          <w:szCs w:val="28"/>
          <w:lang w:val="en-US"/>
        </w:rPr>
        <w:t xml:space="preserve">), IEEE, </w:t>
      </w:r>
      <w:proofErr w:type="spellStart"/>
      <w:r w:rsidRPr="00B42B4C">
        <w:rPr>
          <w:rFonts w:ascii="Times New Roman" w:hAnsi="Times New Roman" w:cs="Times New Roman"/>
          <w:sz w:val="28"/>
          <w:szCs w:val="28"/>
          <w:lang w:val="en-US"/>
        </w:rPr>
        <w:t>Sestri</w:t>
      </w:r>
      <w:proofErr w:type="spellEnd"/>
      <w:r w:rsidRPr="00B42B4C">
        <w:rPr>
          <w:rFonts w:ascii="Times New Roman" w:hAnsi="Times New Roman" w:cs="Times New Roman"/>
          <w:sz w:val="28"/>
          <w:szCs w:val="28"/>
          <w:lang w:val="en-US"/>
        </w:rPr>
        <w:t xml:space="preserve"> Levante, Italy, pp. 1–4. https://doi.org/10.1109/UComms.2014.7017129</w:t>
      </w:r>
      <w:r w:rsidR="00E517E6" w:rsidRPr="00B42B4C">
        <w:rPr>
          <w:rFonts w:ascii="Times New Roman" w:hAnsi="Times New Roman" w:cs="Times New Roman"/>
          <w:sz w:val="28"/>
          <w:szCs w:val="28"/>
          <w:lang w:val="en-US"/>
        </w:rPr>
        <w:t>.</w:t>
      </w:r>
    </w:p>
    <w:p w14:paraId="07811617" w14:textId="7447159F" w:rsidR="003D7792" w:rsidRPr="00E517E6" w:rsidRDefault="00B42B4C" w:rsidP="00B0510C">
      <w:pPr>
        <w:pStyle w:val="a7"/>
        <w:numPr>
          <w:ilvl w:val="0"/>
          <w:numId w:val="1"/>
        </w:numPr>
        <w:ind w:left="0" w:firstLine="709"/>
        <w:jc w:val="both"/>
        <w:rPr>
          <w:rFonts w:ascii="Times New Roman" w:hAnsi="Times New Roman" w:cs="Times New Roman"/>
          <w:sz w:val="28"/>
          <w:szCs w:val="28"/>
        </w:rPr>
      </w:pP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K.G., </w:t>
      </w:r>
      <w:proofErr w:type="spellStart"/>
      <w:r w:rsidRPr="00B42B4C">
        <w:rPr>
          <w:rFonts w:ascii="Times New Roman" w:hAnsi="Times New Roman" w:cs="Times New Roman"/>
          <w:sz w:val="28"/>
          <w:szCs w:val="28"/>
          <w:lang w:val="en-US"/>
        </w:rPr>
        <w:t>Kebkal</w:t>
      </w:r>
      <w:proofErr w:type="spellEnd"/>
      <w:r w:rsidRPr="00B42B4C">
        <w:rPr>
          <w:rFonts w:ascii="Times New Roman" w:hAnsi="Times New Roman" w:cs="Times New Roman"/>
          <w:sz w:val="28"/>
          <w:szCs w:val="28"/>
          <w:lang w:val="en-US"/>
        </w:rPr>
        <w:t xml:space="preserve">, O.G., Yakovlev, S.G., </w:t>
      </w:r>
      <w:proofErr w:type="spellStart"/>
      <w:r w:rsidRPr="00B42B4C">
        <w:rPr>
          <w:rFonts w:ascii="Times New Roman" w:hAnsi="Times New Roman" w:cs="Times New Roman"/>
          <w:sz w:val="28"/>
          <w:szCs w:val="28"/>
          <w:lang w:val="en-US"/>
        </w:rPr>
        <w:t>Bannasch</w:t>
      </w:r>
      <w:proofErr w:type="spellEnd"/>
      <w:r w:rsidRPr="00B42B4C">
        <w:rPr>
          <w:rFonts w:ascii="Times New Roman" w:hAnsi="Times New Roman" w:cs="Times New Roman"/>
          <w:sz w:val="28"/>
          <w:szCs w:val="28"/>
          <w:lang w:val="en-US"/>
        </w:rPr>
        <w:t xml:space="preserve">, R., 2012. Experimental Performance of a Hydro-Acoustic USBL-Aided LBL Positioning and Communication System. </w:t>
      </w:r>
      <w:r w:rsidRPr="00B42B4C">
        <w:rPr>
          <w:rFonts w:ascii="Times New Roman" w:hAnsi="Times New Roman" w:cs="Times New Roman"/>
          <w:sz w:val="28"/>
          <w:szCs w:val="28"/>
        </w:rPr>
        <w:t xml:space="preserve">IFAC </w:t>
      </w:r>
      <w:proofErr w:type="spellStart"/>
      <w:r w:rsidRPr="00B42B4C">
        <w:rPr>
          <w:rFonts w:ascii="Times New Roman" w:hAnsi="Times New Roman" w:cs="Times New Roman"/>
          <w:sz w:val="28"/>
          <w:szCs w:val="28"/>
        </w:rPr>
        <w:t>Proceedings</w:t>
      </w:r>
      <w:proofErr w:type="spellEnd"/>
      <w:r w:rsidRPr="00B42B4C">
        <w:rPr>
          <w:rFonts w:ascii="Times New Roman" w:hAnsi="Times New Roman" w:cs="Times New Roman"/>
          <w:sz w:val="28"/>
          <w:szCs w:val="28"/>
        </w:rPr>
        <w:t xml:space="preserve"> </w:t>
      </w:r>
      <w:proofErr w:type="spellStart"/>
      <w:r w:rsidRPr="00B42B4C">
        <w:rPr>
          <w:rFonts w:ascii="Times New Roman" w:hAnsi="Times New Roman" w:cs="Times New Roman"/>
          <w:sz w:val="28"/>
          <w:szCs w:val="28"/>
        </w:rPr>
        <w:t>Volumes</w:t>
      </w:r>
      <w:proofErr w:type="spellEnd"/>
      <w:r w:rsidRPr="00B42B4C">
        <w:rPr>
          <w:rFonts w:ascii="Times New Roman" w:hAnsi="Times New Roman" w:cs="Times New Roman"/>
          <w:sz w:val="28"/>
          <w:szCs w:val="28"/>
        </w:rPr>
        <w:t xml:space="preserve"> 45, 249–254. https://doi.org/10.3182/20120410-3-PT-4028.00041</w:t>
      </w:r>
      <w:r w:rsidR="00E517E6" w:rsidRPr="00E517E6">
        <w:rPr>
          <w:rFonts w:ascii="Times New Roman" w:hAnsi="Times New Roman" w:cs="Times New Roman"/>
          <w:sz w:val="28"/>
          <w:szCs w:val="28"/>
        </w:rPr>
        <w:t>.</w:t>
      </w:r>
    </w:p>
    <w:p w14:paraId="0CD063DC" w14:textId="175F671A" w:rsidR="00FB7442" w:rsidRPr="00E517E6" w:rsidRDefault="00B42B4C" w:rsidP="00B0510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Antonelli, G., 2014. Underwater Robots, Springer Tracts in Advanced Robotics. Springer International Publishing, Cham. https://doi.org/10.1007/978-3-319-02877-4</w:t>
      </w:r>
      <w:r w:rsidR="00E517E6" w:rsidRPr="00E517E6">
        <w:rPr>
          <w:rFonts w:ascii="Times New Roman" w:hAnsi="Times New Roman" w:cs="Times New Roman"/>
          <w:sz w:val="28"/>
          <w:szCs w:val="28"/>
          <w:lang w:val="en-US"/>
        </w:rPr>
        <w:t>.</w:t>
      </w:r>
    </w:p>
    <w:p w14:paraId="2964FD9A" w14:textId="17FF5B44" w:rsidR="00E517E6" w:rsidRPr="00E517E6" w:rsidRDefault="00B42B4C" w:rsidP="00B0510C">
      <w:pPr>
        <w:pStyle w:val="a7"/>
        <w:numPr>
          <w:ilvl w:val="0"/>
          <w:numId w:val="1"/>
        </w:numPr>
        <w:ind w:left="0" w:firstLine="709"/>
        <w:jc w:val="both"/>
        <w:rPr>
          <w:rFonts w:ascii="Times New Roman" w:hAnsi="Times New Roman" w:cs="Times New Roman"/>
          <w:sz w:val="28"/>
          <w:szCs w:val="28"/>
          <w:lang w:val="en-US"/>
        </w:rPr>
      </w:pPr>
      <w:r w:rsidRPr="00B42B4C">
        <w:rPr>
          <w:rFonts w:ascii="Times New Roman" w:hAnsi="Times New Roman" w:cs="Times New Roman"/>
          <w:sz w:val="28"/>
          <w:szCs w:val="28"/>
          <w:lang w:val="en-US"/>
        </w:rPr>
        <w:t xml:space="preserve">Fossen, T.I., 2021. Handbook of marine craft hydrodynamics and motion control =: </w:t>
      </w:r>
      <w:proofErr w:type="spellStart"/>
      <w:r w:rsidRPr="00B42B4C">
        <w:rPr>
          <w:rFonts w:ascii="Times New Roman" w:hAnsi="Times New Roman" w:cs="Times New Roman"/>
          <w:sz w:val="28"/>
          <w:szCs w:val="28"/>
          <w:lang w:val="en-US"/>
        </w:rPr>
        <w:t>Vademecum</w:t>
      </w:r>
      <w:proofErr w:type="spellEnd"/>
      <w:r w:rsidRPr="00B42B4C">
        <w:rPr>
          <w:rFonts w:ascii="Times New Roman" w:hAnsi="Times New Roman" w:cs="Times New Roman"/>
          <w:sz w:val="28"/>
          <w:szCs w:val="28"/>
          <w:lang w:val="en-US"/>
        </w:rPr>
        <w:t xml:space="preserve"> de </w:t>
      </w:r>
      <w:proofErr w:type="spellStart"/>
      <w:r w:rsidRPr="00B42B4C">
        <w:rPr>
          <w:rFonts w:ascii="Times New Roman" w:hAnsi="Times New Roman" w:cs="Times New Roman"/>
          <w:sz w:val="28"/>
          <w:szCs w:val="28"/>
          <w:lang w:val="en-US"/>
        </w:rPr>
        <w:t>navium</w:t>
      </w:r>
      <w:proofErr w:type="spellEnd"/>
      <w:r w:rsidRPr="00B42B4C">
        <w:rPr>
          <w:rFonts w:ascii="Times New Roman" w:hAnsi="Times New Roman" w:cs="Times New Roman"/>
          <w:sz w:val="28"/>
          <w:szCs w:val="28"/>
          <w:lang w:val="en-US"/>
        </w:rPr>
        <w:t xml:space="preserve"> motu contra </w:t>
      </w:r>
      <w:proofErr w:type="spellStart"/>
      <w:r w:rsidRPr="00B42B4C">
        <w:rPr>
          <w:rFonts w:ascii="Times New Roman" w:hAnsi="Times New Roman" w:cs="Times New Roman"/>
          <w:sz w:val="28"/>
          <w:szCs w:val="28"/>
          <w:lang w:val="en-US"/>
        </w:rPr>
        <w:t>aquas</w:t>
      </w:r>
      <w:proofErr w:type="spellEnd"/>
      <w:r w:rsidRPr="00B42B4C">
        <w:rPr>
          <w:rFonts w:ascii="Times New Roman" w:hAnsi="Times New Roman" w:cs="Times New Roman"/>
          <w:sz w:val="28"/>
          <w:szCs w:val="28"/>
          <w:lang w:val="en-US"/>
        </w:rPr>
        <w:t xml:space="preserve"> et de motu </w:t>
      </w:r>
      <w:proofErr w:type="spellStart"/>
      <w:r w:rsidRPr="00B42B4C">
        <w:rPr>
          <w:rFonts w:ascii="Times New Roman" w:hAnsi="Times New Roman" w:cs="Times New Roman"/>
          <w:sz w:val="28"/>
          <w:szCs w:val="28"/>
          <w:lang w:val="en-US"/>
        </w:rPr>
        <w:t>gubernando</w:t>
      </w:r>
      <w:proofErr w:type="spellEnd"/>
      <w:r w:rsidRPr="00B42B4C">
        <w:rPr>
          <w:rFonts w:ascii="Times New Roman" w:hAnsi="Times New Roman" w:cs="Times New Roman"/>
          <w:sz w:val="28"/>
          <w:szCs w:val="28"/>
          <w:lang w:val="en-US"/>
        </w:rPr>
        <w:t>, Second edition. ed. Wiley, Hoboken, NJ</w:t>
      </w:r>
      <w:r w:rsidR="00E517E6" w:rsidRPr="00E517E6">
        <w:rPr>
          <w:rFonts w:ascii="Times New Roman" w:hAnsi="Times New Roman" w:cs="Times New Roman"/>
          <w:sz w:val="28"/>
          <w:szCs w:val="28"/>
          <w:lang w:val="en-US"/>
        </w:rPr>
        <w:t>.</w:t>
      </w:r>
    </w:p>
    <w:p w14:paraId="2D1251CD" w14:textId="36FB17DC" w:rsidR="00E517E6" w:rsidRPr="00E517E6" w:rsidRDefault="00B42B4C" w:rsidP="00B0510C">
      <w:pPr>
        <w:pStyle w:val="a7"/>
        <w:numPr>
          <w:ilvl w:val="0"/>
          <w:numId w:val="1"/>
        </w:numPr>
        <w:ind w:left="0" w:firstLine="709"/>
        <w:jc w:val="both"/>
        <w:rPr>
          <w:rFonts w:ascii="Times New Roman" w:hAnsi="Times New Roman" w:cs="Times New Roman"/>
          <w:sz w:val="28"/>
          <w:szCs w:val="28"/>
        </w:rPr>
      </w:pPr>
      <w:r w:rsidRPr="00B42B4C">
        <w:rPr>
          <w:rFonts w:ascii="Times New Roman" w:hAnsi="Times New Roman" w:cs="Times New Roman"/>
          <w:sz w:val="28"/>
          <w:szCs w:val="28"/>
          <w:lang w:val="en-US"/>
        </w:rPr>
        <w:t xml:space="preserve">Blevins, R.D., 2003. Applied fluid dynamics handbook, Reprint ed. with corrections. ed. Krieger Pub, Malabar, </w:t>
      </w:r>
      <w:proofErr w:type="gramStart"/>
      <w:r w:rsidRPr="00B42B4C">
        <w:rPr>
          <w:rFonts w:ascii="Times New Roman" w:hAnsi="Times New Roman" w:cs="Times New Roman"/>
          <w:sz w:val="28"/>
          <w:szCs w:val="28"/>
          <w:lang w:val="en-US"/>
        </w:rPr>
        <w:t>Fla.</w:t>
      </w:r>
      <w:r w:rsidR="00E517E6" w:rsidRPr="00E517E6">
        <w:rPr>
          <w:rFonts w:ascii="Times New Roman" w:hAnsi="Times New Roman" w:cs="Times New Roman"/>
          <w:sz w:val="28"/>
          <w:szCs w:val="28"/>
        </w:rPr>
        <w:t>.</w:t>
      </w:r>
      <w:proofErr w:type="gramEnd"/>
    </w:p>
    <w:p w14:paraId="69C00638" w14:textId="11F0CDF4" w:rsidR="00223E0B" w:rsidRPr="008B2C56" w:rsidRDefault="00746960" w:rsidP="00B0510C">
      <w:pPr>
        <w:pStyle w:val="a7"/>
        <w:numPr>
          <w:ilvl w:val="0"/>
          <w:numId w:val="1"/>
        </w:numPr>
        <w:ind w:left="0" w:firstLine="709"/>
        <w:jc w:val="both"/>
        <w:rPr>
          <w:rFonts w:ascii="Times New Roman" w:hAnsi="Times New Roman" w:cs="Times New Roman"/>
          <w:sz w:val="28"/>
          <w:szCs w:val="28"/>
          <w:lang w:val="en-US"/>
        </w:rPr>
      </w:pPr>
      <w:hyperlink r:id="rId16" w:history="1">
        <w:r w:rsidR="00B0703D" w:rsidRPr="00E517E6">
          <w:rPr>
            <w:rStyle w:val="a8"/>
            <w:rFonts w:ascii="Times New Roman" w:hAnsi="Times New Roman" w:cs="Times New Roman"/>
            <w:sz w:val="28"/>
            <w:szCs w:val="28"/>
            <w:lang w:val="en-US"/>
          </w:rPr>
          <w:t>https</w:t>
        </w:r>
        <w:r w:rsidR="00B0703D" w:rsidRPr="008B2C56">
          <w:rPr>
            <w:rStyle w:val="a8"/>
            <w:rFonts w:ascii="Times New Roman" w:hAnsi="Times New Roman" w:cs="Times New Roman"/>
            <w:sz w:val="28"/>
            <w:szCs w:val="28"/>
            <w:lang w:val="en-US"/>
          </w:rPr>
          <w:t>://</w:t>
        </w:r>
        <w:r w:rsidR="00B0703D" w:rsidRPr="00E517E6">
          <w:rPr>
            <w:rStyle w:val="a8"/>
            <w:rFonts w:ascii="Times New Roman" w:hAnsi="Times New Roman" w:cs="Times New Roman"/>
            <w:sz w:val="28"/>
            <w:szCs w:val="28"/>
            <w:lang w:val="en-US"/>
          </w:rPr>
          <w:t>ntrs</w:t>
        </w:r>
        <w:r w:rsidR="00B0703D" w:rsidRPr="008B2C56">
          <w:rPr>
            <w:rStyle w:val="a8"/>
            <w:rFonts w:ascii="Times New Roman" w:hAnsi="Times New Roman" w:cs="Times New Roman"/>
            <w:sz w:val="28"/>
            <w:szCs w:val="28"/>
            <w:lang w:val="en-US"/>
          </w:rPr>
          <w:t>.</w:t>
        </w:r>
        <w:r w:rsidR="00B0703D" w:rsidRPr="00E517E6">
          <w:rPr>
            <w:rStyle w:val="a8"/>
            <w:rFonts w:ascii="Times New Roman" w:hAnsi="Times New Roman" w:cs="Times New Roman"/>
            <w:sz w:val="28"/>
            <w:szCs w:val="28"/>
            <w:lang w:val="en-US"/>
          </w:rPr>
          <w:t>nasa</w:t>
        </w:r>
        <w:r w:rsidR="00B0703D" w:rsidRPr="008B2C56">
          <w:rPr>
            <w:rStyle w:val="a8"/>
            <w:rFonts w:ascii="Times New Roman" w:hAnsi="Times New Roman" w:cs="Times New Roman"/>
            <w:sz w:val="28"/>
            <w:szCs w:val="28"/>
            <w:lang w:val="en-US"/>
          </w:rPr>
          <w:t>.</w:t>
        </w:r>
        <w:r w:rsidR="00B0703D" w:rsidRPr="00E517E6">
          <w:rPr>
            <w:rStyle w:val="a8"/>
            <w:rFonts w:ascii="Times New Roman" w:hAnsi="Times New Roman" w:cs="Times New Roman"/>
            <w:sz w:val="28"/>
            <w:szCs w:val="28"/>
            <w:lang w:val="en-US"/>
          </w:rPr>
          <w:t>gov</w:t>
        </w:r>
        <w:r w:rsidR="00B0703D" w:rsidRPr="008B2C56">
          <w:rPr>
            <w:rStyle w:val="a8"/>
            <w:rFonts w:ascii="Times New Roman" w:hAnsi="Times New Roman" w:cs="Times New Roman"/>
            <w:sz w:val="28"/>
            <w:szCs w:val="28"/>
            <w:lang w:val="en-US"/>
          </w:rPr>
          <w:t>/</w:t>
        </w:r>
        <w:r w:rsidR="00B0703D" w:rsidRPr="00E517E6">
          <w:rPr>
            <w:rStyle w:val="a8"/>
            <w:rFonts w:ascii="Times New Roman" w:hAnsi="Times New Roman" w:cs="Times New Roman"/>
            <w:sz w:val="28"/>
            <w:szCs w:val="28"/>
            <w:lang w:val="en-US"/>
          </w:rPr>
          <w:t>citations</w:t>
        </w:r>
        <w:r w:rsidR="00B0703D" w:rsidRPr="008B2C56">
          <w:rPr>
            <w:rStyle w:val="a8"/>
            <w:rFonts w:ascii="Times New Roman" w:hAnsi="Times New Roman" w:cs="Times New Roman"/>
            <w:sz w:val="28"/>
            <w:szCs w:val="28"/>
            <w:lang w:val="en-US"/>
          </w:rPr>
          <w:t>/19930091586</w:t>
        </w:r>
      </w:hyperlink>
      <w:r w:rsidR="0032031D" w:rsidRPr="008B2C56">
        <w:rPr>
          <w:rStyle w:val="a8"/>
          <w:rFonts w:ascii="Times New Roman" w:hAnsi="Times New Roman" w:cs="Times New Roman"/>
          <w:sz w:val="28"/>
          <w:szCs w:val="28"/>
          <w:u w:val="none"/>
          <w:lang w:val="en-US"/>
        </w:rPr>
        <w:t xml:space="preserve"> </w:t>
      </w:r>
      <w:r w:rsidR="0032031D" w:rsidRPr="008B2C56">
        <w:rPr>
          <w:rStyle w:val="a8"/>
          <w:rFonts w:ascii="Times New Roman" w:hAnsi="Times New Roman" w:cs="Times New Roman"/>
          <w:color w:val="auto"/>
          <w:sz w:val="28"/>
          <w:szCs w:val="28"/>
          <w:u w:val="none"/>
          <w:lang w:val="en-US"/>
        </w:rPr>
        <w:t>(</w:t>
      </w:r>
      <w:r w:rsidR="003346C6" w:rsidRPr="008B2C56">
        <w:rPr>
          <w:rStyle w:val="a8"/>
          <w:rFonts w:ascii="Times New Roman" w:hAnsi="Times New Roman" w:cs="Times New Roman"/>
          <w:color w:val="auto"/>
          <w:sz w:val="28"/>
          <w:szCs w:val="28"/>
          <w:u w:val="none"/>
          <w:lang w:val="en-US"/>
        </w:rPr>
        <w:t>accessed</w:t>
      </w:r>
      <w:r w:rsidR="003346C6" w:rsidRPr="008B2C56">
        <w:rPr>
          <w:rStyle w:val="a8"/>
          <w:rFonts w:ascii="Times New Roman" w:hAnsi="Times New Roman" w:cs="Times New Roman"/>
          <w:color w:val="auto"/>
          <w:sz w:val="28"/>
          <w:szCs w:val="28"/>
          <w:u w:val="none"/>
          <w:lang w:val="en-US"/>
        </w:rPr>
        <w:t xml:space="preserve"> </w:t>
      </w:r>
      <w:r w:rsidR="0032031D" w:rsidRPr="008B2C56">
        <w:rPr>
          <w:rStyle w:val="a8"/>
          <w:rFonts w:ascii="Times New Roman" w:hAnsi="Times New Roman" w:cs="Times New Roman"/>
          <w:color w:val="auto"/>
          <w:sz w:val="28"/>
          <w:szCs w:val="28"/>
          <w:u w:val="none"/>
          <w:lang w:val="en-US"/>
        </w:rPr>
        <w:t>25.06.2023).</w:t>
      </w:r>
    </w:p>
    <w:p w14:paraId="7B830E8F" w14:textId="0F9A6B68" w:rsidR="00B0703D" w:rsidRPr="00E517E6" w:rsidRDefault="00B42B4C" w:rsidP="00B0510C">
      <w:pPr>
        <w:pStyle w:val="a7"/>
        <w:numPr>
          <w:ilvl w:val="0"/>
          <w:numId w:val="1"/>
        </w:numPr>
        <w:ind w:left="0" w:firstLine="709"/>
        <w:jc w:val="both"/>
        <w:rPr>
          <w:rFonts w:ascii="Times New Roman" w:hAnsi="Times New Roman" w:cs="Times New Roman"/>
          <w:sz w:val="28"/>
          <w:szCs w:val="28"/>
        </w:rPr>
      </w:pPr>
      <w:proofErr w:type="spellStart"/>
      <w:r w:rsidRPr="00B42B4C">
        <w:rPr>
          <w:rFonts w:ascii="Times New Roman" w:hAnsi="Times New Roman" w:cs="Times New Roman"/>
          <w:sz w:val="28"/>
          <w:szCs w:val="28"/>
          <w:lang w:val="en-US"/>
        </w:rPr>
        <w:t>Quinchia</w:t>
      </w:r>
      <w:proofErr w:type="spellEnd"/>
      <w:r w:rsidRPr="00B42B4C">
        <w:rPr>
          <w:rFonts w:ascii="Times New Roman" w:hAnsi="Times New Roman" w:cs="Times New Roman"/>
          <w:sz w:val="28"/>
          <w:szCs w:val="28"/>
          <w:lang w:val="en-US"/>
        </w:rPr>
        <w:t xml:space="preserve">, A., Falco, G., </w:t>
      </w:r>
      <w:proofErr w:type="spellStart"/>
      <w:r w:rsidRPr="00B42B4C">
        <w:rPr>
          <w:rFonts w:ascii="Times New Roman" w:hAnsi="Times New Roman" w:cs="Times New Roman"/>
          <w:sz w:val="28"/>
          <w:szCs w:val="28"/>
          <w:lang w:val="en-US"/>
        </w:rPr>
        <w:t>Falletti</w:t>
      </w:r>
      <w:proofErr w:type="spellEnd"/>
      <w:r w:rsidRPr="00B42B4C">
        <w:rPr>
          <w:rFonts w:ascii="Times New Roman" w:hAnsi="Times New Roman" w:cs="Times New Roman"/>
          <w:sz w:val="28"/>
          <w:szCs w:val="28"/>
          <w:lang w:val="en-US"/>
        </w:rPr>
        <w:t xml:space="preserve">, E., </w:t>
      </w:r>
      <w:proofErr w:type="spellStart"/>
      <w:r w:rsidRPr="00B42B4C">
        <w:rPr>
          <w:rFonts w:ascii="Times New Roman" w:hAnsi="Times New Roman" w:cs="Times New Roman"/>
          <w:sz w:val="28"/>
          <w:szCs w:val="28"/>
          <w:lang w:val="en-US"/>
        </w:rPr>
        <w:t>Dovis</w:t>
      </w:r>
      <w:proofErr w:type="spellEnd"/>
      <w:r w:rsidRPr="00B42B4C">
        <w:rPr>
          <w:rFonts w:ascii="Times New Roman" w:hAnsi="Times New Roman" w:cs="Times New Roman"/>
          <w:sz w:val="28"/>
          <w:szCs w:val="28"/>
          <w:lang w:val="en-US"/>
        </w:rPr>
        <w:t>, F., Ferrer, C., 2013. A Comparison between Different Error Modeling of MEMS Applied to GPS/INS Integrated Systems. Sensors 13, 9549–9588. https://doi.org/10.3390/s130809549</w:t>
      </w:r>
      <w:r w:rsidR="00E517E6" w:rsidRPr="00E517E6">
        <w:rPr>
          <w:rFonts w:ascii="Times New Roman" w:hAnsi="Times New Roman" w:cs="Times New Roman"/>
          <w:sz w:val="28"/>
          <w:szCs w:val="28"/>
        </w:rPr>
        <w:t>.</w:t>
      </w:r>
    </w:p>
    <w:p w14:paraId="3AFC2745" w14:textId="3EEA7795" w:rsidR="00765740" w:rsidRPr="00D91230" w:rsidRDefault="00765740" w:rsidP="00B0510C">
      <w:pPr>
        <w:spacing w:after="160" w:line="259" w:lineRule="auto"/>
        <w:ind w:firstLine="709"/>
        <w:rPr>
          <w:sz w:val="24"/>
          <w:szCs w:val="18"/>
          <w:lang w:val="en-US"/>
        </w:rPr>
      </w:pPr>
    </w:p>
    <w:p w14:paraId="58E69A05" w14:textId="363ADCFC" w:rsidR="006531E7" w:rsidRPr="001C7D32" w:rsidRDefault="006531E7" w:rsidP="001C7D32">
      <w:pPr>
        <w:spacing w:after="160" w:line="259" w:lineRule="auto"/>
        <w:ind w:firstLine="0"/>
        <w:jc w:val="left"/>
        <w:rPr>
          <w:b/>
          <w:bCs/>
          <w:sz w:val="24"/>
          <w:szCs w:val="18"/>
          <w:lang w:val="en-US"/>
        </w:rPr>
      </w:pPr>
    </w:p>
    <w:sectPr w:rsidR="006531E7" w:rsidRPr="001C7D32" w:rsidSect="00920D2A">
      <w:pgSz w:w="11906" w:h="16838"/>
      <w:pgMar w:top="1134" w:right="566"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banov">
    <w15:presenceInfo w15:providerId="None" w15:userId="Kaban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25"/>
    <w:rsid w:val="0000411F"/>
    <w:rsid w:val="000066C6"/>
    <w:rsid w:val="00007CE9"/>
    <w:rsid w:val="00016D17"/>
    <w:rsid w:val="000237D3"/>
    <w:rsid w:val="00034738"/>
    <w:rsid w:val="00035CFE"/>
    <w:rsid w:val="00043839"/>
    <w:rsid w:val="00047ABC"/>
    <w:rsid w:val="0005049B"/>
    <w:rsid w:val="00053172"/>
    <w:rsid w:val="00062819"/>
    <w:rsid w:val="00071900"/>
    <w:rsid w:val="00074EA2"/>
    <w:rsid w:val="000770EF"/>
    <w:rsid w:val="000838FF"/>
    <w:rsid w:val="00083CD0"/>
    <w:rsid w:val="00090AB8"/>
    <w:rsid w:val="000916C9"/>
    <w:rsid w:val="000921DE"/>
    <w:rsid w:val="000960A3"/>
    <w:rsid w:val="000A5ABC"/>
    <w:rsid w:val="000A7AAA"/>
    <w:rsid w:val="000B3F25"/>
    <w:rsid w:val="000B7716"/>
    <w:rsid w:val="000B78D9"/>
    <w:rsid w:val="000C51C0"/>
    <w:rsid w:val="000D17B5"/>
    <w:rsid w:val="000D2085"/>
    <w:rsid w:val="000D737F"/>
    <w:rsid w:val="000E03D7"/>
    <w:rsid w:val="000E25D2"/>
    <w:rsid w:val="000E671D"/>
    <w:rsid w:val="000F21B3"/>
    <w:rsid w:val="00104B40"/>
    <w:rsid w:val="00106066"/>
    <w:rsid w:val="00107FF0"/>
    <w:rsid w:val="001101E9"/>
    <w:rsid w:val="00111D3D"/>
    <w:rsid w:val="00121FC3"/>
    <w:rsid w:val="001234D9"/>
    <w:rsid w:val="00125CE4"/>
    <w:rsid w:val="0013107B"/>
    <w:rsid w:val="00131A68"/>
    <w:rsid w:val="00134DA3"/>
    <w:rsid w:val="00136069"/>
    <w:rsid w:val="00140DC6"/>
    <w:rsid w:val="00141209"/>
    <w:rsid w:val="001414C7"/>
    <w:rsid w:val="00141D5A"/>
    <w:rsid w:val="00153E2E"/>
    <w:rsid w:val="0015698B"/>
    <w:rsid w:val="00167FA1"/>
    <w:rsid w:val="0017049C"/>
    <w:rsid w:val="0017400A"/>
    <w:rsid w:val="001774A5"/>
    <w:rsid w:val="00186019"/>
    <w:rsid w:val="00186F53"/>
    <w:rsid w:val="00190F42"/>
    <w:rsid w:val="001B322D"/>
    <w:rsid w:val="001B41CA"/>
    <w:rsid w:val="001B55F4"/>
    <w:rsid w:val="001C7D32"/>
    <w:rsid w:val="001D211C"/>
    <w:rsid w:val="001D581B"/>
    <w:rsid w:val="001E0B8A"/>
    <w:rsid w:val="001E2CB3"/>
    <w:rsid w:val="001E3B12"/>
    <w:rsid w:val="001E42F5"/>
    <w:rsid w:val="001F6F06"/>
    <w:rsid w:val="0020158D"/>
    <w:rsid w:val="00203599"/>
    <w:rsid w:val="00210489"/>
    <w:rsid w:val="00212677"/>
    <w:rsid w:val="00220F59"/>
    <w:rsid w:val="00223E0B"/>
    <w:rsid w:val="0022469C"/>
    <w:rsid w:val="002307AE"/>
    <w:rsid w:val="00232D7A"/>
    <w:rsid w:val="00236062"/>
    <w:rsid w:val="002434AB"/>
    <w:rsid w:val="00243752"/>
    <w:rsid w:val="00243FFB"/>
    <w:rsid w:val="002454D7"/>
    <w:rsid w:val="002530CE"/>
    <w:rsid w:val="00260F99"/>
    <w:rsid w:val="00272A7C"/>
    <w:rsid w:val="00275FA7"/>
    <w:rsid w:val="002847B6"/>
    <w:rsid w:val="00287810"/>
    <w:rsid w:val="002904DF"/>
    <w:rsid w:val="00294FF1"/>
    <w:rsid w:val="0029731F"/>
    <w:rsid w:val="002B063F"/>
    <w:rsid w:val="002B6A49"/>
    <w:rsid w:val="002C0B08"/>
    <w:rsid w:val="002C5DC0"/>
    <w:rsid w:val="002D0AD8"/>
    <w:rsid w:val="002D12AF"/>
    <w:rsid w:val="002D1503"/>
    <w:rsid w:val="002D345E"/>
    <w:rsid w:val="002D6081"/>
    <w:rsid w:val="002E298A"/>
    <w:rsid w:val="002E39CC"/>
    <w:rsid w:val="002E55F4"/>
    <w:rsid w:val="002F20B0"/>
    <w:rsid w:val="002F3199"/>
    <w:rsid w:val="002F575F"/>
    <w:rsid w:val="00301902"/>
    <w:rsid w:val="00313362"/>
    <w:rsid w:val="00316717"/>
    <w:rsid w:val="0032031D"/>
    <w:rsid w:val="00323B14"/>
    <w:rsid w:val="00324BBE"/>
    <w:rsid w:val="00324F8D"/>
    <w:rsid w:val="00330996"/>
    <w:rsid w:val="00333AE8"/>
    <w:rsid w:val="003346C6"/>
    <w:rsid w:val="00336A72"/>
    <w:rsid w:val="00336CF7"/>
    <w:rsid w:val="003458D1"/>
    <w:rsid w:val="003511F2"/>
    <w:rsid w:val="0035610D"/>
    <w:rsid w:val="0036496A"/>
    <w:rsid w:val="00365CC2"/>
    <w:rsid w:val="00372F0E"/>
    <w:rsid w:val="00377CAE"/>
    <w:rsid w:val="00380018"/>
    <w:rsid w:val="00394442"/>
    <w:rsid w:val="003A5813"/>
    <w:rsid w:val="003A6481"/>
    <w:rsid w:val="003B6EE2"/>
    <w:rsid w:val="003C2F73"/>
    <w:rsid w:val="003C3C39"/>
    <w:rsid w:val="003C5542"/>
    <w:rsid w:val="003D1CDC"/>
    <w:rsid w:val="003D2D97"/>
    <w:rsid w:val="003D7792"/>
    <w:rsid w:val="003D7B49"/>
    <w:rsid w:val="003E0961"/>
    <w:rsid w:val="003E2974"/>
    <w:rsid w:val="003E36BA"/>
    <w:rsid w:val="003E6E67"/>
    <w:rsid w:val="003F4576"/>
    <w:rsid w:val="00400995"/>
    <w:rsid w:val="00401120"/>
    <w:rsid w:val="0040330C"/>
    <w:rsid w:val="00413EFE"/>
    <w:rsid w:val="00415D79"/>
    <w:rsid w:val="00422174"/>
    <w:rsid w:val="00424BDF"/>
    <w:rsid w:val="00424ECC"/>
    <w:rsid w:val="00425DAC"/>
    <w:rsid w:val="00426E2F"/>
    <w:rsid w:val="00427F0F"/>
    <w:rsid w:val="00432DC7"/>
    <w:rsid w:val="004340E8"/>
    <w:rsid w:val="004368BA"/>
    <w:rsid w:val="0044042B"/>
    <w:rsid w:val="00441C5D"/>
    <w:rsid w:val="00442F95"/>
    <w:rsid w:val="004465C1"/>
    <w:rsid w:val="004509BD"/>
    <w:rsid w:val="004522F5"/>
    <w:rsid w:val="00457744"/>
    <w:rsid w:val="0046060D"/>
    <w:rsid w:val="00463B27"/>
    <w:rsid w:val="004661F8"/>
    <w:rsid w:val="0047342C"/>
    <w:rsid w:val="004846DC"/>
    <w:rsid w:val="00486893"/>
    <w:rsid w:val="00486BE0"/>
    <w:rsid w:val="00486EAB"/>
    <w:rsid w:val="004902C1"/>
    <w:rsid w:val="00491CEC"/>
    <w:rsid w:val="00493885"/>
    <w:rsid w:val="004A4E74"/>
    <w:rsid w:val="004C0735"/>
    <w:rsid w:val="004C0D41"/>
    <w:rsid w:val="004C26C4"/>
    <w:rsid w:val="004C41C6"/>
    <w:rsid w:val="004D2446"/>
    <w:rsid w:val="004D2725"/>
    <w:rsid w:val="004D5658"/>
    <w:rsid w:val="004E146D"/>
    <w:rsid w:val="004F0FCE"/>
    <w:rsid w:val="004F3CE9"/>
    <w:rsid w:val="004F7D85"/>
    <w:rsid w:val="00501827"/>
    <w:rsid w:val="00520AAA"/>
    <w:rsid w:val="0052275A"/>
    <w:rsid w:val="00534055"/>
    <w:rsid w:val="005410E3"/>
    <w:rsid w:val="005428E5"/>
    <w:rsid w:val="005510FE"/>
    <w:rsid w:val="0055434D"/>
    <w:rsid w:val="00557B78"/>
    <w:rsid w:val="00570A24"/>
    <w:rsid w:val="00573D20"/>
    <w:rsid w:val="0057783B"/>
    <w:rsid w:val="00580AEC"/>
    <w:rsid w:val="0058333E"/>
    <w:rsid w:val="00585159"/>
    <w:rsid w:val="0059008D"/>
    <w:rsid w:val="00590AD1"/>
    <w:rsid w:val="005946E2"/>
    <w:rsid w:val="0059648C"/>
    <w:rsid w:val="005A15D0"/>
    <w:rsid w:val="005A1A53"/>
    <w:rsid w:val="005A6822"/>
    <w:rsid w:val="005A6D41"/>
    <w:rsid w:val="005A7975"/>
    <w:rsid w:val="005A7FF1"/>
    <w:rsid w:val="005B4EFD"/>
    <w:rsid w:val="005B7A98"/>
    <w:rsid w:val="005C360B"/>
    <w:rsid w:val="005C5B36"/>
    <w:rsid w:val="005C7092"/>
    <w:rsid w:val="005C74CF"/>
    <w:rsid w:val="005D76DF"/>
    <w:rsid w:val="005E0562"/>
    <w:rsid w:val="005E4F34"/>
    <w:rsid w:val="005E6941"/>
    <w:rsid w:val="005F02D6"/>
    <w:rsid w:val="005F3827"/>
    <w:rsid w:val="005F5D63"/>
    <w:rsid w:val="00602356"/>
    <w:rsid w:val="00603D1A"/>
    <w:rsid w:val="0060478A"/>
    <w:rsid w:val="00611DD3"/>
    <w:rsid w:val="00612A4B"/>
    <w:rsid w:val="00616E29"/>
    <w:rsid w:val="00620389"/>
    <w:rsid w:val="00626001"/>
    <w:rsid w:val="00626CA1"/>
    <w:rsid w:val="00631019"/>
    <w:rsid w:val="006327D1"/>
    <w:rsid w:val="006350CA"/>
    <w:rsid w:val="00637276"/>
    <w:rsid w:val="00637F9E"/>
    <w:rsid w:val="006407A7"/>
    <w:rsid w:val="00640E90"/>
    <w:rsid w:val="006427D2"/>
    <w:rsid w:val="006531E7"/>
    <w:rsid w:val="00653632"/>
    <w:rsid w:val="00656B63"/>
    <w:rsid w:val="00657D9C"/>
    <w:rsid w:val="00660F8A"/>
    <w:rsid w:val="0066405D"/>
    <w:rsid w:val="00664EBF"/>
    <w:rsid w:val="00665B4B"/>
    <w:rsid w:val="00681430"/>
    <w:rsid w:val="006913E2"/>
    <w:rsid w:val="006A257B"/>
    <w:rsid w:val="006A3E4D"/>
    <w:rsid w:val="006B5748"/>
    <w:rsid w:val="006B6A49"/>
    <w:rsid w:val="006C28C6"/>
    <w:rsid w:val="006C54FC"/>
    <w:rsid w:val="006C6883"/>
    <w:rsid w:val="006C74F8"/>
    <w:rsid w:val="006D1491"/>
    <w:rsid w:val="006D2DD7"/>
    <w:rsid w:val="006E04B1"/>
    <w:rsid w:val="006E3752"/>
    <w:rsid w:val="006E59A8"/>
    <w:rsid w:val="006E749D"/>
    <w:rsid w:val="006F3B2E"/>
    <w:rsid w:val="00701970"/>
    <w:rsid w:val="00702034"/>
    <w:rsid w:val="007038BD"/>
    <w:rsid w:val="00711497"/>
    <w:rsid w:val="00713D43"/>
    <w:rsid w:val="007204E2"/>
    <w:rsid w:val="007205B0"/>
    <w:rsid w:val="0072182F"/>
    <w:rsid w:val="00735C93"/>
    <w:rsid w:val="007441A7"/>
    <w:rsid w:val="00746960"/>
    <w:rsid w:val="00753636"/>
    <w:rsid w:val="00754329"/>
    <w:rsid w:val="00760AEC"/>
    <w:rsid w:val="00760E01"/>
    <w:rsid w:val="00765740"/>
    <w:rsid w:val="007727A0"/>
    <w:rsid w:val="0077427E"/>
    <w:rsid w:val="007745C5"/>
    <w:rsid w:val="007823AD"/>
    <w:rsid w:val="00783384"/>
    <w:rsid w:val="00783957"/>
    <w:rsid w:val="00787341"/>
    <w:rsid w:val="00790415"/>
    <w:rsid w:val="00793836"/>
    <w:rsid w:val="007946DB"/>
    <w:rsid w:val="007A3F25"/>
    <w:rsid w:val="007A4A6F"/>
    <w:rsid w:val="007B0BD9"/>
    <w:rsid w:val="007B0E3C"/>
    <w:rsid w:val="007B43A8"/>
    <w:rsid w:val="007B7E64"/>
    <w:rsid w:val="007D063C"/>
    <w:rsid w:val="007D2DAC"/>
    <w:rsid w:val="007D4102"/>
    <w:rsid w:val="007D7CD4"/>
    <w:rsid w:val="007F7A5A"/>
    <w:rsid w:val="008007FC"/>
    <w:rsid w:val="00802014"/>
    <w:rsid w:val="00803C5B"/>
    <w:rsid w:val="008054C7"/>
    <w:rsid w:val="00810942"/>
    <w:rsid w:val="00816AB6"/>
    <w:rsid w:val="00817EDA"/>
    <w:rsid w:val="008203B1"/>
    <w:rsid w:val="00821A01"/>
    <w:rsid w:val="008240EA"/>
    <w:rsid w:val="008244E0"/>
    <w:rsid w:val="00834267"/>
    <w:rsid w:val="00835511"/>
    <w:rsid w:val="00840013"/>
    <w:rsid w:val="00841F28"/>
    <w:rsid w:val="00843B32"/>
    <w:rsid w:val="00845E4E"/>
    <w:rsid w:val="00850E44"/>
    <w:rsid w:val="008530FD"/>
    <w:rsid w:val="00857FBD"/>
    <w:rsid w:val="00862AC4"/>
    <w:rsid w:val="00864BAF"/>
    <w:rsid w:val="00867444"/>
    <w:rsid w:val="00876A40"/>
    <w:rsid w:val="008774F5"/>
    <w:rsid w:val="00882713"/>
    <w:rsid w:val="008843E0"/>
    <w:rsid w:val="00885098"/>
    <w:rsid w:val="00887D79"/>
    <w:rsid w:val="008A17AD"/>
    <w:rsid w:val="008B142A"/>
    <w:rsid w:val="008B2C56"/>
    <w:rsid w:val="008B4692"/>
    <w:rsid w:val="008B5E25"/>
    <w:rsid w:val="008C02D1"/>
    <w:rsid w:val="008C3E69"/>
    <w:rsid w:val="008D0507"/>
    <w:rsid w:val="008D6845"/>
    <w:rsid w:val="008D6FDF"/>
    <w:rsid w:val="008D73AD"/>
    <w:rsid w:val="008D7725"/>
    <w:rsid w:val="008D7AC0"/>
    <w:rsid w:val="008E0879"/>
    <w:rsid w:val="008E117C"/>
    <w:rsid w:val="008E21AE"/>
    <w:rsid w:val="008E33C4"/>
    <w:rsid w:val="008E36CC"/>
    <w:rsid w:val="008E49F5"/>
    <w:rsid w:val="008E7991"/>
    <w:rsid w:val="008F7134"/>
    <w:rsid w:val="00902DBF"/>
    <w:rsid w:val="00911D71"/>
    <w:rsid w:val="00914250"/>
    <w:rsid w:val="00916689"/>
    <w:rsid w:val="00920D2A"/>
    <w:rsid w:val="0092701B"/>
    <w:rsid w:val="009456BB"/>
    <w:rsid w:val="009477B7"/>
    <w:rsid w:val="009517FD"/>
    <w:rsid w:val="009522A8"/>
    <w:rsid w:val="00954405"/>
    <w:rsid w:val="00957911"/>
    <w:rsid w:val="00972BBD"/>
    <w:rsid w:val="00980461"/>
    <w:rsid w:val="009816DB"/>
    <w:rsid w:val="00981CC3"/>
    <w:rsid w:val="009833CB"/>
    <w:rsid w:val="009936FD"/>
    <w:rsid w:val="00994FD1"/>
    <w:rsid w:val="009A2523"/>
    <w:rsid w:val="009A4816"/>
    <w:rsid w:val="009B0B8D"/>
    <w:rsid w:val="009B0F94"/>
    <w:rsid w:val="009B4650"/>
    <w:rsid w:val="009B79B9"/>
    <w:rsid w:val="009C1F19"/>
    <w:rsid w:val="009C21B7"/>
    <w:rsid w:val="009C50E1"/>
    <w:rsid w:val="009C7E42"/>
    <w:rsid w:val="009D3EFA"/>
    <w:rsid w:val="009D7946"/>
    <w:rsid w:val="009E7081"/>
    <w:rsid w:val="009F219B"/>
    <w:rsid w:val="009F2A35"/>
    <w:rsid w:val="009F589E"/>
    <w:rsid w:val="00A05F14"/>
    <w:rsid w:val="00A129CA"/>
    <w:rsid w:val="00A141D5"/>
    <w:rsid w:val="00A17111"/>
    <w:rsid w:val="00A21FEF"/>
    <w:rsid w:val="00A304AD"/>
    <w:rsid w:val="00A32D38"/>
    <w:rsid w:val="00A3344E"/>
    <w:rsid w:val="00A505AC"/>
    <w:rsid w:val="00A558A1"/>
    <w:rsid w:val="00A736FC"/>
    <w:rsid w:val="00A91FE6"/>
    <w:rsid w:val="00A93C1E"/>
    <w:rsid w:val="00A946A4"/>
    <w:rsid w:val="00AA45DC"/>
    <w:rsid w:val="00AA598C"/>
    <w:rsid w:val="00AA721D"/>
    <w:rsid w:val="00AB2E5B"/>
    <w:rsid w:val="00AC4615"/>
    <w:rsid w:val="00AC4F58"/>
    <w:rsid w:val="00AC6366"/>
    <w:rsid w:val="00AD08AA"/>
    <w:rsid w:val="00AD3046"/>
    <w:rsid w:val="00AE3479"/>
    <w:rsid w:val="00AE3A2F"/>
    <w:rsid w:val="00AE4E02"/>
    <w:rsid w:val="00AF057C"/>
    <w:rsid w:val="00AF0B5C"/>
    <w:rsid w:val="00AF14F1"/>
    <w:rsid w:val="00B0200C"/>
    <w:rsid w:val="00B0335A"/>
    <w:rsid w:val="00B04709"/>
    <w:rsid w:val="00B0510C"/>
    <w:rsid w:val="00B0703D"/>
    <w:rsid w:val="00B17794"/>
    <w:rsid w:val="00B23FFA"/>
    <w:rsid w:val="00B26033"/>
    <w:rsid w:val="00B34874"/>
    <w:rsid w:val="00B41924"/>
    <w:rsid w:val="00B42B4C"/>
    <w:rsid w:val="00B474B2"/>
    <w:rsid w:val="00B50957"/>
    <w:rsid w:val="00B51BE1"/>
    <w:rsid w:val="00B5349D"/>
    <w:rsid w:val="00B54DA9"/>
    <w:rsid w:val="00B5745C"/>
    <w:rsid w:val="00B64E9B"/>
    <w:rsid w:val="00B66AEE"/>
    <w:rsid w:val="00B7501E"/>
    <w:rsid w:val="00B84A92"/>
    <w:rsid w:val="00B85199"/>
    <w:rsid w:val="00B878DC"/>
    <w:rsid w:val="00B929C2"/>
    <w:rsid w:val="00BA13CE"/>
    <w:rsid w:val="00BA5D5B"/>
    <w:rsid w:val="00BB2946"/>
    <w:rsid w:val="00BB59C6"/>
    <w:rsid w:val="00BB6C1E"/>
    <w:rsid w:val="00BD0CA0"/>
    <w:rsid w:val="00BD682C"/>
    <w:rsid w:val="00BE0324"/>
    <w:rsid w:val="00BE363B"/>
    <w:rsid w:val="00BE3F91"/>
    <w:rsid w:val="00BE66C3"/>
    <w:rsid w:val="00BE71B7"/>
    <w:rsid w:val="00BF6678"/>
    <w:rsid w:val="00C04F4A"/>
    <w:rsid w:val="00C05D3C"/>
    <w:rsid w:val="00C0677F"/>
    <w:rsid w:val="00C1734C"/>
    <w:rsid w:val="00C20671"/>
    <w:rsid w:val="00C20C43"/>
    <w:rsid w:val="00C20DCD"/>
    <w:rsid w:val="00C21B5B"/>
    <w:rsid w:val="00C2219A"/>
    <w:rsid w:val="00C265A9"/>
    <w:rsid w:val="00C3027C"/>
    <w:rsid w:val="00C4209D"/>
    <w:rsid w:val="00C503C7"/>
    <w:rsid w:val="00C52C91"/>
    <w:rsid w:val="00C54513"/>
    <w:rsid w:val="00C56E75"/>
    <w:rsid w:val="00C7047F"/>
    <w:rsid w:val="00C76E80"/>
    <w:rsid w:val="00C800D1"/>
    <w:rsid w:val="00C81266"/>
    <w:rsid w:val="00C8273B"/>
    <w:rsid w:val="00C82811"/>
    <w:rsid w:val="00C843CB"/>
    <w:rsid w:val="00C86FE9"/>
    <w:rsid w:val="00CA03B4"/>
    <w:rsid w:val="00CA4F0E"/>
    <w:rsid w:val="00CA78D8"/>
    <w:rsid w:val="00CB3C25"/>
    <w:rsid w:val="00CB4551"/>
    <w:rsid w:val="00CB5D14"/>
    <w:rsid w:val="00CC15DA"/>
    <w:rsid w:val="00CC2E91"/>
    <w:rsid w:val="00CC44BA"/>
    <w:rsid w:val="00CD0002"/>
    <w:rsid w:val="00CD082B"/>
    <w:rsid w:val="00CF349C"/>
    <w:rsid w:val="00CF4270"/>
    <w:rsid w:val="00D0128F"/>
    <w:rsid w:val="00D0588D"/>
    <w:rsid w:val="00D1455C"/>
    <w:rsid w:val="00D20C3B"/>
    <w:rsid w:val="00D21A86"/>
    <w:rsid w:val="00D358D1"/>
    <w:rsid w:val="00D372D2"/>
    <w:rsid w:val="00D37A8A"/>
    <w:rsid w:val="00D40CDC"/>
    <w:rsid w:val="00D42B21"/>
    <w:rsid w:val="00D44DFE"/>
    <w:rsid w:val="00D46803"/>
    <w:rsid w:val="00D474D1"/>
    <w:rsid w:val="00D576CF"/>
    <w:rsid w:val="00D6110D"/>
    <w:rsid w:val="00D6560A"/>
    <w:rsid w:val="00D71757"/>
    <w:rsid w:val="00D73DEE"/>
    <w:rsid w:val="00D763B5"/>
    <w:rsid w:val="00D91230"/>
    <w:rsid w:val="00DA5D97"/>
    <w:rsid w:val="00DA6678"/>
    <w:rsid w:val="00DB2445"/>
    <w:rsid w:val="00DB5381"/>
    <w:rsid w:val="00DB6173"/>
    <w:rsid w:val="00DC3195"/>
    <w:rsid w:val="00DC59CD"/>
    <w:rsid w:val="00DC60C3"/>
    <w:rsid w:val="00DD10DC"/>
    <w:rsid w:val="00DD5D87"/>
    <w:rsid w:val="00DF2DDC"/>
    <w:rsid w:val="00DF42E9"/>
    <w:rsid w:val="00DF6043"/>
    <w:rsid w:val="00DF7232"/>
    <w:rsid w:val="00DF7F28"/>
    <w:rsid w:val="00E00AE3"/>
    <w:rsid w:val="00E02236"/>
    <w:rsid w:val="00E061E6"/>
    <w:rsid w:val="00E1796C"/>
    <w:rsid w:val="00E269E2"/>
    <w:rsid w:val="00E31C1F"/>
    <w:rsid w:val="00E334EC"/>
    <w:rsid w:val="00E366CA"/>
    <w:rsid w:val="00E509E1"/>
    <w:rsid w:val="00E51367"/>
    <w:rsid w:val="00E517E6"/>
    <w:rsid w:val="00E52C78"/>
    <w:rsid w:val="00E53CA7"/>
    <w:rsid w:val="00E579C5"/>
    <w:rsid w:val="00E66165"/>
    <w:rsid w:val="00E66679"/>
    <w:rsid w:val="00E76519"/>
    <w:rsid w:val="00E776F2"/>
    <w:rsid w:val="00E8171F"/>
    <w:rsid w:val="00E92361"/>
    <w:rsid w:val="00E92852"/>
    <w:rsid w:val="00E94E91"/>
    <w:rsid w:val="00EB0387"/>
    <w:rsid w:val="00EB2B79"/>
    <w:rsid w:val="00EC3AE9"/>
    <w:rsid w:val="00ED3B5C"/>
    <w:rsid w:val="00EE084A"/>
    <w:rsid w:val="00EE15A0"/>
    <w:rsid w:val="00EE5FF5"/>
    <w:rsid w:val="00EE6B3F"/>
    <w:rsid w:val="00EF31FB"/>
    <w:rsid w:val="00EF6449"/>
    <w:rsid w:val="00F038A7"/>
    <w:rsid w:val="00F10240"/>
    <w:rsid w:val="00F2186B"/>
    <w:rsid w:val="00F2203A"/>
    <w:rsid w:val="00F23994"/>
    <w:rsid w:val="00F27565"/>
    <w:rsid w:val="00F3083E"/>
    <w:rsid w:val="00F30AE4"/>
    <w:rsid w:val="00F33AA2"/>
    <w:rsid w:val="00F41DED"/>
    <w:rsid w:val="00F43638"/>
    <w:rsid w:val="00F440EB"/>
    <w:rsid w:val="00F46B3F"/>
    <w:rsid w:val="00F5042E"/>
    <w:rsid w:val="00F50B56"/>
    <w:rsid w:val="00F51040"/>
    <w:rsid w:val="00F65089"/>
    <w:rsid w:val="00F650E2"/>
    <w:rsid w:val="00F75299"/>
    <w:rsid w:val="00F75976"/>
    <w:rsid w:val="00F76FB6"/>
    <w:rsid w:val="00F945E3"/>
    <w:rsid w:val="00F9621F"/>
    <w:rsid w:val="00F96EAE"/>
    <w:rsid w:val="00FA6C3A"/>
    <w:rsid w:val="00FB3CA3"/>
    <w:rsid w:val="00FB7442"/>
    <w:rsid w:val="00FC4DCF"/>
    <w:rsid w:val="00FD2E9E"/>
    <w:rsid w:val="00FE24FA"/>
    <w:rsid w:val="00FE448F"/>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customStyle="1" w:styleId="1">
    <w:name w:val="Неразрешенное упоминание1"/>
    <w:basedOn w:val="a0"/>
    <w:uiPriority w:val="99"/>
    <w:semiHidden/>
    <w:unhideWhenUsed/>
    <w:rsid w:val="00BB2946"/>
    <w:rPr>
      <w:color w:val="605E5C"/>
      <w:shd w:val="clear" w:color="auto" w:fill="E1DFDD"/>
    </w:rPr>
  </w:style>
  <w:style w:type="character" w:styleId="af">
    <w:name w:val="FollowedHyperlink"/>
    <w:basedOn w:val="a0"/>
    <w:uiPriority w:val="99"/>
    <w:semiHidden/>
    <w:unhideWhenUsed/>
    <w:rsid w:val="00E76519"/>
    <w:rPr>
      <w:color w:val="954F72" w:themeColor="followedHyperlink"/>
      <w:u w:val="single"/>
    </w:rPr>
  </w:style>
  <w:style w:type="character" w:styleId="af0">
    <w:name w:val="Emphasis"/>
    <w:basedOn w:val="a0"/>
    <w:uiPriority w:val="20"/>
    <w:qFormat/>
    <w:rsid w:val="00AE3479"/>
    <w:rPr>
      <w:i/>
      <w:iCs/>
    </w:rPr>
  </w:style>
  <w:style w:type="character" w:styleId="af1">
    <w:name w:val="Unresolved Mention"/>
    <w:basedOn w:val="a0"/>
    <w:uiPriority w:val="99"/>
    <w:semiHidden/>
    <w:unhideWhenUsed/>
    <w:rsid w:val="00B42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57769">
      <w:bodyDiv w:val="1"/>
      <w:marLeft w:val="0"/>
      <w:marRight w:val="0"/>
      <w:marTop w:val="0"/>
      <w:marBottom w:val="0"/>
      <w:divBdr>
        <w:top w:val="none" w:sz="0" w:space="0" w:color="auto"/>
        <w:left w:val="none" w:sz="0" w:space="0" w:color="auto"/>
        <w:bottom w:val="none" w:sz="0" w:space="0" w:color="auto"/>
        <w:right w:val="none" w:sz="0" w:space="0" w:color="auto"/>
      </w:divBdr>
      <w:divsChild>
        <w:div w:id="1620599468">
          <w:marLeft w:val="0"/>
          <w:marRight w:val="0"/>
          <w:marTop w:val="0"/>
          <w:marBottom w:val="0"/>
          <w:divBdr>
            <w:top w:val="none" w:sz="0" w:space="0" w:color="auto"/>
            <w:left w:val="none" w:sz="0" w:space="0" w:color="auto"/>
            <w:bottom w:val="none" w:sz="0" w:space="0" w:color="auto"/>
            <w:right w:val="none" w:sz="0" w:space="0" w:color="auto"/>
          </w:divBdr>
          <w:divsChild>
            <w:div w:id="15841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3270">
      <w:bodyDiv w:val="1"/>
      <w:marLeft w:val="0"/>
      <w:marRight w:val="0"/>
      <w:marTop w:val="0"/>
      <w:marBottom w:val="0"/>
      <w:divBdr>
        <w:top w:val="none" w:sz="0" w:space="0" w:color="auto"/>
        <w:left w:val="none" w:sz="0" w:space="0" w:color="auto"/>
        <w:bottom w:val="none" w:sz="0" w:space="0" w:color="auto"/>
        <w:right w:val="none" w:sz="0" w:space="0" w:color="auto"/>
      </w:divBdr>
    </w:div>
    <w:div w:id="223836707">
      <w:bodyDiv w:val="1"/>
      <w:marLeft w:val="0"/>
      <w:marRight w:val="0"/>
      <w:marTop w:val="0"/>
      <w:marBottom w:val="0"/>
      <w:divBdr>
        <w:top w:val="none" w:sz="0" w:space="0" w:color="auto"/>
        <w:left w:val="none" w:sz="0" w:space="0" w:color="auto"/>
        <w:bottom w:val="none" w:sz="0" w:space="0" w:color="auto"/>
        <w:right w:val="none" w:sz="0" w:space="0" w:color="auto"/>
      </w:divBdr>
      <w:divsChild>
        <w:div w:id="1504857304">
          <w:marLeft w:val="0"/>
          <w:marRight w:val="0"/>
          <w:marTop w:val="0"/>
          <w:marBottom w:val="0"/>
          <w:divBdr>
            <w:top w:val="none" w:sz="0" w:space="0" w:color="auto"/>
            <w:left w:val="none" w:sz="0" w:space="0" w:color="auto"/>
            <w:bottom w:val="none" w:sz="0" w:space="0" w:color="auto"/>
            <w:right w:val="none" w:sz="0" w:space="0" w:color="auto"/>
          </w:divBdr>
          <w:divsChild>
            <w:div w:id="308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8076">
      <w:bodyDiv w:val="1"/>
      <w:marLeft w:val="0"/>
      <w:marRight w:val="0"/>
      <w:marTop w:val="0"/>
      <w:marBottom w:val="0"/>
      <w:divBdr>
        <w:top w:val="none" w:sz="0" w:space="0" w:color="auto"/>
        <w:left w:val="none" w:sz="0" w:space="0" w:color="auto"/>
        <w:bottom w:val="none" w:sz="0" w:space="0" w:color="auto"/>
        <w:right w:val="none" w:sz="0" w:space="0" w:color="auto"/>
      </w:divBdr>
      <w:divsChild>
        <w:div w:id="1984968448">
          <w:marLeft w:val="0"/>
          <w:marRight w:val="0"/>
          <w:marTop w:val="0"/>
          <w:marBottom w:val="0"/>
          <w:divBdr>
            <w:top w:val="none" w:sz="0" w:space="0" w:color="auto"/>
            <w:left w:val="none" w:sz="0" w:space="0" w:color="auto"/>
            <w:bottom w:val="none" w:sz="0" w:space="0" w:color="auto"/>
            <w:right w:val="none" w:sz="0" w:space="0" w:color="auto"/>
          </w:divBdr>
          <w:divsChild>
            <w:div w:id="11367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7032">
      <w:bodyDiv w:val="1"/>
      <w:marLeft w:val="0"/>
      <w:marRight w:val="0"/>
      <w:marTop w:val="0"/>
      <w:marBottom w:val="0"/>
      <w:divBdr>
        <w:top w:val="none" w:sz="0" w:space="0" w:color="auto"/>
        <w:left w:val="none" w:sz="0" w:space="0" w:color="auto"/>
        <w:bottom w:val="none" w:sz="0" w:space="0" w:color="auto"/>
        <w:right w:val="none" w:sz="0" w:space="0" w:color="auto"/>
      </w:divBdr>
      <w:divsChild>
        <w:div w:id="1532840035">
          <w:marLeft w:val="0"/>
          <w:marRight w:val="0"/>
          <w:marTop w:val="0"/>
          <w:marBottom w:val="0"/>
          <w:divBdr>
            <w:top w:val="none" w:sz="0" w:space="0" w:color="auto"/>
            <w:left w:val="none" w:sz="0" w:space="0" w:color="auto"/>
            <w:bottom w:val="none" w:sz="0" w:space="0" w:color="auto"/>
            <w:right w:val="none" w:sz="0" w:space="0" w:color="auto"/>
          </w:divBdr>
          <w:divsChild>
            <w:div w:id="15618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7094">
      <w:bodyDiv w:val="1"/>
      <w:marLeft w:val="0"/>
      <w:marRight w:val="0"/>
      <w:marTop w:val="0"/>
      <w:marBottom w:val="0"/>
      <w:divBdr>
        <w:top w:val="none" w:sz="0" w:space="0" w:color="auto"/>
        <w:left w:val="none" w:sz="0" w:space="0" w:color="auto"/>
        <w:bottom w:val="none" w:sz="0" w:space="0" w:color="auto"/>
        <w:right w:val="none" w:sz="0" w:space="0" w:color="auto"/>
      </w:divBdr>
      <w:divsChild>
        <w:div w:id="2004964235">
          <w:marLeft w:val="0"/>
          <w:marRight w:val="0"/>
          <w:marTop w:val="0"/>
          <w:marBottom w:val="0"/>
          <w:divBdr>
            <w:top w:val="none" w:sz="0" w:space="0" w:color="auto"/>
            <w:left w:val="none" w:sz="0" w:space="0" w:color="auto"/>
            <w:bottom w:val="none" w:sz="0" w:space="0" w:color="auto"/>
            <w:right w:val="none" w:sz="0" w:space="0" w:color="auto"/>
          </w:divBdr>
          <w:divsChild>
            <w:div w:id="1510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0770">
      <w:bodyDiv w:val="1"/>
      <w:marLeft w:val="0"/>
      <w:marRight w:val="0"/>
      <w:marTop w:val="0"/>
      <w:marBottom w:val="0"/>
      <w:divBdr>
        <w:top w:val="none" w:sz="0" w:space="0" w:color="auto"/>
        <w:left w:val="none" w:sz="0" w:space="0" w:color="auto"/>
        <w:bottom w:val="none" w:sz="0" w:space="0" w:color="auto"/>
        <w:right w:val="none" w:sz="0" w:space="0" w:color="auto"/>
      </w:divBdr>
      <w:divsChild>
        <w:div w:id="2049913147">
          <w:marLeft w:val="0"/>
          <w:marRight w:val="0"/>
          <w:marTop w:val="0"/>
          <w:marBottom w:val="0"/>
          <w:divBdr>
            <w:top w:val="none" w:sz="0" w:space="0" w:color="auto"/>
            <w:left w:val="none" w:sz="0" w:space="0" w:color="auto"/>
            <w:bottom w:val="none" w:sz="0" w:space="0" w:color="auto"/>
            <w:right w:val="none" w:sz="0" w:space="0" w:color="auto"/>
          </w:divBdr>
          <w:divsChild>
            <w:div w:id="7360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5977">
      <w:bodyDiv w:val="1"/>
      <w:marLeft w:val="0"/>
      <w:marRight w:val="0"/>
      <w:marTop w:val="0"/>
      <w:marBottom w:val="0"/>
      <w:divBdr>
        <w:top w:val="none" w:sz="0" w:space="0" w:color="auto"/>
        <w:left w:val="none" w:sz="0" w:space="0" w:color="auto"/>
        <w:bottom w:val="none" w:sz="0" w:space="0" w:color="auto"/>
        <w:right w:val="none" w:sz="0" w:space="0" w:color="auto"/>
      </w:divBdr>
      <w:divsChild>
        <w:div w:id="954288221">
          <w:marLeft w:val="0"/>
          <w:marRight w:val="0"/>
          <w:marTop w:val="0"/>
          <w:marBottom w:val="0"/>
          <w:divBdr>
            <w:top w:val="none" w:sz="0" w:space="0" w:color="auto"/>
            <w:left w:val="none" w:sz="0" w:space="0" w:color="auto"/>
            <w:bottom w:val="none" w:sz="0" w:space="0" w:color="auto"/>
            <w:right w:val="none" w:sz="0" w:space="0" w:color="auto"/>
          </w:divBdr>
          <w:divsChild>
            <w:div w:id="8898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7650">
      <w:bodyDiv w:val="1"/>
      <w:marLeft w:val="0"/>
      <w:marRight w:val="0"/>
      <w:marTop w:val="0"/>
      <w:marBottom w:val="0"/>
      <w:divBdr>
        <w:top w:val="none" w:sz="0" w:space="0" w:color="auto"/>
        <w:left w:val="none" w:sz="0" w:space="0" w:color="auto"/>
        <w:bottom w:val="none" w:sz="0" w:space="0" w:color="auto"/>
        <w:right w:val="none" w:sz="0" w:space="0" w:color="auto"/>
      </w:divBdr>
      <w:divsChild>
        <w:div w:id="637345305">
          <w:marLeft w:val="0"/>
          <w:marRight w:val="0"/>
          <w:marTop w:val="0"/>
          <w:marBottom w:val="0"/>
          <w:divBdr>
            <w:top w:val="none" w:sz="0" w:space="0" w:color="auto"/>
            <w:left w:val="none" w:sz="0" w:space="0" w:color="auto"/>
            <w:bottom w:val="none" w:sz="0" w:space="0" w:color="auto"/>
            <w:right w:val="none" w:sz="0" w:space="0" w:color="auto"/>
          </w:divBdr>
          <w:divsChild>
            <w:div w:id="4453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0005">
      <w:bodyDiv w:val="1"/>
      <w:marLeft w:val="0"/>
      <w:marRight w:val="0"/>
      <w:marTop w:val="0"/>
      <w:marBottom w:val="0"/>
      <w:divBdr>
        <w:top w:val="none" w:sz="0" w:space="0" w:color="auto"/>
        <w:left w:val="none" w:sz="0" w:space="0" w:color="auto"/>
        <w:bottom w:val="none" w:sz="0" w:space="0" w:color="auto"/>
        <w:right w:val="none" w:sz="0" w:space="0" w:color="auto"/>
      </w:divBdr>
      <w:divsChild>
        <w:div w:id="1762023808">
          <w:marLeft w:val="480"/>
          <w:marRight w:val="0"/>
          <w:marTop w:val="0"/>
          <w:marBottom w:val="0"/>
          <w:divBdr>
            <w:top w:val="none" w:sz="0" w:space="0" w:color="auto"/>
            <w:left w:val="none" w:sz="0" w:space="0" w:color="auto"/>
            <w:bottom w:val="none" w:sz="0" w:space="0" w:color="auto"/>
            <w:right w:val="none" w:sz="0" w:space="0" w:color="auto"/>
          </w:divBdr>
          <w:divsChild>
            <w:div w:id="989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1012">
      <w:bodyDiv w:val="1"/>
      <w:marLeft w:val="0"/>
      <w:marRight w:val="0"/>
      <w:marTop w:val="0"/>
      <w:marBottom w:val="0"/>
      <w:divBdr>
        <w:top w:val="none" w:sz="0" w:space="0" w:color="auto"/>
        <w:left w:val="none" w:sz="0" w:space="0" w:color="auto"/>
        <w:bottom w:val="none" w:sz="0" w:space="0" w:color="auto"/>
        <w:right w:val="none" w:sz="0" w:space="0" w:color="auto"/>
      </w:divBdr>
      <w:divsChild>
        <w:div w:id="1415472470">
          <w:marLeft w:val="0"/>
          <w:marRight w:val="0"/>
          <w:marTop w:val="0"/>
          <w:marBottom w:val="0"/>
          <w:divBdr>
            <w:top w:val="none" w:sz="0" w:space="0" w:color="auto"/>
            <w:left w:val="none" w:sz="0" w:space="0" w:color="auto"/>
            <w:bottom w:val="none" w:sz="0" w:space="0" w:color="auto"/>
            <w:right w:val="none" w:sz="0" w:space="0" w:color="auto"/>
          </w:divBdr>
          <w:divsChild>
            <w:div w:id="1736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2492">
      <w:bodyDiv w:val="1"/>
      <w:marLeft w:val="0"/>
      <w:marRight w:val="0"/>
      <w:marTop w:val="0"/>
      <w:marBottom w:val="0"/>
      <w:divBdr>
        <w:top w:val="none" w:sz="0" w:space="0" w:color="auto"/>
        <w:left w:val="none" w:sz="0" w:space="0" w:color="auto"/>
        <w:bottom w:val="none" w:sz="0" w:space="0" w:color="auto"/>
        <w:right w:val="none" w:sz="0" w:space="0" w:color="auto"/>
      </w:divBdr>
      <w:divsChild>
        <w:div w:id="864635703">
          <w:marLeft w:val="0"/>
          <w:marRight w:val="0"/>
          <w:marTop w:val="0"/>
          <w:marBottom w:val="0"/>
          <w:divBdr>
            <w:top w:val="none" w:sz="0" w:space="0" w:color="auto"/>
            <w:left w:val="none" w:sz="0" w:space="0" w:color="auto"/>
            <w:bottom w:val="none" w:sz="0" w:space="0" w:color="auto"/>
            <w:right w:val="none" w:sz="0" w:space="0" w:color="auto"/>
          </w:divBdr>
          <w:divsChild>
            <w:div w:id="68577526">
              <w:marLeft w:val="0"/>
              <w:marRight w:val="0"/>
              <w:marTop w:val="0"/>
              <w:marBottom w:val="330"/>
              <w:divBdr>
                <w:top w:val="none" w:sz="0" w:space="0" w:color="auto"/>
                <w:left w:val="none" w:sz="0" w:space="0" w:color="auto"/>
                <w:bottom w:val="none" w:sz="0" w:space="0" w:color="auto"/>
                <w:right w:val="none" w:sz="0" w:space="0" w:color="auto"/>
              </w:divBdr>
            </w:div>
            <w:div w:id="1061440275">
              <w:marLeft w:val="0"/>
              <w:marRight w:val="0"/>
              <w:marTop w:val="0"/>
              <w:marBottom w:val="0"/>
              <w:divBdr>
                <w:top w:val="none" w:sz="0" w:space="0" w:color="auto"/>
                <w:left w:val="none" w:sz="0" w:space="0" w:color="auto"/>
                <w:bottom w:val="none" w:sz="0" w:space="0" w:color="auto"/>
                <w:right w:val="none" w:sz="0" w:space="0" w:color="auto"/>
              </w:divBdr>
            </w:div>
          </w:divsChild>
        </w:div>
        <w:div w:id="586429805">
          <w:marLeft w:val="0"/>
          <w:marRight w:val="0"/>
          <w:marTop w:val="0"/>
          <w:marBottom w:val="0"/>
          <w:divBdr>
            <w:top w:val="none" w:sz="0" w:space="0" w:color="auto"/>
            <w:left w:val="none" w:sz="0" w:space="0" w:color="auto"/>
            <w:bottom w:val="none" w:sz="0" w:space="0" w:color="auto"/>
            <w:right w:val="none" w:sz="0" w:space="0" w:color="auto"/>
          </w:divBdr>
          <w:divsChild>
            <w:div w:id="6040020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820468783">
      <w:bodyDiv w:val="1"/>
      <w:marLeft w:val="0"/>
      <w:marRight w:val="0"/>
      <w:marTop w:val="0"/>
      <w:marBottom w:val="0"/>
      <w:divBdr>
        <w:top w:val="none" w:sz="0" w:space="0" w:color="auto"/>
        <w:left w:val="none" w:sz="0" w:space="0" w:color="auto"/>
        <w:bottom w:val="none" w:sz="0" w:space="0" w:color="auto"/>
        <w:right w:val="none" w:sz="0" w:space="0" w:color="auto"/>
      </w:divBdr>
      <w:divsChild>
        <w:div w:id="1669671179">
          <w:marLeft w:val="0"/>
          <w:marRight w:val="0"/>
          <w:marTop w:val="0"/>
          <w:marBottom w:val="0"/>
          <w:divBdr>
            <w:top w:val="none" w:sz="0" w:space="0" w:color="auto"/>
            <w:left w:val="none" w:sz="0" w:space="0" w:color="auto"/>
            <w:bottom w:val="none" w:sz="0" w:space="0" w:color="auto"/>
            <w:right w:val="none" w:sz="0" w:space="0" w:color="auto"/>
          </w:divBdr>
          <w:divsChild>
            <w:div w:id="21119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265">
      <w:bodyDiv w:val="1"/>
      <w:marLeft w:val="0"/>
      <w:marRight w:val="0"/>
      <w:marTop w:val="0"/>
      <w:marBottom w:val="0"/>
      <w:divBdr>
        <w:top w:val="none" w:sz="0" w:space="0" w:color="auto"/>
        <w:left w:val="none" w:sz="0" w:space="0" w:color="auto"/>
        <w:bottom w:val="none" w:sz="0" w:space="0" w:color="auto"/>
        <w:right w:val="none" w:sz="0" w:space="0" w:color="auto"/>
      </w:divBdr>
      <w:divsChild>
        <w:div w:id="1012144037">
          <w:marLeft w:val="0"/>
          <w:marRight w:val="0"/>
          <w:marTop w:val="0"/>
          <w:marBottom w:val="0"/>
          <w:divBdr>
            <w:top w:val="none" w:sz="0" w:space="0" w:color="auto"/>
            <w:left w:val="none" w:sz="0" w:space="0" w:color="auto"/>
            <w:bottom w:val="none" w:sz="0" w:space="0" w:color="auto"/>
            <w:right w:val="none" w:sz="0" w:space="0" w:color="auto"/>
          </w:divBdr>
          <w:divsChild>
            <w:div w:id="10890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558">
      <w:bodyDiv w:val="1"/>
      <w:marLeft w:val="0"/>
      <w:marRight w:val="0"/>
      <w:marTop w:val="0"/>
      <w:marBottom w:val="0"/>
      <w:divBdr>
        <w:top w:val="none" w:sz="0" w:space="0" w:color="auto"/>
        <w:left w:val="none" w:sz="0" w:space="0" w:color="auto"/>
        <w:bottom w:val="none" w:sz="0" w:space="0" w:color="auto"/>
        <w:right w:val="none" w:sz="0" w:space="0" w:color="auto"/>
      </w:divBdr>
      <w:divsChild>
        <w:div w:id="1586962072">
          <w:marLeft w:val="0"/>
          <w:marRight w:val="0"/>
          <w:marTop w:val="0"/>
          <w:marBottom w:val="0"/>
          <w:divBdr>
            <w:top w:val="none" w:sz="0" w:space="0" w:color="auto"/>
            <w:left w:val="none" w:sz="0" w:space="0" w:color="auto"/>
            <w:bottom w:val="none" w:sz="0" w:space="0" w:color="auto"/>
            <w:right w:val="none" w:sz="0" w:space="0" w:color="auto"/>
          </w:divBdr>
          <w:divsChild>
            <w:div w:id="6168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1765">
      <w:bodyDiv w:val="1"/>
      <w:marLeft w:val="0"/>
      <w:marRight w:val="0"/>
      <w:marTop w:val="0"/>
      <w:marBottom w:val="0"/>
      <w:divBdr>
        <w:top w:val="none" w:sz="0" w:space="0" w:color="auto"/>
        <w:left w:val="none" w:sz="0" w:space="0" w:color="auto"/>
        <w:bottom w:val="none" w:sz="0" w:space="0" w:color="auto"/>
        <w:right w:val="none" w:sz="0" w:space="0" w:color="auto"/>
      </w:divBdr>
      <w:divsChild>
        <w:div w:id="1938980444">
          <w:marLeft w:val="0"/>
          <w:marRight w:val="0"/>
          <w:marTop w:val="0"/>
          <w:marBottom w:val="0"/>
          <w:divBdr>
            <w:top w:val="none" w:sz="0" w:space="0" w:color="auto"/>
            <w:left w:val="none" w:sz="0" w:space="0" w:color="auto"/>
            <w:bottom w:val="none" w:sz="0" w:space="0" w:color="auto"/>
            <w:right w:val="none" w:sz="0" w:space="0" w:color="auto"/>
          </w:divBdr>
          <w:divsChild>
            <w:div w:id="13018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9476">
      <w:bodyDiv w:val="1"/>
      <w:marLeft w:val="0"/>
      <w:marRight w:val="0"/>
      <w:marTop w:val="0"/>
      <w:marBottom w:val="0"/>
      <w:divBdr>
        <w:top w:val="none" w:sz="0" w:space="0" w:color="auto"/>
        <w:left w:val="none" w:sz="0" w:space="0" w:color="auto"/>
        <w:bottom w:val="none" w:sz="0" w:space="0" w:color="auto"/>
        <w:right w:val="none" w:sz="0" w:space="0" w:color="auto"/>
      </w:divBdr>
      <w:divsChild>
        <w:div w:id="839930164">
          <w:marLeft w:val="0"/>
          <w:marRight w:val="0"/>
          <w:marTop w:val="0"/>
          <w:marBottom w:val="0"/>
          <w:divBdr>
            <w:top w:val="none" w:sz="0" w:space="0" w:color="auto"/>
            <w:left w:val="none" w:sz="0" w:space="0" w:color="auto"/>
            <w:bottom w:val="none" w:sz="0" w:space="0" w:color="auto"/>
            <w:right w:val="none" w:sz="0" w:space="0" w:color="auto"/>
          </w:divBdr>
          <w:divsChild>
            <w:div w:id="6621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842">
      <w:bodyDiv w:val="1"/>
      <w:marLeft w:val="0"/>
      <w:marRight w:val="0"/>
      <w:marTop w:val="0"/>
      <w:marBottom w:val="0"/>
      <w:divBdr>
        <w:top w:val="none" w:sz="0" w:space="0" w:color="auto"/>
        <w:left w:val="none" w:sz="0" w:space="0" w:color="auto"/>
        <w:bottom w:val="none" w:sz="0" w:space="0" w:color="auto"/>
        <w:right w:val="none" w:sz="0" w:space="0" w:color="auto"/>
      </w:divBdr>
      <w:divsChild>
        <w:div w:id="574241148">
          <w:marLeft w:val="0"/>
          <w:marRight w:val="0"/>
          <w:marTop w:val="0"/>
          <w:marBottom w:val="0"/>
          <w:divBdr>
            <w:top w:val="none" w:sz="0" w:space="0" w:color="auto"/>
            <w:left w:val="none" w:sz="0" w:space="0" w:color="auto"/>
            <w:bottom w:val="none" w:sz="0" w:space="0" w:color="auto"/>
            <w:right w:val="none" w:sz="0" w:space="0" w:color="auto"/>
          </w:divBdr>
          <w:divsChild>
            <w:div w:id="3889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19996">
      <w:bodyDiv w:val="1"/>
      <w:marLeft w:val="0"/>
      <w:marRight w:val="0"/>
      <w:marTop w:val="0"/>
      <w:marBottom w:val="0"/>
      <w:divBdr>
        <w:top w:val="none" w:sz="0" w:space="0" w:color="auto"/>
        <w:left w:val="none" w:sz="0" w:space="0" w:color="auto"/>
        <w:bottom w:val="none" w:sz="0" w:space="0" w:color="auto"/>
        <w:right w:val="none" w:sz="0" w:space="0" w:color="auto"/>
      </w:divBdr>
      <w:divsChild>
        <w:div w:id="1116099305">
          <w:marLeft w:val="480"/>
          <w:marRight w:val="0"/>
          <w:marTop w:val="0"/>
          <w:marBottom w:val="0"/>
          <w:divBdr>
            <w:top w:val="none" w:sz="0" w:space="0" w:color="auto"/>
            <w:left w:val="none" w:sz="0" w:space="0" w:color="auto"/>
            <w:bottom w:val="none" w:sz="0" w:space="0" w:color="auto"/>
            <w:right w:val="none" w:sz="0" w:space="0" w:color="auto"/>
          </w:divBdr>
          <w:divsChild>
            <w:div w:id="16742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2275">
      <w:bodyDiv w:val="1"/>
      <w:marLeft w:val="0"/>
      <w:marRight w:val="0"/>
      <w:marTop w:val="0"/>
      <w:marBottom w:val="0"/>
      <w:divBdr>
        <w:top w:val="none" w:sz="0" w:space="0" w:color="auto"/>
        <w:left w:val="none" w:sz="0" w:space="0" w:color="auto"/>
        <w:bottom w:val="none" w:sz="0" w:space="0" w:color="auto"/>
        <w:right w:val="none" w:sz="0" w:space="0" w:color="auto"/>
      </w:divBdr>
      <w:divsChild>
        <w:div w:id="621497572">
          <w:marLeft w:val="0"/>
          <w:marRight w:val="0"/>
          <w:marTop w:val="0"/>
          <w:marBottom w:val="0"/>
          <w:divBdr>
            <w:top w:val="none" w:sz="0" w:space="0" w:color="auto"/>
            <w:left w:val="none" w:sz="0" w:space="0" w:color="auto"/>
            <w:bottom w:val="none" w:sz="0" w:space="0" w:color="auto"/>
            <w:right w:val="none" w:sz="0" w:space="0" w:color="auto"/>
          </w:divBdr>
          <w:divsChild>
            <w:div w:id="11480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31065">
      <w:bodyDiv w:val="1"/>
      <w:marLeft w:val="0"/>
      <w:marRight w:val="0"/>
      <w:marTop w:val="0"/>
      <w:marBottom w:val="0"/>
      <w:divBdr>
        <w:top w:val="none" w:sz="0" w:space="0" w:color="auto"/>
        <w:left w:val="none" w:sz="0" w:space="0" w:color="auto"/>
        <w:bottom w:val="none" w:sz="0" w:space="0" w:color="auto"/>
        <w:right w:val="none" w:sz="0" w:space="0" w:color="auto"/>
      </w:divBdr>
      <w:divsChild>
        <w:div w:id="55516571">
          <w:marLeft w:val="0"/>
          <w:marRight w:val="0"/>
          <w:marTop w:val="0"/>
          <w:marBottom w:val="0"/>
          <w:divBdr>
            <w:top w:val="none" w:sz="0" w:space="0" w:color="auto"/>
            <w:left w:val="none" w:sz="0" w:space="0" w:color="auto"/>
            <w:bottom w:val="none" w:sz="0" w:space="0" w:color="auto"/>
            <w:right w:val="none" w:sz="0" w:space="0" w:color="auto"/>
          </w:divBdr>
          <w:divsChild>
            <w:div w:id="1963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1863">
      <w:bodyDiv w:val="1"/>
      <w:marLeft w:val="0"/>
      <w:marRight w:val="0"/>
      <w:marTop w:val="0"/>
      <w:marBottom w:val="0"/>
      <w:divBdr>
        <w:top w:val="none" w:sz="0" w:space="0" w:color="auto"/>
        <w:left w:val="none" w:sz="0" w:space="0" w:color="auto"/>
        <w:bottom w:val="none" w:sz="0" w:space="0" w:color="auto"/>
        <w:right w:val="none" w:sz="0" w:space="0" w:color="auto"/>
      </w:divBdr>
      <w:divsChild>
        <w:div w:id="1923829207">
          <w:marLeft w:val="0"/>
          <w:marRight w:val="0"/>
          <w:marTop w:val="0"/>
          <w:marBottom w:val="0"/>
          <w:divBdr>
            <w:top w:val="none" w:sz="0" w:space="0" w:color="auto"/>
            <w:left w:val="none" w:sz="0" w:space="0" w:color="auto"/>
            <w:bottom w:val="none" w:sz="0" w:space="0" w:color="auto"/>
            <w:right w:val="none" w:sz="0" w:space="0" w:color="auto"/>
          </w:divBdr>
          <w:divsChild>
            <w:div w:id="11281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246">
      <w:bodyDiv w:val="1"/>
      <w:marLeft w:val="0"/>
      <w:marRight w:val="0"/>
      <w:marTop w:val="0"/>
      <w:marBottom w:val="0"/>
      <w:divBdr>
        <w:top w:val="none" w:sz="0" w:space="0" w:color="auto"/>
        <w:left w:val="none" w:sz="0" w:space="0" w:color="auto"/>
        <w:bottom w:val="none" w:sz="0" w:space="0" w:color="auto"/>
        <w:right w:val="none" w:sz="0" w:space="0" w:color="auto"/>
      </w:divBdr>
      <w:divsChild>
        <w:div w:id="26494633">
          <w:marLeft w:val="0"/>
          <w:marRight w:val="0"/>
          <w:marTop w:val="0"/>
          <w:marBottom w:val="0"/>
          <w:divBdr>
            <w:top w:val="none" w:sz="0" w:space="0" w:color="auto"/>
            <w:left w:val="none" w:sz="0" w:space="0" w:color="auto"/>
            <w:bottom w:val="none" w:sz="0" w:space="0" w:color="auto"/>
            <w:right w:val="none" w:sz="0" w:space="0" w:color="auto"/>
          </w:divBdr>
          <w:divsChild>
            <w:div w:id="20050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446">
      <w:bodyDiv w:val="1"/>
      <w:marLeft w:val="0"/>
      <w:marRight w:val="0"/>
      <w:marTop w:val="0"/>
      <w:marBottom w:val="0"/>
      <w:divBdr>
        <w:top w:val="none" w:sz="0" w:space="0" w:color="auto"/>
        <w:left w:val="none" w:sz="0" w:space="0" w:color="auto"/>
        <w:bottom w:val="none" w:sz="0" w:space="0" w:color="auto"/>
        <w:right w:val="none" w:sz="0" w:space="0" w:color="auto"/>
      </w:divBdr>
      <w:divsChild>
        <w:div w:id="2143382568">
          <w:marLeft w:val="0"/>
          <w:marRight w:val="0"/>
          <w:marTop w:val="0"/>
          <w:marBottom w:val="0"/>
          <w:divBdr>
            <w:top w:val="none" w:sz="0" w:space="0" w:color="auto"/>
            <w:left w:val="none" w:sz="0" w:space="0" w:color="auto"/>
            <w:bottom w:val="none" w:sz="0" w:space="0" w:color="auto"/>
            <w:right w:val="none" w:sz="0" w:space="0" w:color="auto"/>
          </w:divBdr>
          <w:divsChild>
            <w:div w:id="549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3387">
      <w:bodyDiv w:val="1"/>
      <w:marLeft w:val="0"/>
      <w:marRight w:val="0"/>
      <w:marTop w:val="0"/>
      <w:marBottom w:val="0"/>
      <w:divBdr>
        <w:top w:val="none" w:sz="0" w:space="0" w:color="auto"/>
        <w:left w:val="none" w:sz="0" w:space="0" w:color="auto"/>
        <w:bottom w:val="none" w:sz="0" w:space="0" w:color="auto"/>
        <w:right w:val="none" w:sz="0" w:space="0" w:color="auto"/>
      </w:divBdr>
      <w:divsChild>
        <w:div w:id="22094476">
          <w:marLeft w:val="0"/>
          <w:marRight w:val="0"/>
          <w:marTop w:val="0"/>
          <w:marBottom w:val="0"/>
          <w:divBdr>
            <w:top w:val="none" w:sz="0" w:space="0" w:color="auto"/>
            <w:left w:val="none" w:sz="0" w:space="0" w:color="auto"/>
            <w:bottom w:val="none" w:sz="0" w:space="0" w:color="auto"/>
            <w:right w:val="none" w:sz="0" w:space="0" w:color="auto"/>
          </w:divBdr>
          <w:divsChild>
            <w:div w:id="8817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4061">
      <w:bodyDiv w:val="1"/>
      <w:marLeft w:val="0"/>
      <w:marRight w:val="0"/>
      <w:marTop w:val="0"/>
      <w:marBottom w:val="0"/>
      <w:divBdr>
        <w:top w:val="none" w:sz="0" w:space="0" w:color="auto"/>
        <w:left w:val="none" w:sz="0" w:space="0" w:color="auto"/>
        <w:bottom w:val="none" w:sz="0" w:space="0" w:color="auto"/>
        <w:right w:val="none" w:sz="0" w:space="0" w:color="auto"/>
      </w:divBdr>
      <w:divsChild>
        <w:div w:id="1508325059">
          <w:marLeft w:val="0"/>
          <w:marRight w:val="0"/>
          <w:marTop w:val="0"/>
          <w:marBottom w:val="0"/>
          <w:divBdr>
            <w:top w:val="none" w:sz="0" w:space="0" w:color="auto"/>
            <w:left w:val="none" w:sz="0" w:space="0" w:color="auto"/>
            <w:bottom w:val="none" w:sz="0" w:space="0" w:color="auto"/>
            <w:right w:val="none" w:sz="0" w:space="0" w:color="auto"/>
          </w:divBdr>
          <w:divsChild>
            <w:div w:id="2966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61437">
      <w:bodyDiv w:val="1"/>
      <w:marLeft w:val="0"/>
      <w:marRight w:val="0"/>
      <w:marTop w:val="0"/>
      <w:marBottom w:val="0"/>
      <w:divBdr>
        <w:top w:val="none" w:sz="0" w:space="0" w:color="auto"/>
        <w:left w:val="none" w:sz="0" w:space="0" w:color="auto"/>
        <w:bottom w:val="none" w:sz="0" w:space="0" w:color="auto"/>
        <w:right w:val="none" w:sz="0" w:space="0" w:color="auto"/>
      </w:divBdr>
      <w:divsChild>
        <w:div w:id="551423477">
          <w:marLeft w:val="0"/>
          <w:marRight w:val="0"/>
          <w:marTop w:val="0"/>
          <w:marBottom w:val="0"/>
          <w:divBdr>
            <w:top w:val="none" w:sz="0" w:space="0" w:color="auto"/>
            <w:left w:val="none" w:sz="0" w:space="0" w:color="auto"/>
            <w:bottom w:val="none" w:sz="0" w:space="0" w:color="auto"/>
            <w:right w:val="none" w:sz="0" w:space="0" w:color="auto"/>
          </w:divBdr>
          <w:divsChild>
            <w:div w:id="17587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8084">
      <w:bodyDiv w:val="1"/>
      <w:marLeft w:val="0"/>
      <w:marRight w:val="0"/>
      <w:marTop w:val="0"/>
      <w:marBottom w:val="0"/>
      <w:divBdr>
        <w:top w:val="none" w:sz="0" w:space="0" w:color="auto"/>
        <w:left w:val="none" w:sz="0" w:space="0" w:color="auto"/>
        <w:bottom w:val="none" w:sz="0" w:space="0" w:color="auto"/>
        <w:right w:val="none" w:sz="0" w:space="0" w:color="auto"/>
      </w:divBdr>
      <w:divsChild>
        <w:div w:id="900166791">
          <w:marLeft w:val="0"/>
          <w:marRight w:val="0"/>
          <w:marTop w:val="0"/>
          <w:marBottom w:val="0"/>
          <w:divBdr>
            <w:top w:val="none" w:sz="0" w:space="0" w:color="auto"/>
            <w:left w:val="none" w:sz="0" w:space="0" w:color="auto"/>
            <w:bottom w:val="none" w:sz="0" w:space="0" w:color="auto"/>
            <w:right w:val="none" w:sz="0" w:space="0" w:color="auto"/>
          </w:divBdr>
          <w:divsChild>
            <w:div w:id="15567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trs.nasa.gov/citations/19930091586"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D6122-50E0-4332-81A3-C69DA989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3992</TotalTime>
  <Pages>29</Pages>
  <Words>6091</Words>
  <Characters>34723</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Kirill Dementiev</cp:lastModifiedBy>
  <cp:revision>513</cp:revision>
  <dcterms:created xsi:type="dcterms:W3CDTF">2023-02-22T13:12:00Z</dcterms:created>
  <dcterms:modified xsi:type="dcterms:W3CDTF">2023-06-29T00:30:00Z</dcterms:modified>
</cp:coreProperties>
</file>