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03F3D68D" w:rsidR="00A141D5" w:rsidRPr="00F440EB" w:rsidRDefault="00F440EB" w:rsidP="00A141D5">
      <w:pPr>
        <w:ind w:firstLine="0"/>
        <w:jc w:val="center"/>
        <w:rPr>
          <w:b/>
          <w:bCs/>
          <w:szCs w:val="28"/>
          <w:lang w:val="en-US"/>
        </w:rPr>
      </w:pPr>
      <w:r w:rsidRPr="00F440EB">
        <w:rPr>
          <w:b/>
          <w:bCs/>
          <w:szCs w:val="28"/>
          <w:lang w:val="en-US"/>
        </w:rPr>
        <w:t>EXTENDED KALMAN FILTER APPLICATION IN THE UNDERWATER VEHICLE POSITIONING TASK</w:t>
      </w:r>
    </w:p>
    <w:p w14:paraId="542D76F1" w14:textId="77777777" w:rsidR="00294FF1" w:rsidRPr="00F440EB" w:rsidRDefault="00294FF1" w:rsidP="00A141D5">
      <w:pPr>
        <w:ind w:firstLine="0"/>
        <w:jc w:val="center"/>
        <w:rPr>
          <w:b/>
          <w:bCs/>
          <w:szCs w:val="28"/>
          <w:lang w:val="en-US"/>
        </w:rPr>
      </w:pPr>
    </w:p>
    <w:p w14:paraId="037A4459" w14:textId="2C4F178C" w:rsidR="00A141D5" w:rsidRPr="00F440EB" w:rsidRDefault="00914250" w:rsidP="00A141D5">
      <w:pPr>
        <w:ind w:firstLine="0"/>
        <w:jc w:val="center"/>
        <w:rPr>
          <w:b/>
          <w:bCs/>
          <w:szCs w:val="28"/>
        </w:rPr>
      </w:pPr>
      <w:r>
        <w:rPr>
          <w:b/>
          <w:bCs/>
          <w:szCs w:val="28"/>
          <w:lang w:val="en-US"/>
        </w:rPr>
        <w:t>ABSTRACT</w:t>
      </w:r>
    </w:p>
    <w:p w14:paraId="4A9116FE" w14:textId="3491DA97"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w:t>
      </w:r>
      <w:r w:rsidR="00817EDA" w:rsidRPr="00817EDA">
        <w:rPr>
          <w:szCs w:val="28"/>
        </w:rPr>
        <w:t xml:space="preserve"> </w:t>
      </w:r>
      <w:r w:rsidR="00817EDA">
        <w:t>с помощью коммуникационных устройств (буев)</w:t>
      </w:r>
      <w:r w:rsidR="00C81266">
        <w:t>,</w:t>
      </w:r>
      <w:r w:rsidR="00817EDA">
        <w:t xml:space="preserve"> дающих информацию о положении </w:t>
      </w:r>
      <w:r w:rsidR="00C81266">
        <w:t>при помощи механизма наклонных дальностей</w:t>
      </w:r>
      <w:r w:rsidR="00EF6449">
        <w:t xml:space="preserve">, инерциальных датчиков, допплеровского лага и </w:t>
      </w:r>
      <w:proofErr w:type="spellStart"/>
      <w:r w:rsidR="00EF6449">
        <w:t>глубинометра</w:t>
      </w:r>
      <w:proofErr w:type="spellEnd"/>
      <w:r>
        <w:rPr>
          <w:szCs w:val="28"/>
        </w:rPr>
        <w:t>.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2460950E" w:rsidR="00664EBF" w:rsidRPr="00B929C2" w:rsidRDefault="00760AEC" w:rsidP="00A141D5">
      <w:pPr>
        <w:ind w:firstLine="0"/>
        <w:jc w:val="center"/>
        <w:rPr>
          <w:b/>
          <w:bCs/>
          <w:szCs w:val="28"/>
        </w:rPr>
      </w:pPr>
      <w:r>
        <w:rPr>
          <w:b/>
          <w:bCs/>
          <w:szCs w:val="28"/>
          <w:lang w:val="en-US"/>
        </w:rPr>
        <w:t>INTRODUCTION</w:t>
      </w:r>
    </w:p>
    <w:p w14:paraId="6EF03CF1" w14:textId="14B38128" w:rsidR="00664EBF" w:rsidRPr="00664EBF" w:rsidDel="00B17794" w:rsidRDefault="00664EBF" w:rsidP="00664EBF">
      <w:pPr>
        <w:ind w:firstLine="709"/>
        <w:rPr>
          <w:del w:id="0" w:author="Kabanov" w:date="2023-06-21T00:17:00Z"/>
          <w:szCs w:val="28"/>
        </w:rPr>
      </w:pPr>
      <w:r w:rsidRPr="00664EBF">
        <w:rPr>
          <w:szCs w:val="28"/>
        </w:rPr>
        <w:t>Автономные подводные аппараты (</w:t>
      </w:r>
      <w:proofErr w:type="spellStart"/>
      <w:r w:rsidRPr="00664EBF">
        <w:rPr>
          <w:szCs w:val="28"/>
        </w:rPr>
        <w:t>AUVs</w:t>
      </w:r>
      <w:proofErr w:type="spellEnd"/>
      <w:r w:rsidRPr="00664EBF">
        <w:rPr>
          <w:szCs w:val="28"/>
        </w:rPr>
        <w:t xml:space="preserve">) </w:t>
      </w:r>
      <w:r w:rsidR="004D2446">
        <w:rPr>
          <w:szCs w:val="28"/>
        </w:rPr>
        <w:t>–</w:t>
      </w:r>
      <w:r w:rsidRPr="00664EBF">
        <w:rPr>
          <w:szCs w:val="28"/>
        </w:rPr>
        <w:t xml:space="preserve"> роботы, которые способны перемещаться под водой самостоятельно без вмешательства оператора. До относительно недавнего времени, AUV использовались лишь в ограниченных областях применения. С развитием технологий обработки данных и высокоэффективных источников питания, AUV стали развиваться и использоваться чаще.</w:t>
      </w:r>
      <w:ins w:id="1" w:author="Kabanov" w:date="2023-06-21T00:17:00Z">
        <w:r w:rsidR="00B17794">
          <w:rPr>
            <w:szCs w:val="28"/>
          </w:rPr>
          <w:t xml:space="preserve"> </w:t>
        </w:r>
      </w:ins>
    </w:p>
    <w:p w14:paraId="115ED168" w14:textId="1A71109C" w:rsidR="00664EBF" w:rsidRPr="00664EBF" w:rsidRDefault="00664EBF" w:rsidP="00D44DFE">
      <w:pPr>
        <w:ind w:firstLine="709"/>
        <w:rPr>
          <w:szCs w:val="28"/>
        </w:rPr>
      </w:pPr>
      <w:r w:rsidRPr="00664EBF">
        <w:rPr>
          <w:szCs w:val="28"/>
        </w:rPr>
        <w:t xml:space="preserve">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развитием технологий воздушной и наземной навигации, технологии подводной навигации также </w:t>
      </w:r>
      <w:r w:rsidR="00B17794">
        <w:rPr>
          <w:szCs w:val="28"/>
        </w:rPr>
        <w:t>стали существенно</w:t>
      </w:r>
      <w:r w:rsidR="00B17794" w:rsidRPr="00664EBF">
        <w:rPr>
          <w:szCs w:val="28"/>
        </w:rPr>
        <w:t xml:space="preserve"> эволюционир</w:t>
      </w:r>
      <w:r w:rsidR="00B17794">
        <w:rPr>
          <w:szCs w:val="28"/>
        </w:rPr>
        <w:t>овать</w:t>
      </w:r>
      <w:r w:rsidR="00B17794" w:rsidRPr="00664EBF">
        <w:rPr>
          <w:szCs w:val="28"/>
        </w:rPr>
        <w:t xml:space="preserve"> </w:t>
      </w:r>
      <w:r w:rsidRPr="00664EBF">
        <w:rPr>
          <w:szCs w:val="28"/>
        </w:rPr>
        <w:t>[2,3,4].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36649667" w14:textId="1FAFC52A"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AUV способн</w:t>
      </w:r>
      <w:r w:rsidR="00372F0E">
        <w:rPr>
          <w:szCs w:val="28"/>
        </w:rPr>
        <w:t>ы</w:t>
      </w:r>
      <w:r w:rsidRPr="00664EBF">
        <w:rPr>
          <w:szCs w:val="28"/>
        </w:rPr>
        <w:t xml:space="preserve">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Простота и гибкость использования подобных систем привели к повышенному вниманию исследователей к подводному позиционированию AUV [6,7].</w:t>
      </w:r>
    </w:p>
    <w:p w14:paraId="4BEAC17D" w14:textId="22D5A4B4" w:rsidR="00664EBF" w:rsidRPr="00664EBF" w:rsidRDefault="00664EBF" w:rsidP="00664EBF">
      <w:pPr>
        <w:ind w:firstLine="709"/>
        <w:rPr>
          <w:szCs w:val="28"/>
        </w:rPr>
      </w:pPr>
      <w:r w:rsidRPr="00664EBF">
        <w:rPr>
          <w:szCs w:val="28"/>
        </w:rPr>
        <w:t xml:space="preserve">Основной проблемой навигации и позиционирования является оценка состояния, и точный сбор информации о наблюдениях, в особенности для ведущего </w:t>
      </w:r>
      <w:r w:rsidR="008D0507">
        <w:rPr>
          <w:szCs w:val="28"/>
        </w:rPr>
        <w:t>аппарата в группе</w:t>
      </w:r>
      <w:r w:rsidRPr="00664EBF">
        <w:rPr>
          <w:szCs w:val="28"/>
        </w:rPr>
        <w:t xml:space="preserve">. Большинство существующих методов позиционирования </w:t>
      </w:r>
      <w:r w:rsidR="008D0507" w:rsidRPr="00664EBF">
        <w:rPr>
          <w:szCs w:val="28"/>
        </w:rPr>
        <w:t xml:space="preserve">AUV </w:t>
      </w:r>
      <w:r w:rsidRPr="00664EBF">
        <w:rPr>
          <w:szCs w:val="28"/>
        </w:rPr>
        <w:t xml:space="preserve">включают улучшенные алгоритмы </w:t>
      </w:r>
      <w:r w:rsidR="008D0507">
        <w:rPr>
          <w:szCs w:val="28"/>
        </w:rPr>
        <w:t xml:space="preserve">навигации на основе </w:t>
      </w:r>
      <w:r w:rsidRPr="00664EBF">
        <w:rPr>
          <w:szCs w:val="28"/>
        </w:rPr>
        <w:t>фильтра Калмана (KF) в сочетании с данными измерений от подводных навигационных датчиков. Модель совместной системы локализации AUV часто является нелинейной. Поэтому для оценки состояния обычно используется расширенный фильтр Калмана (EKF) [8,9,10].</w:t>
      </w:r>
    </w:p>
    <w:p w14:paraId="080DAA9C" w14:textId="3ABEE11C" w:rsidR="00664EBF" w:rsidRDefault="00664EBF" w:rsidP="00664EBF">
      <w:pPr>
        <w:ind w:firstLine="709"/>
        <w:rPr>
          <w:szCs w:val="28"/>
        </w:rPr>
      </w:pPr>
      <w:r w:rsidRPr="00664EBF">
        <w:rPr>
          <w:szCs w:val="28"/>
        </w:rPr>
        <w:t xml:space="preserve">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w:t>
      </w:r>
      <w:r w:rsidRPr="00664EBF">
        <w:rPr>
          <w:szCs w:val="28"/>
        </w:rPr>
        <w:lastRenderedPageBreak/>
        <w:t>измерительные датчики могут повлиять неблагоприятные условия, приводя к неизвестным ошибкам измерительной системы. Это неизбежно приводит к снижению точности и стабильности процедуры фильтрации.</w:t>
      </w:r>
    </w:p>
    <w:p w14:paraId="47CEAF76" w14:textId="7D7944BC" w:rsidR="002B6A49" w:rsidRPr="0060478A" w:rsidRDefault="002B6A49" w:rsidP="00664EBF">
      <w:pPr>
        <w:ind w:firstLine="709"/>
        <w:rPr>
          <w:szCs w:val="28"/>
        </w:rPr>
      </w:pPr>
      <w:r>
        <w:rPr>
          <w:szCs w:val="28"/>
        </w:rPr>
        <w:t xml:space="preserve">Среди существующих решений по задаче позиционирования выделяется работа </w:t>
      </w:r>
      <w:r w:rsidR="007823AD" w:rsidRPr="007823AD">
        <w:rPr>
          <w:szCs w:val="28"/>
        </w:rPr>
        <w:t>[11</w:t>
      </w:r>
      <w:r w:rsidRPr="002B6A49">
        <w:rPr>
          <w:szCs w:val="28"/>
        </w:rPr>
        <w:t xml:space="preserve">], </w:t>
      </w:r>
      <w:r>
        <w:rPr>
          <w:szCs w:val="28"/>
        </w:rPr>
        <w:t xml:space="preserve">где </w:t>
      </w:r>
      <w:r w:rsidR="00053172">
        <w:rPr>
          <w:szCs w:val="28"/>
        </w:rPr>
        <w:t xml:space="preserve">рассматривалась система комплексирования информации с датчиков, среди которых данные наклонных дальностей от трех гидроакустических буев, расположенных на поверхности. </w:t>
      </w:r>
      <w:r w:rsidR="004C26C4">
        <w:rPr>
          <w:szCs w:val="28"/>
        </w:rPr>
        <w:t xml:space="preserve">Аналогичная задача представлена в </w:t>
      </w:r>
      <w:r w:rsidR="004C26C4" w:rsidRPr="004C26C4">
        <w:rPr>
          <w:szCs w:val="28"/>
        </w:rPr>
        <w:t>[</w:t>
      </w:r>
      <w:r w:rsidR="007823AD" w:rsidRPr="00EE084A">
        <w:t>12</w:t>
      </w:r>
      <w:r w:rsidR="004C26C4" w:rsidRPr="004C26C4">
        <w:rPr>
          <w:szCs w:val="28"/>
        </w:rPr>
        <w:t xml:space="preserve">], </w:t>
      </w:r>
      <w:r w:rsidR="004C26C4">
        <w:rPr>
          <w:szCs w:val="28"/>
        </w:rPr>
        <w:t xml:space="preserve">но </w:t>
      </w:r>
      <w:r w:rsidR="0060478A">
        <w:rPr>
          <w:szCs w:val="28"/>
        </w:rPr>
        <w:t>задействованы уже четыре буя</w:t>
      </w:r>
      <w:r w:rsidR="004C26C4">
        <w:rPr>
          <w:szCs w:val="28"/>
        </w:rPr>
        <w:t>.</w:t>
      </w:r>
      <w:r w:rsidR="0060478A">
        <w:rPr>
          <w:szCs w:val="28"/>
        </w:rPr>
        <w:t xml:space="preserve"> В представленных источниках можно выделить существенные недостатки</w:t>
      </w:r>
      <w:r w:rsidR="0060478A" w:rsidRPr="0060478A">
        <w:rPr>
          <w:szCs w:val="28"/>
        </w:rPr>
        <w:t xml:space="preserve">: </w:t>
      </w:r>
      <w:r w:rsidR="0060478A">
        <w:rPr>
          <w:szCs w:val="28"/>
        </w:rPr>
        <w:t>отсутствие параметров для настройки фильтра и методологии комплексирования информации с датчиков.</w:t>
      </w:r>
      <w:r w:rsidR="0017049C">
        <w:rPr>
          <w:szCs w:val="28"/>
        </w:rPr>
        <w:t xml:space="preserve"> Более того</w:t>
      </w:r>
      <w:r w:rsidR="00E509E1">
        <w:rPr>
          <w:szCs w:val="28"/>
        </w:rPr>
        <w:t>,</w:t>
      </w:r>
      <w:r w:rsidR="0017049C">
        <w:rPr>
          <w:szCs w:val="28"/>
        </w:rPr>
        <w:t xml:space="preserve"> не приведены метрики качества</w:t>
      </w:r>
      <w:r w:rsidR="00E509E1">
        <w:rPr>
          <w:szCs w:val="28"/>
        </w:rPr>
        <w:t xml:space="preserve"> по ошибкам работы фильтра, от чего трудно определить степень точности работы алгоритмов восстановления состояния.</w:t>
      </w:r>
    </w:p>
    <w:p w14:paraId="486EE821" w14:textId="4ABF17D0" w:rsidR="00664EBF" w:rsidRDefault="00664EBF" w:rsidP="00664EBF">
      <w:pPr>
        <w:ind w:firstLine="709"/>
        <w:rPr>
          <w:szCs w:val="28"/>
        </w:rPr>
      </w:pPr>
      <w:r w:rsidRPr="00664EBF">
        <w:rPr>
          <w:szCs w:val="28"/>
        </w:rPr>
        <w:t>Для решения вышеуказанных проблем необходим</w:t>
      </w:r>
      <w:r w:rsidR="0060478A">
        <w:rPr>
          <w:szCs w:val="28"/>
        </w:rPr>
        <w:t xml:space="preserve">а разработка алгоритма фильтрации при помощи </w:t>
      </w:r>
      <w:r w:rsidR="0060478A">
        <w:rPr>
          <w:szCs w:val="28"/>
          <w:lang w:val="en-US"/>
        </w:rPr>
        <w:t>EKF</w:t>
      </w:r>
      <w:r w:rsidR="0060478A" w:rsidRPr="0060478A">
        <w:rPr>
          <w:szCs w:val="28"/>
        </w:rPr>
        <w:t xml:space="preserve"> </w:t>
      </w:r>
      <w:r w:rsidR="0060478A">
        <w:rPr>
          <w:szCs w:val="28"/>
        </w:rPr>
        <w:t>с учетом шумовых параметров датчиков</w:t>
      </w:r>
      <w:r w:rsidRPr="00664EBF">
        <w:rPr>
          <w:szCs w:val="28"/>
        </w:rPr>
        <w:t>.</w:t>
      </w:r>
      <w:r w:rsidR="0060478A">
        <w:rPr>
          <w:szCs w:val="28"/>
        </w:rPr>
        <w:t xml:space="preserve">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 допплеровским лагом и </w:t>
      </w:r>
      <w:proofErr w:type="spellStart"/>
      <w:r w:rsidR="0060478A">
        <w:rPr>
          <w:szCs w:val="28"/>
        </w:rPr>
        <w:t>глубинометром</w:t>
      </w:r>
      <w:proofErr w:type="spellEnd"/>
      <w:r w:rsidR="0060478A">
        <w:rPr>
          <w:szCs w:val="28"/>
        </w:rPr>
        <w:t>.</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358057C" w:rsidR="0047342C" w:rsidRPr="00F440EB" w:rsidRDefault="00F440EB" w:rsidP="00A141D5">
      <w:pPr>
        <w:ind w:firstLine="0"/>
        <w:jc w:val="center"/>
        <w:rPr>
          <w:b/>
          <w:bCs/>
          <w:szCs w:val="28"/>
          <w:lang w:val="en-US"/>
        </w:rPr>
      </w:pPr>
      <w:r w:rsidRPr="00F440EB">
        <w:rPr>
          <w:b/>
          <w:bCs/>
          <w:szCs w:val="28"/>
          <w:lang w:val="en-US"/>
        </w:rPr>
        <w:lastRenderedPageBreak/>
        <w:t xml:space="preserve">MATERIALS </w:t>
      </w:r>
      <w:r>
        <w:rPr>
          <w:b/>
          <w:bCs/>
          <w:szCs w:val="28"/>
          <w:lang w:val="en-US"/>
        </w:rPr>
        <w:t xml:space="preserve">AND </w:t>
      </w:r>
      <w:r w:rsidRPr="00F440EB">
        <w:rPr>
          <w:b/>
          <w:bCs/>
          <w:szCs w:val="28"/>
          <w:lang w:val="en-US"/>
        </w:rPr>
        <w:t>METHODS</w:t>
      </w:r>
    </w:p>
    <w:p w14:paraId="037CAA56" w14:textId="77777777" w:rsidR="00A141D5" w:rsidRPr="00F440EB" w:rsidRDefault="00A141D5" w:rsidP="00920D2A">
      <w:pPr>
        <w:ind w:firstLine="709"/>
        <w:rPr>
          <w:b/>
          <w:bCs/>
          <w:szCs w:val="28"/>
          <w:lang w:val="en-US"/>
        </w:rPr>
      </w:pPr>
    </w:p>
    <w:p w14:paraId="644AAE5C" w14:textId="034D02D4" w:rsidR="007B43A8" w:rsidRPr="00F440EB" w:rsidRDefault="00F440EB" w:rsidP="007B43A8">
      <w:pPr>
        <w:rPr>
          <w:szCs w:val="28"/>
          <w:lang w:val="en-US"/>
        </w:rPr>
      </w:pPr>
      <w:r w:rsidRPr="00F440EB">
        <w:rPr>
          <w:b/>
          <w:bCs/>
          <w:szCs w:val="28"/>
          <w:lang w:val="en-US"/>
        </w:rPr>
        <w:t>AUV NAVIGATION SYSTEMS</w:t>
      </w:r>
    </w:p>
    <w:p w14:paraId="34F67F4E" w14:textId="62E949D6"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[13,14]</w:t>
      </w:r>
      <w:r w:rsidR="007B43A8" w:rsidRPr="002B063F">
        <w:rPr>
          <w:szCs w:val="28"/>
          <w:lang w:val="en-US"/>
        </w:rPr>
        <w:t xml:space="preserve">. </w:t>
      </w:r>
    </w:p>
    <w:p w14:paraId="034F0797" w14:textId="09AC7DD4"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[15]</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39B3F0BE"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must be integrated to improve positioning system accuracy</w:t>
      </w:r>
      <w:r w:rsidR="005F02D6" w:rsidRPr="005F02D6">
        <w:rPr>
          <w:lang w:val="en-US"/>
        </w:rPr>
        <w:t xml:space="preserve"> </w:t>
      </w:r>
      <w:r w:rsidR="003D7792" w:rsidRPr="002B063F">
        <w:rPr>
          <w:lang w:val="en-US"/>
        </w:rPr>
        <w:t>[16]</w:t>
      </w:r>
      <w:r w:rsidR="00DB2445" w:rsidRPr="002B063F">
        <w:rPr>
          <w:lang w:val="en-US"/>
        </w:rPr>
        <w:t>.</w:t>
      </w:r>
    </w:p>
    <w:p w14:paraId="6CAB6D86" w14:textId="27410504"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[17]</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4054DD5C">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F440EB" w:rsidRPr="00A736FC" w:rsidRDefault="00A736FC"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F440EB" w:rsidRPr="00981CC3" w:rsidRDefault="00A736FC"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F440EB" w:rsidRPr="00981CC3" w:rsidRDefault="00A736FC"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F440EB" w:rsidRPr="00981CC3" w:rsidRDefault="00A736FC"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F440EB" w:rsidRPr="00981CC3" w:rsidRDefault="00F440E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F440EB" w:rsidRPr="00A736FC" w:rsidRDefault="00A736FC"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F440EB" w:rsidRDefault="00F440EB"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F440EB" w:rsidRDefault="00F440EB"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F440EB" w:rsidRPr="00981CC3" w:rsidRDefault="00F440E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F440EB" w:rsidRPr="00981CC3" w:rsidRDefault="00F440E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F440EB" w:rsidRDefault="00F440EB"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F440EB" w:rsidRDefault="00F440EB"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898011" y="2567965"/>
                            <a:ext cx="972765" cy="389142"/>
                          </a:xfrm>
                          <a:prstGeom prst="rect">
                            <a:avLst/>
                          </a:prstGeom>
                          <a:noFill/>
                          <a:ln w="6350">
                            <a:noFill/>
                          </a:ln>
                        </wps:spPr>
                        <wps:txbx>
                          <w:txbxContent>
                            <w:p w14:paraId="020DA8C7" w14:textId="157DA0F2"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F440EB" w:rsidRDefault="00F440E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F440EB" w:rsidRDefault="00F440E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646546" y="1205078"/>
                            <a:ext cx="972765" cy="389142"/>
                          </a:xfrm>
                          <a:prstGeom prst="rect">
                            <a:avLst/>
                          </a:prstGeom>
                          <a:noFill/>
                          <a:ln w="6350">
                            <a:noFill/>
                          </a:ln>
                        </wps:spPr>
                        <wps:txbx>
                          <w:txbxContent>
                            <w:p w14:paraId="2BEF8FDF" w14:textId="4709557C" w:rsidR="00F440EB" w:rsidRDefault="00F440EB"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F440EB" w:rsidRDefault="00F440E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750866" y="593415"/>
                            <a:ext cx="972765" cy="389142"/>
                          </a:xfrm>
                          <a:prstGeom prst="rect">
                            <a:avLst/>
                          </a:prstGeom>
                          <a:noFill/>
                          <a:ln w="6350">
                            <a:noFill/>
                          </a:ln>
                        </wps:spPr>
                        <wps:txbx>
                          <w:txbxContent>
                            <w:p w14:paraId="72809F6E" w14:textId="035E5069"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Pr>
                                  <w:szCs w:val="28"/>
                                  <w:lang w:val="en-GB"/>
                                </w:rPr>
                                <w:t xml:space="preserve"> </w:t>
                              </w:r>
                            </w:p>
                            <w:p w14:paraId="4B71326D" w14:textId="77777777" w:rsidR="00F440EB" w:rsidRDefault="00F440E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834166" y="35408"/>
                            <a:ext cx="972765" cy="437557"/>
                          </a:xfrm>
                          <a:prstGeom prst="rect">
                            <a:avLst/>
                          </a:prstGeom>
                          <a:noFill/>
                          <a:ln w="6350">
                            <a:noFill/>
                          </a:ln>
                        </wps:spPr>
                        <wps:txbx>
                          <w:txbxContent>
                            <w:p w14:paraId="62A4FBFE" w14:textId="76AAA270" w:rsidR="00F440EB" w:rsidRPr="008B5E25" w:rsidRDefault="00F440EB"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F440EB" w:rsidRDefault="00F440E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F440EB" w:rsidRPr="00A736FC" w:rsidRDefault="00A736FC"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F440EB" w:rsidRPr="00981CC3" w:rsidRDefault="00A736FC"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F440EB" w:rsidRPr="00981CC3" w:rsidRDefault="00A736FC"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F440EB" w:rsidRPr="00981CC3" w:rsidRDefault="00A736FC"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F440EB" w:rsidRPr="00981CC3" w:rsidRDefault="00F440E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F440EB" w:rsidRPr="00A736FC" w:rsidRDefault="00A736FC"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F440EB" w:rsidRDefault="00F440EB"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F440EB" w:rsidRDefault="00F440EB"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F440EB" w:rsidRPr="00981CC3" w:rsidRDefault="00F440E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F440EB" w:rsidRPr="00981CC3" w:rsidRDefault="00F440E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F440EB" w:rsidRDefault="00F440EB"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F440EB" w:rsidRDefault="00F440EB"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18980;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F440EB" w:rsidRDefault="00F440E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F440EB" w:rsidRDefault="00F440EB" w:rsidP="00981CC3">
                        <w:pPr>
                          <w:ind w:firstLine="0"/>
                          <w:jc w:val="center"/>
                        </w:pPr>
                      </w:p>
                    </w:txbxContent>
                  </v:textbox>
                </v:shape>
                <v:shape id="Надпись 52" o:spid="_x0000_s1054" type="#_x0000_t202" style="position:absolute;left:16465;top:12050;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F440EB" w:rsidRDefault="00F440EB"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F440EB" w:rsidRDefault="00F440EB" w:rsidP="00981CC3">
                        <w:pPr>
                          <w:ind w:firstLine="0"/>
                          <w:jc w:val="center"/>
                        </w:pPr>
                      </w:p>
                    </w:txbxContent>
                  </v:textbox>
                </v:shape>
                <v:shape id="Надпись 53" o:spid="_x0000_s1055" type="#_x0000_t202" style="position:absolute;left:17508;top:593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F440EB" w:rsidRDefault="00F440E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Pr>
                            <w:szCs w:val="28"/>
                            <w:lang w:val="en-GB"/>
                          </w:rPr>
                          <w:t xml:space="preserve"> </w:t>
                        </w:r>
                      </w:p>
                      <w:p w14:paraId="4B71326D" w14:textId="77777777" w:rsidR="00F440EB" w:rsidRDefault="00F440EB" w:rsidP="00981CC3">
                        <w:pPr>
                          <w:ind w:firstLine="0"/>
                          <w:jc w:val="center"/>
                        </w:pPr>
                      </w:p>
                    </w:txbxContent>
                  </v:textbox>
                </v:shape>
                <v:shape id="Надпись 54" o:spid="_x0000_s1056" type="#_x0000_t202" style="position:absolute;left:18341;top:354;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F440EB" w:rsidRPr="008B5E25" w:rsidRDefault="00F440EB"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F440EB" w:rsidRDefault="00F440E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76C960AB"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[18,19]</w:t>
      </w:r>
      <w:r w:rsidR="001B55F4" w:rsidRPr="00787341">
        <w:rPr>
          <w:lang w:val="en-US"/>
        </w:rPr>
        <w:t>.</w:t>
      </w:r>
    </w:p>
    <w:p w14:paraId="024CE27A" w14:textId="1498E497" w:rsidR="00275FA7" w:rsidRDefault="005D76DF" w:rsidP="00275FA7">
      <w:pPr>
        <w:spacing w:after="160" w:line="259" w:lineRule="auto"/>
        <w:ind w:firstLine="709"/>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75FA7" w:rsidRPr="00AB2E5B">
        <w:rPr>
          <w:highlight w:val="yellow"/>
        </w:rPr>
        <w:t xml:space="preserve">После получения запросного </w:t>
      </w:r>
      <w:proofErr w:type="spellStart"/>
      <w:r w:rsidR="00275FA7" w:rsidRPr="00AB2E5B">
        <w:rPr>
          <w:highlight w:val="yellow"/>
        </w:rPr>
        <w:t>пинга</w:t>
      </w:r>
      <w:proofErr w:type="spellEnd"/>
      <w:r w:rsidR="00275FA7" w:rsidRPr="00AB2E5B">
        <w:rPr>
          <w:highlight w:val="yellow"/>
        </w:rPr>
        <w:t xml:space="preserve"> от </w:t>
      </w:r>
      <w:r w:rsidR="00EE084A" w:rsidRPr="00AB2E5B">
        <w:rPr>
          <w:highlight w:val="yellow"/>
          <w:lang w:val="en-US"/>
        </w:rPr>
        <w:t>AUV</w:t>
      </w:r>
      <w:r w:rsidR="00275FA7" w:rsidRPr="00AB2E5B">
        <w:rPr>
          <w:highlight w:val="yellow"/>
        </w:rPr>
        <w:t xml:space="preserve">, каждый блок ждет уникальное специфическое время ответа TAT, а затем посылает в ответ </w:t>
      </w:r>
      <w:proofErr w:type="spellStart"/>
      <w:r w:rsidR="00275FA7" w:rsidRPr="00AB2E5B">
        <w:rPr>
          <w:highlight w:val="yellow"/>
        </w:rPr>
        <w:t>пинг</w:t>
      </w:r>
      <w:proofErr w:type="spellEnd"/>
      <w:r w:rsidR="00275FA7" w:rsidRPr="00AB2E5B">
        <w:rPr>
          <w:highlight w:val="yellow"/>
        </w:rPr>
        <w:t xml:space="preserve"> на своем отдельном канале передачи. </w:t>
      </w:r>
      <w:r w:rsidR="00EE084A" w:rsidRPr="00AB2E5B">
        <w:rPr>
          <w:highlight w:val="yellow"/>
          <w:lang w:val="en-US"/>
        </w:rPr>
        <w:t>AUV</w:t>
      </w:r>
      <w:r w:rsidR="00275FA7" w:rsidRPr="00AB2E5B">
        <w:rPr>
          <w:highlight w:val="yellow"/>
        </w:rPr>
        <w:t xml:space="preserve"> затем получает ответный </w:t>
      </w:r>
      <w:proofErr w:type="spellStart"/>
      <w:r w:rsidR="00275FA7" w:rsidRPr="00AB2E5B">
        <w:rPr>
          <w:highlight w:val="yellow"/>
        </w:rPr>
        <w:t>пинг</w:t>
      </w:r>
      <w:proofErr w:type="spellEnd"/>
      <w:r w:rsidR="00275FA7" w:rsidRPr="00AB2E5B">
        <w:rPr>
          <w:highlight w:val="yellow"/>
        </w:rP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w:t>
      </w:r>
      <w:r w:rsidR="00EE084A" w:rsidRPr="00AB2E5B">
        <w:rPr>
          <w:highlight w:val="yellow"/>
          <w:lang w:val="en-US"/>
        </w:rPr>
        <w:t>AUV</w:t>
      </w:r>
      <w:r w:rsidR="00275FA7" w:rsidRPr="00AB2E5B">
        <w:rPr>
          <w:highlight w:val="yellow"/>
        </w:rPr>
        <w:t xml:space="preserve">, из какого блока был отправлен ответный </w:t>
      </w:r>
      <w:proofErr w:type="spellStart"/>
      <w:r w:rsidR="00275FA7" w:rsidRPr="00AB2E5B">
        <w:rPr>
          <w:highlight w:val="yellow"/>
        </w:rPr>
        <w:t>пинг</w:t>
      </w:r>
      <w:proofErr w:type="spellEnd"/>
      <w:r w:rsidR="00275FA7">
        <w:t>.</w:t>
      </w:r>
    </w:p>
    <w:p w14:paraId="047EB743" w14:textId="329B145F" w:rsidR="00275FA7" w:rsidRDefault="00AA598C" w:rsidP="00620389">
      <w:pPr>
        <w:spacing w:after="160" w:line="259" w:lineRule="auto"/>
        <w:ind w:firstLine="0"/>
        <w:jc w:val="center"/>
        <w:rPr>
          <w:szCs w:val="28"/>
        </w:rPr>
      </w:pPr>
      <w:r>
        <w:rPr>
          <w:noProof/>
        </w:rPr>
        <w:lastRenderedPageBreak/>
        <w:drawing>
          <wp:inline distT="0" distB="0" distL="0" distR="0" wp14:anchorId="3261B223" wp14:editId="12F00E4A">
            <wp:extent cx="6349261" cy="3689131"/>
            <wp:effectExtent l="19050" t="19050" r="1397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2845"/>
                    <a:stretch/>
                  </pic:blipFill>
                  <pic:spPr bwMode="auto">
                    <a:xfrm>
                      <a:off x="0" y="0"/>
                      <a:ext cx="6366723" cy="369927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777D8AB2" w:rsidR="0047342C" w:rsidRPr="008E36CC" w:rsidRDefault="00275FA7" w:rsidP="0047342C">
      <w:pPr>
        <w:spacing w:after="160" w:line="259" w:lineRule="auto"/>
        <w:ind w:firstLine="709"/>
        <w:rPr>
          <w:b/>
          <w:bCs/>
          <w:szCs w:val="28"/>
          <w:lang w:val="en-US"/>
        </w:rPr>
      </w:pPr>
      <w:r w:rsidRPr="008E36CC">
        <w:rPr>
          <w:b/>
          <w:bCs/>
          <w:szCs w:val="28"/>
          <w:lang w:val="en-US"/>
        </w:rPr>
        <w:br w:type="page"/>
      </w:r>
      <w:r w:rsidR="008E36CC" w:rsidRPr="008E36CC">
        <w:rPr>
          <w:b/>
          <w:bCs/>
          <w:szCs w:val="28"/>
          <w:lang w:val="en-US"/>
        </w:rPr>
        <w:lastRenderedPageBreak/>
        <w:t>Slant Range</w:t>
      </w:r>
      <w:r w:rsidR="008E36CC">
        <w:rPr>
          <w:b/>
          <w:bCs/>
          <w:szCs w:val="28"/>
          <w:lang w:val="en-US"/>
        </w:rPr>
        <w:t>s</w:t>
      </w:r>
      <w:r w:rsidR="008E36CC" w:rsidRPr="008E36CC">
        <w:rPr>
          <w:b/>
          <w:bCs/>
          <w:szCs w:val="28"/>
          <w:lang w:val="en-US"/>
        </w:rPr>
        <w:t xml:space="preserve"> Usage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w:t>
      </w:r>
      <w:proofErr w:type="spellStart"/>
      <w:r w:rsidR="00121FC3" w:rsidRPr="00121FC3">
        <w:rPr>
          <w:szCs w:val="28"/>
          <w:lang w:val="en-US"/>
        </w:rPr>
        <w:t>buoys</w:t>
      </w:r>
      <w:proofErr w:type="spellEnd"/>
      <w:r w:rsidR="00121FC3" w:rsidRPr="00121FC3">
        <w:rPr>
          <w:szCs w:val="28"/>
          <w:lang w:val="en-US"/>
        </w:rPr>
        <w:t xml:space="preserve">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w:t>
      </w:r>
      <w:r w:rsidR="00121FC3" w:rsidRPr="00121FC3">
        <w:rPr>
          <w:szCs w:val="28"/>
          <w:lang w:val="en-US"/>
        </w:rPr>
        <w:t>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Denoting the slanted ranges as</w:t>
      </w:r>
      <w:r w:rsidR="00121FC3"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F440EB"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The distance between the circles</w:t>
      </w:r>
      <w:r w:rsidRPr="00493885">
        <w:rPr>
          <w:szCs w:val="28"/>
          <w:lang w:val="en-US"/>
        </w:rPr>
        <w:t xml:space="preserve">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F440EB"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F440EB"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F440EB"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29553AE6" w:rsidR="00631019" w:rsidRPr="008D6FDF" w:rsidRDefault="008D6FDF" w:rsidP="00631019">
      <w:pPr>
        <w:ind w:firstLine="709"/>
        <w:rPr>
          <w:b/>
          <w:bCs/>
          <w:szCs w:val="28"/>
          <w:lang w:val="en-US"/>
        </w:rPr>
      </w:pPr>
      <w:r w:rsidRPr="008D6FDF">
        <w:rPr>
          <w:b/>
          <w:bCs/>
          <w:szCs w:val="28"/>
          <w:lang w:val="en-US"/>
        </w:rPr>
        <w:lastRenderedPageBreak/>
        <w:t>UNDERWATER VEHICLE MODEL DESCRIPTION</w:t>
      </w:r>
    </w:p>
    <w:p w14:paraId="34B0D620" w14:textId="7E8501F8" w:rsidR="00631019" w:rsidRPr="005A7FF1" w:rsidRDefault="005A7FF1" w:rsidP="00631019">
      <w:pPr>
        <w:ind w:firstLine="709"/>
        <w:rPr>
          <w:szCs w:val="28"/>
          <w:lang w:val="en-US"/>
        </w:rPr>
      </w:pPr>
      <w:r w:rsidRPr="005A7FF1">
        <w:rPr>
          <w:szCs w:val="28"/>
          <w:lang w:val="en-US"/>
        </w:rPr>
        <w:t>General coordinates of an autonomous underwater vehicle (AUV) are determined in a geocentric coordinate system using SNAME notation</w:t>
      </w:r>
      <w:r w:rsidRPr="005A7FF1">
        <w:rPr>
          <w:szCs w:val="28"/>
          <w:lang w:val="en-US"/>
        </w:rPr>
        <w:t xml:space="preserve"> </w:t>
      </w:r>
      <w:r w:rsidR="00631019" w:rsidRPr="005A7FF1">
        <w:rPr>
          <w:szCs w:val="28"/>
          <w:lang w:val="en-US"/>
        </w:rPr>
        <w:t>[</w:t>
      </w:r>
      <w:r w:rsidR="00EE084A" w:rsidRPr="005A7FF1">
        <w:rPr>
          <w:szCs w:val="28"/>
          <w:lang w:val="en-US"/>
        </w:rPr>
        <w:t>20</w:t>
      </w:r>
      <w:r w:rsidR="00631019" w:rsidRPr="005A7FF1">
        <w:rPr>
          <w:szCs w:val="28"/>
          <w:lang w:val="en-US"/>
        </w:rPr>
        <w:t>,</w:t>
      </w:r>
      <w:r w:rsidR="00EE084A" w:rsidRPr="005A7FF1">
        <w:rPr>
          <w:szCs w:val="28"/>
          <w:lang w:val="en-US"/>
        </w:rPr>
        <w:t>21</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F440EB"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F440EB"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F440EB"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00631019" w:rsidRPr="00640E90">
        <w:rPr>
          <w:szCs w:val="28"/>
          <w:lang w:val="en-US"/>
        </w:rPr>
        <w:t xml:space="preserve"> – </w:t>
      </w:r>
      <w:r w:rsidRPr="00640E90">
        <w:rPr>
          <w:szCs w:val="28"/>
          <w:lang w:val="en-US"/>
        </w:rPr>
        <w:t>the solid body inertia matrix</w:t>
      </w:r>
      <w:r w:rsidRPr="00640E90">
        <w:rPr>
          <w:szCs w:val="28"/>
          <w:lang w:val="en-US"/>
        </w:rPr>
        <w:t xml:space="preserve">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proofErr w:type="spellStart"/>
      <w:r>
        <w:rPr>
          <w:szCs w:val="28"/>
          <w:lang w:val="en-US"/>
        </w:rPr>
        <w:t>DoF</w:t>
      </w:r>
      <w:proofErr w:type="spellEnd"/>
      <w:r>
        <w:rPr>
          <w:szCs w:val="28"/>
          <w:lang w:val="en-US"/>
        </w:rPr>
        <w:t xml:space="preserve"> number</w:t>
      </w:r>
      <w:r w:rsidR="00631019" w:rsidRPr="00640E90">
        <w:rPr>
          <w:szCs w:val="28"/>
          <w:lang w:val="en-US"/>
        </w:rPr>
        <w:t xml:space="preserve">), </w:t>
      </w:r>
    </w:p>
    <w:p w14:paraId="60EEA365" w14:textId="1D67733B" w:rsidR="00631019" w:rsidRPr="00640E90" w:rsidRDefault="00F440E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F440E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F440E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×1</m:t>
            </m:r>
          </m:sup>
        </m:sSup>
      </m:oMath>
      <w:r w:rsidRPr="007D2DAC">
        <w:rPr>
          <w:szCs w:val="28"/>
          <w:lang w:val="en-US"/>
        </w:rPr>
        <w:t xml:space="preserve"> – </w:t>
      </w:r>
      <w:r w:rsidR="00640E90" w:rsidRPr="007D2DAC">
        <w:rPr>
          <w:szCs w:val="28"/>
          <w:lang w:val="en-US"/>
        </w:rPr>
        <w:t>gravitational forces and moments</w:t>
      </w:r>
      <w:r w:rsidR="00640E90" w:rsidRPr="007D2DAC">
        <w:rPr>
          <w:szCs w:val="28"/>
          <w:lang w:val="en-US"/>
        </w:rPr>
        <w:t xml:space="preserve">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F440EB"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In real systems,</w:t>
      </w:r>
      <w:r w:rsidR="00843B32" w:rsidRPr="00843B32">
        <w:rPr>
          <w:szCs w:val="28"/>
          <w:lang w:val="en-US"/>
        </w:rPr>
        <w:t xml:space="preserve"> </w:t>
      </w:r>
      <m:oMath>
        <m:r>
          <w:rPr>
            <w:rFonts w:ascii="Cambria Math" w:hAnsi="Cambria Math"/>
            <w:szCs w:val="28"/>
            <w:lang w:val="en-US"/>
          </w:rPr>
          <m:t>τ</m:t>
        </m:r>
      </m:oMath>
      <w:r w:rsidRPr="00843B32">
        <w:rPr>
          <w:szCs w:val="28"/>
          <w:lang w:val="en-US"/>
        </w:rPr>
        <w:t xml:space="preserve"> </w:t>
      </w:r>
      <w:r w:rsidR="00843B32" w:rsidRPr="00843B32">
        <w:rPr>
          <w:szCs w:val="28"/>
          <w:lang w:val="en-US"/>
        </w:rPr>
        <w:t xml:space="preserve">is calculated with the </w:t>
      </w:r>
      <w:r w:rsidR="00843B32" w:rsidRPr="00843B32">
        <w:rPr>
          <w:szCs w:val="28"/>
          <w:lang w:val="en-US"/>
        </w:rPr>
        <w:t>thruster’s</w:t>
      </w:r>
      <w:r w:rsidR="00843B32" w:rsidRPr="00843B32">
        <w:rPr>
          <w:szCs w:val="28"/>
          <w:lang w:val="en-US"/>
        </w:rPr>
        <w:t xml:space="preserve"> models using the </w:t>
      </w:r>
      <w:r w:rsidR="00843B32" w:rsidRPr="00843B32">
        <w:rPr>
          <w:szCs w:val="28"/>
          <w:lang w:val="en-US"/>
        </w:rPr>
        <w:t>thruster’s</w:t>
      </w:r>
      <w:r w:rsidR="00843B32" w:rsidRPr="00843B32">
        <w:rPr>
          <w:szCs w:val="28"/>
          <w:lang w:val="en-US"/>
        </w:rPr>
        <w:t xml:space="preserve">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F440EB"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lang w:val="en-US"/>
              </w:rPr>
              <m:t>×1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30BFDF26" w14:textId="3986D898" w:rsidR="00631019" w:rsidRPr="00A558A1" w:rsidRDefault="00A558A1" w:rsidP="00631019">
      <w:pPr>
        <w:rPr>
          <w:szCs w:val="28"/>
          <w:lang w:val="en-US"/>
        </w:rPr>
      </w:pPr>
      <w:r w:rsidRPr="00A558A1">
        <w:rPr>
          <w:szCs w:val="28"/>
          <w:lang w:val="en-US"/>
        </w:rPr>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F440EB"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3021144" w14:textId="394B0522" w:rsidR="00631019" w:rsidRPr="00CA03B4" w:rsidRDefault="00CA03B4" w:rsidP="00631019">
      <w:pPr>
        <w:ind w:firstLine="0"/>
        <w:rPr>
          <w:szCs w:val="28"/>
          <w:lang w:val="en-US"/>
        </w:rPr>
      </w:pPr>
      <w:r>
        <w:rPr>
          <w:szCs w:val="28"/>
          <w:lang w:val="en-US"/>
        </w:rPr>
        <w:lastRenderedPageBreak/>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F440EB"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F440EB"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F440EB"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F440EB"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55EC2D8C" w:rsidR="00631019" w:rsidRPr="005F5D63" w:rsidRDefault="005F5D63" w:rsidP="00631019">
      <w:pPr>
        <w:rPr>
          <w:lang w:val="en-US"/>
        </w:rPr>
      </w:pPr>
      <w:r w:rsidRPr="005F5D63">
        <w:rPr>
          <w:lang w:val="en-US"/>
        </w:rPr>
        <w:t>The latter equation can be represented in the State-Dependent Coefficients (SDC) form</w:t>
      </w:r>
      <w:r w:rsidRPr="005F5D63">
        <w:rPr>
          <w:lang w:val="en-US"/>
        </w:rPr>
        <w:t xml:space="preserve"> </w:t>
      </w:r>
      <w:r w:rsidR="00631019" w:rsidRPr="005F5D63">
        <w:rPr>
          <w:lang w:val="en-US"/>
        </w:rPr>
        <w:t>[13]</w:t>
      </w:r>
    </w:p>
    <w:p w14:paraId="7D39F648" w14:textId="77777777" w:rsidR="00631019" w:rsidRPr="005F5D63" w:rsidRDefault="00631019" w:rsidP="00631019">
      <w:pPr>
        <w:rPr>
          <w:lang w:val="en-US"/>
        </w:rPr>
      </w:pPr>
    </w:p>
    <w:p w14:paraId="33AA2CEE" w14:textId="77777777" w:rsidR="00631019" w:rsidRDefault="00F440EB" w:rsidP="00631019">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631019" w:rsidRPr="00616E29">
        <w:rPr>
          <w:sz w:val="28"/>
          <w:szCs w:val="28"/>
          <w:lang w:val="ru-RU"/>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F440EB"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F440EB"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m:t>
            </m:r>
            <m:r>
              <w:rPr>
                <w:rFonts w:ascii="Cambria Math" w:hAnsi="Cambria Math"/>
                <w:szCs w:val="28"/>
                <w:lang w:val="en-US"/>
              </w:rPr>
              <m:t>n</m:t>
            </m:r>
            <m:r>
              <w:rPr>
                <w:rFonts w:ascii="Cambria Math" w:hAnsi="Cambria Math"/>
                <w:szCs w:val="28"/>
                <w:lang w:val="en-US"/>
              </w:rPr>
              <m:t>×2</m:t>
            </m:r>
            <m:r>
              <w:rPr>
                <w:rFonts w:ascii="Cambria Math" w:hAnsi="Cambria Math"/>
                <w:szCs w:val="28"/>
                <w:lang w:val="en-US"/>
              </w:rPr>
              <m:t>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m:t>
            </m:r>
            <m:r>
              <w:rPr>
                <w:rFonts w:ascii="Cambria Math" w:hAnsi="Cambria Math"/>
                <w:szCs w:val="28"/>
                <w:lang w:val="en-US"/>
              </w:rPr>
              <m:t>n</m:t>
            </m:r>
            <m:r>
              <w:rPr>
                <w:rFonts w:ascii="Cambria Math" w:hAnsi="Cambria Math"/>
                <w:szCs w:val="28"/>
                <w:lang w:val="en-US"/>
              </w:rPr>
              <m:t>×</m:t>
            </m:r>
            <m:r>
              <w:rPr>
                <w:rFonts w:ascii="Cambria Math" w:hAnsi="Cambria Math"/>
                <w:szCs w:val="28"/>
                <w:lang w:val="en-US"/>
              </w:rPr>
              <m:t>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m:t>
            </m:r>
            <m:r>
              <w:rPr>
                <w:rFonts w:ascii="Cambria Math" w:hAnsi="Cambria Math"/>
                <w:szCs w:val="28"/>
                <w:lang w:val="en-US"/>
              </w:rPr>
              <m:t>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F440EB"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lang w:val="en-US"/>
              </w:rPr>
              <m:t>×1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2B7163CB" w:rsidR="00F3083E" w:rsidRPr="0077427E" w:rsidRDefault="0077427E" w:rsidP="007D063C">
      <w:pPr>
        <w:rPr>
          <w:szCs w:val="28"/>
          <w:lang w:val="en-US"/>
        </w:rPr>
      </w:pPr>
      <w:r w:rsidRPr="0077427E">
        <w:rPr>
          <w:b/>
          <w:bCs/>
          <w:szCs w:val="28"/>
          <w:lang w:val="en-US"/>
        </w:rPr>
        <w:lastRenderedPageBreak/>
        <w:t>DESCRIPTION OF THE KALMAN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w:t>
      </w:r>
      <w:r w:rsidRPr="00B929C2">
        <w:rPr>
          <w:szCs w:val="28"/>
          <w:lang w:val="en-US"/>
        </w:rPr>
        <w:t>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Taking into account the white noise of the system</w:t>
      </w:r>
      <w:r w:rsidRPr="00B929C2">
        <w:rPr>
          <w:szCs w:val="28"/>
          <w:lang w:val="en-US"/>
        </w:rPr>
        <w:t xml:space="preserve">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F440E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F440E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w:t>
      </w:r>
      <w:proofErr w:type="spellStart"/>
      <w:r w:rsidRPr="000D737F">
        <w:rPr>
          <w:szCs w:val="28"/>
          <w:lang w:val="en-US"/>
        </w:rPr>
        <w:t>Riccati</w:t>
      </w:r>
      <w:proofErr w:type="spellEnd"/>
      <w:r w:rsidRPr="000D737F">
        <w:rPr>
          <w:szCs w:val="28"/>
          <w:lang w:val="en-US"/>
        </w:rPr>
        <w:t xml:space="preserve">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74D3FE20" w:rsidR="00AD08AA" w:rsidRPr="007745C5" w:rsidRDefault="007745C5" w:rsidP="00845E4E">
      <w:pPr>
        <w:tabs>
          <w:tab w:val="left" w:pos="8356"/>
        </w:tabs>
        <w:ind w:firstLine="709"/>
        <w:jc w:val="left"/>
        <w:rPr>
          <w:b/>
          <w:bCs/>
          <w:szCs w:val="28"/>
          <w:lang w:val="en-US"/>
        </w:rPr>
      </w:pPr>
      <w:r w:rsidRPr="007745C5">
        <w:rPr>
          <w:b/>
          <w:bCs/>
          <w:szCs w:val="28"/>
          <w:lang w:val="en-US"/>
        </w:rPr>
        <w:lastRenderedPageBreak/>
        <w:t>NAVIGATION SYSTEM COMPONENTS</w:t>
      </w:r>
    </w:p>
    <w:p w14:paraId="160AECC9" w14:textId="77777777" w:rsidR="007745C5" w:rsidRPr="007745C5" w:rsidRDefault="007745C5" w:rsidP="00A3344E">
      <w:pPr>
        <w:tabs>
          <w:tab w:val="left" w:pos="8356"/>
        </w:tabs>
        <w:ind w:firstLine="709"/>
        <w:rPr>
          <w:b/>
          <w:bCs/>
          <w:szCs w:val="28"/>
          <w:lang w:val="en-US"/>
        </w:rPr>
      </w:pPr>
      <w:r w:rsidRPr="007745C5">
        <w:rPr>
          <w:b/>
          <w:bCs/>
          <w:szCs w:val="28"/>
          <w:lang w:val="en-US"/>
        </w:rPr>
        <w:t>DESCRIPTION OF THE CONTROLLED OBJECT MMT-300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4BB96B5F" w:rsidR="00AD08AA" w:rsidRPr="00637276" w:rsidRDefault="007745C5" w:rsidP="00637276">
      <w:pPr>
        <w:tabs>
          <w:tab w:val="left" w:pos="8356"/>
        </w:tabs>
        <w:ind w:firstLine="709"/>
      </w:pPr>
      <w:proofErr w:type="spellStart"/>
      <w:r w:rsidRPr="007745C5">
        <w:t>The</w:t>
      </w:r>
      <w:proofErr w:type="spellEnd"/>
      <w:r w:rsidRPr="007745C5">
        <w:t xml:space="preserve"> </w:t>
      </w:r>
      <w:proofErr w:type="spellStart"/>
      <w:r w:rsidRPr="007745C5">
        <w:t>location</w:t>
      </w:r>
      <w:proofErr w:type="spellEnd"/>
      <w:r w:rsidRPr="007745C5">
        <w:t xml:space="preserve"> </w:t>
      </w:r>
      <w:proofErr w:type="spellStart"/>
      <w:r w:rsidRPr="007745C5">
        <w:t>of</w:t>
      </w:r>
      <w:proofErr w:type="spellEnd"/>
      <w:r w:rsidRPr="007745C5">
        <w:t xml:space="preserve"> </w:t>
      </w:r>
      <w:proofErr w:type="spellStart"/>
      <w:r w:rsidRPr="007745C5">
        <w:t>the</w:t>
      </w:r>
      <w:proofErr w:type="spellEnd"/>
      <w:r w:rsidRPr="007745C5">
        <w:t xml:space="preserve"> </w:t>
      </w:r>
      <w:proofErr w:type="spellStart"/>
      <w:r w:rsidRPr="007745C5">
        <w:t>main</w:t>
      </w:r>
      <w:proofErr w:type="spellEnd"/>
      <w:r w:rsidRPr="007745C5">
        <w:t xml:space="preserve"> AUV </w:t>
      </w:r>
      <w:proofErr w:type="spellStart"/>
      <w:r w:rsidRPr="007745C5">
        <w:t>elements</w:t>
      </w:r>
      <w:proofErr w:type="spellEnd"/>
      <w:r w:rsidRPr="007745C5">
        <w:t xml:space="preserve"> </w:t>
      </w:r>
      <w:proofErr w:type="spellStart"/>
      <w:r w:rsidRPr="007745C5">
        <w:t>is</w:t>
      </w:r>
      <w:proofErr w:type="spellEnd"/>
      <w:r w:rsidRPr="007745C5">
        <w:t xml:space="preserve"> </w:t>
      </w:r>
      <w:proofErr w:type="spellStart"/>
      <w:r w:rsidRPr="007745C5">
        <w:t>shown</w:t>
      </w:r>
      <w:proofErr w:type="spellEnd"/>
      <w:r w:rsidRPr="007745C5">
        <w:t xml:space="preserve"> </w:t>
      </w:r>
      <w:proofErr w:type="spellStart"/>
      <w:r w:rsidRPr="007745C5">
        <w:t>in</w:t>
      </w:r>
      <w:proofErr w:type="spellEnd"/>
      <w:r w:rsidRPr="007745C5">
        <w:t xml:space="preserve"> </w:t>
      </w:r>
      <w:proofErr w:type="spellStart"/>
      <w:r w:rsidRPr="007745C5">
        <w:t>Fig</w:t>
      </w:r>
      <w:proofErr w:type="spellEnd"/>
      <w:r w:rsidRPr="007745C5">
        <w:t>. 4</w:t>
      </w:r>
      <w:r w:rsidR="00AD08AA" w:rsidRPr="00AD08AA">
        <w:t>:</w:t>
      </w:r>
      <w:r w:rsidR="00637276" w:rsidRPr="00637276">
        <w:t xml:space="preserve"> </w:t>
      </w:r>
      <w:r w:rsidR="00AD08AA">
        <w:t>1 – маршевые движители, 2 –</w:t>
      </w:r>
      <w:r w:rsidR="00AD08AA" w:rsidRPr="00AD08AA">
        <w:t xml:space="preserve"> </w:t>
      </w:r>
      <w:r w:rsidR="00AD08AA">
        <w:t xml:space="preserve">стабилизаторы, 3 – кормовой отсек, 4 – </w:t>
      </w:r>
      <w:proofErr w:type="spellStart"/>
      <w:r w:rsidR="00AD08AA">
        <w:t>герморазъем</w:t>
      </w:r>
      <w:proofErr w:type="spellEnd"/>
      <w:r w:rsidR="00AD08AA">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rsidR="00AD08AA">
        <w:t>радиомодуль</w:t>
      </w:r>
      <w:proofErr w:type="spellEnd"/>
      <w:r w:rsidR="00AD08AA">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rsidR="00AD08AA">
        <w:t>герморазъем</w:t>
      </w:r>
      <w:proofErr w:type="spellEnd"/>
      <w:r w:rsidR="00AD08AA">
        <w:t xml:space="preserve"> связи</w:t>
      </w:r>
      <w:r w:rsidR="00637276" w:rsidRPr="00637276">
        <w:t>.</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commentRangeStart w:id="2"/>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commentRangeEnd w:id="2"/>
      <w:r w:rsidR="0000411F">
        <w:rPr>
          <w:rStyle w:val="a9"/>
        </w:rPr>
        <w:commentReference w:id="2"/>
      </w:r>
    </w:p>
    <w:p w14:paraId="3ACB4590" w14:textId="680FD801" w:rsidR="00BD0CA0" w:rsidRDefault="00BD0CA0" w:rsidP="00BD0CA0">
      <w:pPr>
        <w:tabs>
          <w:tab w:val="left" w:pos="8356"/>
        </w:tabs>
        <w:ind w:firstLine="0"/>
        <w:jc w:val="center"/>
      </w:pPr>
      <w:r>
        <w:t xml:space="preserve">Рисунок </w:t>
      </w:r>
      <w:r w:rsidR="00637276" w:rsidRPr="00637276">
        <w:t>4</w:t>
      </w:r>
      <w:r>
        <w:t xml:space="preserve"> – Расположение основных элементов АНПА </w:t>
      </w:r>
    </w:p>
    <w:p w14:paraId="7FCAA9B1" w14:textId="4BC1D2AE" w:rsidR="004F0FCE" w:rsidRDefault="004F0FCE" w:rsidP="00F51040">
      <w:pPr>
        <w:tabs>
          <w:tab w:val="left" w:pos="8356"/>
        </w:tabs>
        <w:ind w:firstLine="0"/>
        <w:rPr>
          <w:b/>
          <w:bCs/>
          <w:szCs w:val="28"/>
        </w:rPr>
      </w:pPr>
    </w:p>
    <w:p w14:paraId="65BC431D" w14:textId="02678A94" w:rsidR="007745C5" w:rsidRDefault="007745C5" w:rsidP="00F51040">
      <w:pPr>
        <w:tabs>
          <w:tab w:val="left" w:pos="8356"/>
        </w:tabs>
        <w:ind w:firstLine="0"/>
        <w:rPr>
          <w:b/>
          <w:bCs/>
          <w:szCs w:val="28"/>
        </w:rPr>
      </w:pPr>
    </w:p>
    <w:p w14:paraId="593BF77A" w14:textId="77777777" w:rsidR="007745C5" w:rsidRDefault="007745C5" w:rsidP="00F51040">
      <w:pPr>
        <w:tabs>
          <w:tab w:val="left" w:pos="8356"/>
        </w:tabs>
        <w:ind w:firstLine="0"/>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024C8BDF" w:rsidR="004F0FCE" w:rsidRDefault="004F0FCE" w:rsidP="00A3344E">
      <w:pPr>
        <w:tabs>
          <w:tab w:val="left" w:pos="8356"/>
        </w:tabs>
        <w:ind w:firstLine="709"/>
      </w:pPr>
      <w:r>
        <w:t xml:space="preserve">− магнитный компас и датчики ориентации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269A8052" w14:textId="77777777" w:rsidR="003E6E67" w:rsidRDefault="004F0FCE" w:rsidP="00A3344E">
      <w:pPr>
        <w:tabs>
          <w:tab w:val="left" w:pos="8356"/>
        </w:tabs>
        <w:ind w:firstLine="709"/>
      </w:pPr>
      <w:r>
        <w:t xml:space="preserve">− частота – 700 кГц; </w:t>
      </w:r>
    </w:p>
    <w:p w14:paraId="1FFE6DD7" w14:textId="29AB2AED" w:rsidR="004F0FCE" w:rsidRDefault="004F0FCE" w:rsidP="00A3344E">
      <w:pPr>
        <w:tabs>
          <w:tab w:val="left" w:pos="8356"/>
        </w:tabs>
        <w:ind w:firstLine="709"/>
      </w:pPr>
      <w:r>
        <w:t xml:space="preserve">−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E8171F">
        <w:t>− диапазон измеряемых скоростей – 0 …2 м/с;</w:t>
      </w:r>
      <w:r>
        <w:t xml:space="preserve">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2D8BEB8D" w:rsidR="004F0FCE" w:rsidRDefault="004F0FCE">
      <w:pPr>
        <w:spacing w:after="160" w:line="259" w:lineRule="auto"/>
        <w:ind w:firstLine="0"/>
        <w:jc w:val="left"/>
        <w:rPr>
          <w:b/>
          <w:bCs/>
          <w:szCs w:val="28"/>
        </w:rPr>
      </w:pPr>
    </w:p>
    <w:p w14:paraId="6BD84621" w14:textId="63074BE2" w:rsidR="005A6822" w:rsidRDefault="005A6822">
      <w:pPr>
        <w:spacing w:after="160" w:line="259" w:lineRule="auto"/>
        <w:ind w:firstLine="0"/>
        <w:jc w:val="left"/>
        <w:rPr>
          <w:b/>
          <w:bCs/>
          <w:szCs w:val="28"/>
        </w:rPr>
      </w:pPr>
    </w:p>
    <w:p w14:paraId="29F70C86" w14:textId="77777777" w:rsidR="005A6822" w:rsidRDefault="005A6822">
      <w:pPr>
        <w:spacing w:after="160" w:line="259" w:lineRule="auto"/>
        <w:ind w:firstLine="0"/>
        <w:jc w:val="left"/>
        <w:rPr>
          <w:b/>
          <w:bCs/>
          <w:szCs w:val="28"/>
        </w:rPr>
      </w:pPr>
    </w:p>
    <w:p w14:paraId="39864EDB" w14:textId="77777777" w:rsidR="00AF14F1" w:rsidRDefault="00AF14F1">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lastRenderedPageBreak/>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F51040">
      <w:pPr>
        <w:spacing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20EE6772" w:rsidR="00333AE8" w:rsidRPr="00637276" w:rsidRDefault="00333AE8" w:rsidP="00333AE8">
      <w:pPr>
        <w:ind w:firstLine="709"/>
      </w:pPr>
      <w:r>
        <w:t>Характеристики ГАНС сведены в таблицу</w:t>
      </w:r>
      <w:r w:rsidR="00637276" w:rsidRPr="00637276">
        <w:t xml:space="preserve"> 1.</w:t>
      </w:r>
    </w:p>
    <w:p w14:paraId="1A6D349B" w14:textId="77777777" w:rsidR="00333AE8" w:rsidRDefault="00333AE8" w:rsidP="00333AE8">
      <w:pPr>
        <w:ind w:firstLine="0"/>
      </w:pPr>
    </w:p>
    <w:p w14:paraId="79B86478" w14:textId="7CB676CF" w:rsidR="00333AE8" w:rsidRPr="00AD08AA" w:rsidRDefault="00333AE8" w:rsidP="00AD08AA">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63481A1" w:rsidR="008244E0" w:rsidRPr="008244E0" w:rsidRDefault="008244E0" w:rsidP="00F51040">
            <w:pPr>
              <w:ind w:firstLine="0"/>
              <w:jc w:val="center"/>
            </w:pPr>
            <w:r>
              <w:t>Наименование параметров</w:t>
            </w:r>
          </w:p>
        </w:tc>
        <w:tc>
          <w:tcPr>
            <w:tcW w:w="3822" w:type="dxa"/>
          </w:tcPr>
          <w:p w14:paraId="68C1D20A" w14:textId="722871CB" w:rsidR="008244E0" w:rsidRDefault="00AD08AA" w:rsidP="00F51040">
            <w:pPr>
              <w:ind w:firstLine="0"/>
              <w:jc w:val="center"/>
            </w:pPr>
            <w:r>
              <w:t>Значение параметров</w:t>
            </w:r>
          </w:p>
        </w:tc>
      </w:tr>
      <w:tr w:rsidR="008244E0" w14:paraId="5B1D7513" w14:textId="77777777" w:rsidTr="00AD08AA">
        <w:tc>
          <w:tcPr>
            <w:tcW w:w="6374" w:type="dxa"/>
          </w:tcPr>
          <w:p w14:paraId="1C15AD55" w14:textId="0B503DE4" w:rsidR="008244E0" w:rsidRDefault="008244E0" w:rsidP="00333AE8">
            <w:pPr>
              <w:ind w:firstLine="0"/>
            </w:pPr>
            <w:r>
              <w:t>Рабочая глубина, м</w:t>
            </w:r>
          </w:p>
        </w:tc>
        <w:tc>
          <w:tcPr>
            <w:tcW w:w="3822" w:type="dxa"/>
          </w:tcPr>
          <w:p w14:paraId="06A74C0E" w14:textId="7B4E1354" w:rsidR="008244E0" w:rsidRDefault="00AD08AA" w:rsidP="00333AE8">
            <w:pPr>
              <w:ind w:firstLine="0"/>
            </w:pPr>
            <w:r>
              <w:t>до 300</w:t>
            </w:r>
          </w:p>
        </w:tc>
      </w:tr>
      <w:tr w:rsidR="008244E0" w14:paraId="2CE91847" w14:textId="77777777" w:rsidTr="00AD08AA">
        <w:tc>
          <w:tcPr>
            <w:tcW w:w="6374" w:type="dxa"/>
          </w:tcPr>
          <w:p w14:paraId="14213864" w14:textId="084604CB" w:rsidR="008244E0" w:rsidRDefault="008244E0" w:rsidP="00333AE8">
            <w:pPr>
              <w:ind w:firstLine="0"/>
            </w:pPr>
            <w:r>
              <w:t>Дальность действия (наклонная), км</w:t>
            </w:r>
          </w:p>
        </w:tc>
        <w:tc>
          <w:tcPr>
            <w:tcW w:w="3822" w:type="dxa"/>
          </w:tcPr>
          <w:p w14:paraId="597D09AD" w14:textId="628CFC42" w:rsidR="008244E0" w:rsidRDefault="00AD08AA" w:rsidP="00333AE8">
            <w:pPr>
              <w:ind w:firstLine="0"/>
            </w:pPr>
            <w:r>
              <w:t>до 3,5</w:t>
            </w:r>
          </w:p>
        </w:tc>
      </w:tr>
      <w:tr w:rsidR="008244E0" w14:paraId="5400981A" w14:textId="77777777" w:rsidTr="00AD08AA">
        <w:tc>
          <w:tcPr>
            <w:tcW w:w="6374" w:type="dxa"/>
          </w:tcPr>
          <w:p w14:paraId="05551AE3" w14:textId="453C4370" w:rsidR="008244E0" w:rsidRDefault="008244E0" w:rsidP="00333AE8">
            <w:pPr>
              <w:ind w:firstLine="0"/>
            </w:pPr>
            <w:r>
              <w:t>Погрешность измерения наклонной дальности, м</w:t>
            </w:r>
          </w:p>
        </w:tc>
        <w:tc>
          <w:tcPr>
            <w:tcW w:w="3822" w:type="dxa"/>
          </w:tcPr>
          <w:p w14:paraId="2CF527B2" w14:textId="51B2B520" w:rsidR="008244E0" w:rsidRDefault="00AD08AA" w:rsidP="00333AE8">
            <w:pPr>
              <w:ind w:firstLine="0"/>
            </w:pPr>
            <w:r>
              <w:t>не более 0,01</w:t>
            </w:r>
          </w:p>
        </w:tc>
      </w:tr>
      <w:tr w:rsidR="008244E0" w14:paraId="00224663" w14:textId="77777777" w:rsidTr="00AD08AA">
        <w:tc>
          <w:tcPr>
            <w:tcW w:w="6374" w:type="dxa"/>
          </w:tcPr>
          <w:p w14:paraId="35D7FF61" w14:textId="4A791F68" w:rsidR="008244E0" w:rsidRDefault="008244E0" w:rsidP="00333AE8">
            <w:pPr>
              <w:ind w:firstLine="0"/>
            </w:pPr>
            <w:r>
              <w:t>Рабочая частота, кГц</w:t>
            </w:r>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6CD4898A" w:rsidR="008244E0" w:rsidRDefault="008244E0" w:rsidP="00333AE8">
            <w:pPr>
              <w:ind w:firstLine="0"/>
            </w:pPr>
            <w:r>
              <w:t>Погрешность измерения пеленга, град</w:t>
            </w:r>
          </w:p>
        </w:tc>
        <w:tc>
          <w:tcPr>
            <w:tcW w:w="3822" w:type="dxa"/>
          </w:tcPr>
          <w:p w14:paraId="2B9E6C26" w14:textId="14FC636E" w:rsidR="008244E0" w:rsidRDefault="00AD08AA" w:rsidP="00333AE8">
            <w:pPr>
              <w:ind w:firstLine="0"/>
            </w:pPr>
            <w:r>
              <w:t>0,1</w:t>
            </w:r>
          </w:p>
        </w:tc>
      </w:tr>
      <w:tr w:rsidR="008244E0" w14:paraId="1353DA61" w14:textId="77777777" w:rsidTr="00AD08AA">
        <w:tc>
          <w:tcPr>
            <w:tcW w:w="6374" w:type="dxa"/>
          </w:tcPr>
          <w:p w14:paraId="7AAB7639" w14:textId="44BB75CE" w:rsidR="008244E0" w:rsidRDefault="00AD08AA" w:rsidP="00333AE8">
            <w:pPr>
              <w:ind w:firstLine="0"/>
            </w:pPr>
            <w:r>
              <w:t>Скорость передачи данных, кбит/с</w:t>
            </w:r>
          </w:p>
        </w:tc>
        <w:tc>
          <w:tcPr>
            <w:tcW w:w="3822" w:type="dxa"/>
          </w:tcPr>
          <w:p w14:paraId="1EE35C2D" w14:textId="304FA562" w:rsidR="008244E0" w:rsidRDefault="00AD08AA" w:rsidP="00333AE8">
            <w:pPr>
              <w:ind w:firstLine="0"/>
            </w:pPr>
            <w:r>
              <w:t>до 13,9</w:t>
            </w:r>
          </w:p>
        </w:tc>
      </w:tr>
    </w:tbl>
    <w:p w14:paraId="22E56EFC" w14:textId="77777777" w:rsidR="00F51040" w:rsidRDefault="00F51040" w:rsidP="004F0FCE">
      <w:pPr>
        <w:tabs>
          <w:tab w:val="left" w:pos="8356"/>
        </w:tabs>
        <w:ind w:firstLine="709"/>
        <w:jc w:val="left"/>
        <w:rPr>
          <w:b/>
          <w:bCs/>
          <w:szCs w:val="28"/>
        </w:rPr>
      </w:pPr>
    </w:p>
    <w:p w14:paraId="3FBFF2FB" w14:textId="77777777" w:rsidR="00B34874" w:rsidRDefault="00B34874">
      <w:pPr>
        <w:spacing w:after="160" w:line="259" w:lineRule="auto"/>
        <w:ind w:firstLine="0"/>
        <w:jc w:val="left"/>
        <w:rPr>
          <w:b/>
          <w:bCs/>
          <w:szCs w:val="28"/>
        </w:rPr>
      </w:pPr>
      <w:r>
        <w:rPr>
          <w:b/>
          <w:bCs/>
          <w:szCs w:val="28"/>
        </w:rPr>
        <w:br w:type="page"/>
      </w:r>
    </w:p>
    <w:p w14:paraId="29D0D3EA" w14:textId="46FBAA45"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0ED8C62B" w14:textId="2384A38F" w:rsidR="00E061E6" w:rsidRPr="009C1F19" w:rsidRDefault="009C1F19" w:rsidP="00E061E6">
      <w:pPr>
        <w:spacing w:after="160" w:line="259" w:lineRule="auto"/>
        <w:ind w:firstLine="0"/>
        <w:rPr>
          <w:szCs w:val="28"/>
        </w:rPr>
      </w:pPr>
      <w:r>
        <w:rPr>
          <w:szCs w:val="28"/>
        </w:rPr>
        <w:tab/>
        <w:t xml:space="preserve">Основные параметры подводного аппарата </w:t>
      </w:r>
      <w:r>
        <w:rPr>
          <w:szCs w:val="28"/>
          <w:lang w:val="en-US"/>
        </w:rPr>
        <w:t>MMT</w:t>
      </w:r>
      <w:r w:rsidRPr="009C1F19">
        <w:rPr>
          <w:szCs w:val="28"/>
        </w:rPr>
        <w:t xml:space="preserve">-300 </w:t>
      </w:r>
      <w:r>
        <w:rPr>
          <w:szCs w:val="28"/>
        </w:rPr>
        <w:t>сведены в таблицу 2.</w:t>
      </w:r>
    </w:p>
    <w:p w14:paraId="758785C8" w14:textId="10BF2C5A" w:rsidR="00E061E6" w:rsidRPr="00E061E6" w:rsidRDefault="00E061E6" w:rsidP="00E061E6">
      <w:pPr>
        <w:spacing w:after="160" w:line="259" w:lineRule="auto"/>
        <w:ind w:firstLine="0"/>
        <w:rPr>
          <w:szCs w:val="28"/>
          <w:lang w:val="en-US"/>
        </w:rPr>
      </w:pPr>
      <w:r>
        <w:rPr>
          <w:szCs w:val="28"/>
        </w:rPr>
        <w:t>Таблица</w:t>
      </w:r>
      <w:r w:rsidR="00F51040">
        <w:rPr>
          <w:szCs w:val="28"/>
          <w:lang w:val="en-US"/>
        </w:rPr>
        <w:t xml:space="preserve"> 2</w:t>
      </w:r>
      <w:r>
        <w:rPr>
          <w:szCs w:val="28"/>
        </w:rPr>
        <w:t xml:space="preserve"> – Параметры </w:t>
      </w:r>
      <w:r>
        <w:rPr>
          <w:szCs w:val="28"/>
          <w:lang w:val="en-US"/>
        </w:rPr>
        <w:t>AUV</w:t>
      </w:r>
    </w:p>
    <w:tbl>
      <w:tblPr>
        <w:tblStyle w:val="a6"/>
        <w:tblW w:w="0" w:type="auto"/>
        <w:tblLook w:val="04A0" w:firstRow="1" w:lastRow="0" w:firstColumn="1" w:lastColumn="0" w:noHBand="0" w:noVBand="1"/>
      </w:tblPr>
      <w:tblGrid>
        <w:gridCol w:w="1413"/>
        <w:gridCol w:w="1276"/>
        <w:gridCol w:w="1417"/>
        <w:gridCol w:w="1985"/>
        <w:gridCol w:w="2126"/>
        <w:gridCol w:w="1979"/>
      </w:tblGrid>
      <w:tr w:rsidR="00F51040" w14:paraId="1C618CF6" w14:textId="77777777" w:rsidTr="00F51040">
        <w:tc>
          <w:tcPr>
            <w:tcW w:w="1413" w:type="dxa"/>
            <w:vAlign w:val="center"/>
          </w:tcPr>
          <w:p w14:paraId="6B244403" w14:textId="3D2C4E51" w:rsidR="00E061E6" w:rsidRPr="00E061E6" w:rsidRDefault="00E061E6" w:rsidP="00F51040">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695218C1" w14:textId="032325E2" w:rsidR="00E061E6" w:rsidRDefault="00E061E6" w:rsidP="00F51040">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0D8C9316" w14:textId="2E149FF5" w:rsidR="00E061E6" w:rsidRDefault="00E061E6" w:rsidP="00F51040">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64F366D7" w14:textId="6D6506A7" w:rsidR="00E061E6" w:rsidRDefault="00E061E6" w:rsidP="00F51040">
            <w:pPr>
              <w:spacing w:after="160" w:line="259" w:lineRule="auto"/>
              <w:ind w:firstLine="0"/>
              <w:jc w:val="center"/>
              <w:rPr>
                <w:szCs w:val="28"/>
              </w:rPr>
            </w:pPr>
            <w:r>
              <w:rPr>
                <w:szCs w:val="28"/>
              </w:rPr>
              <w:t>Вектор центра масс</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1C9CD0D8" w:rsidR="00E061E6" w:rsidRDefault="00E061E6" w:rsidP="00F51040">
            <w:pPr>
              <w:spacing w:after="160" w:line="259" w:lineRule="auto"/>
              <w:ind w:firstLine="0"/>
              <w:jc w:val="center"/>
              <w:rPr>
                <w:szCs w:val="28"/>
              </w:rPr>
            </w:pPr>
            <w:r>
              <w:rPr>
                <w:szCs w:val="28"/>
              </w:rPr>
              <w:t>Вектор центра плавучести</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681478B" w:rsidR="00E061E6" w:rsidRPr="00F51040" w:rsidRDefault="00E061E6" w:rsidP="00F51040">
            <w:pPr>
              <w:spacing w:after="160" w:line="259" w:lineRule="auto"/>
              <w:ind w:firstLine="0"/>
              <w:jc w:val="center"/>
              <w:rPr>
                <w:szCs w:val="28"/>
                <w:lang w:val="en-US"/>
              </w:rPr>
            </w:pPr>
            <w:r>
              <w:rPr>
                <w:szCs w:val="28"/>
              </w:rPr>
              <w:t>Плавучесть</w:t>
            </w:r>
            <w:r w:rsidR="00F51040">
              <w:rPr>
                <w:szCs w:val="28"/>
              </w:rPr>
              <w:t xml:space="preserve">, </w:t>
            </w:r>
            <m:oMath>
              <m:r>
                <w:rPr>
                  <w:rFonts w:ascii="Cambria Math" w:hAnsi="Cambria Math"/>
                  <w:szCs w:val="28"/>
                  <w:lang w:val="en-US"/>
                </w:rPr>
                <m:t>B</m:t>
              </m:r>
            </m:oMath>
          </w:p>
        </w:tc>
      </w:tr>
      <w:tr w:rsidR="00F51040" w14:paraId="31FCF729" w14:textId="77777777" w:rsidTr="00F51040">
        <w:tc>
          <w:tcPr>
            <w:tcW w:w="1413" w:type="dxa"/>
            <w:vAlign w:val="center"/>
          </w:tcPr>
          <w:p w14:paraId="65697382" w14:textId="4C229176" w:rsidR="00E061E6" w:rsidRPr="00E061E6" w:rsidRDefault="00E061E6" w:rsidP="00F51040">
            <w:pPr>
              <w:spacing w:after="160" w:line="259" w:lineRule="auto"/>
              <w:ind w:firstLine="0"/>
              <w:jc w:val="center"/>
              <w:rPr>
                <w:szCs w:val="28"/>
              </w:rPr>
            </w:pPr>
            <w:r>
              <w:rPr>
                <w:szCs w:val="28"/>
                <w:lang w:val="en-US"/>
              </w:rPr>
              <w:t xml:space="preserve">150 </w:t>
            </w:r>
            <w:r>
              <w:rPr>
                <w:szCs w:val="28"/>
              </w:rPr>
              <w:t>кг</w:t>
            </w:r>
          </w:p>
        </w:tc>
        <w:tc>
          <w:tcPr>
            <w:tcW w:w="1276" w:type="dxa"/>
            <w:vAlign w:val="center"/>
          </w:tcPr>
          <w:p w14:paraId="198140A2" w14:textId="464017BD" w:rsidR="00E061E6" w:rsidRDefault="00E061E6" w:rsidP="00F51040">
            <w:pPr>
              <w:spacing w:after="160" w:line="259" w:lineRule="auto"/>
              <w:ind w:firstLine="0"/>
              <w:jc w:val="center"/>
              <w:rPr>
                <w:szCs w:val="28"/>
              </w:rPr>
            </w:pPr>
            <w:r>
              <w:rPr>
                <w:szCs w:val="28"/>
              </w:rPr>
              <w:t>3.081 м</w:t>
            </w:r>
          </w:p>
        </w:tc>
        <w:tc>
          <w:tcPr>
            <w:tcW w:w="1417" w:type="dxa"/>
            <w:vAlign w:val="center"/>
          </w:tcPr>
          <w:p w14:paraId="0E994ABD" w14:textId="35A964F2" w:rsidR="00E061E6" w:rsidRDefault="00F51040" w:rsidP="00F51040">
            <w:pPr>
              <w:spacing w:after="160" w:line="259" w:lineRule="auto"/>
              <w:ind w:firstLine="0"/>
              <w:jc w:val="center"/>
              <w:rPr>
                <w:szCs w:val="28"/>
              </w:rPr>
            </w:pPr>
            <w:r>
              <w:rPr>
                <w:szCs w:val="28"/>
              </w:rPr>
              <w:t>0,147 м</w:t>
            </w:r>
          </w:p>
        </w:tc>
        <w:tc>
          <w:tcPr>
            <w:tcW w:w="1985" w:type="dxa"/>
            <w:vAlign w:val="center"/>
          </w:tcPr>
          <w:p w14:paraId="29D4FDDE" w14:textId="05743D08" w:rsidR="00E061E6" w:rsidRDefault="00F440EB"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Default="00F440EB"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C953DE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Pr>
                <w:szCs w:val="28"/>
              </w:rPr>
              <w:t>Н</w:t>
            </w:r>
          </w:p>
        </w:tc>
      </w:tr>
    </w:tbl>
    <w:p w14:paraId="518C41E6" w14:textId="77777777" w:rsidR="00E061E6" w:rsidRPr="00E061E6" w:rsidRDefault="00E061E6" w:rsidP="00845E4E">
      <w:pPr>
        <w:tabs>
          <w:tab w:val="left" w:pos="8356"/>
        </w:tabs>
        <w:ind w:firstLine="709"/>
        <w:jc w:val="left"/>
      </w:pPr>
    </w:p>
    <w:p w14:paraId="79E24FF2" w14:textId="292CF548" w:rsidR="00125CE4" w:rsidRPr="00B34874" w:rsidRDefault="00B34874" w:rsidP="00845E4E">
      <w:pPr>
        <w:tabs>
          <w:tab w:val="left" w:pos="8356"/>
        </w:tabs>
        <w:ind w:firstLine="709"/>
        <w:jc w:val="left"/>
        <w:rPr>
          <w:b/>
          <w:bCs/>
          <w:szCs w:val="28"/>
          <w:lang w:val="en-US"/>
        </w:rPr>
      </w:pPr>
      <w:r w:rsidRPr="00B34874">
        <w:rPr>
          <w:b/>
          <w:bCs/>
          <w:szCs w:val="28"/>
        </w:rPr>
        <w:t>Матрица распределения движителей</w:t>
      </w:r>
    </w:p>
    <w:p w14:paraId="19B01137" w14:textId="7E65CD78"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sidR="00B34874">
        <w:rPr>
          <w:szCs w:val="28"/>
        </w:rPr>
        <w:t>м</w:t>
      </w:r>
      <w:r w:rsidR="00B34874" w:rsidRPr="00B34874">
        <w:rPr>
          <w:szCs w:val="28"/>
        </w:rPr>
        <w:t>атриц</w:t>
      </w:r>
      <w:r w:rsidR="00B34874">
        <w:rPr>
          <w:szCs w:val="28"/>
        </w:rPr>
        <w:t>у</w:t>
      </w:r>
      <w:r w:rsidR="00B34874" w:rsidRPr="00B34874">
        <w:rPr>
          <w:szCs w:val="28"/>
        </w:rPr>
        <w:t xml:space="preserve"> распределения движителей</w:t>
      </w:r>
      <w:r w:rsidR="00B34874" w:rsidRPr="000A7AAA">
        <w:rPr>
          <w:szCs w:val="28"/>
        </w:rPr>
        <w:t xml:space="preserve"> </w:t>
      </w:r>
      <w:r w:rsidR="00125CE4" w:rsidRPr="00125CE4">
        <w:rPr>
          <w:szCs w:val="28"/>
        </w:rPr>
        <w:t>(4)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F440EB"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F440EB"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F440EB"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306CCA44" w:rsidR="00520AAA" w:rsidRPr="00520AAA" w:rsidRDefault="00520AAA" w:rsidP="00501827">
      <w:pPr>
        <w:spacing w:after="240"/>
        <w:ind w:firstLine="0"/>
        <w:rPr>
          <w:szCs w:val="28"/>
        </w:rPr>
      </w:pPr>
      <w:r>
        <w:rPr>
          <w:szCs w:val="28"/>
        </w:rPr>
        <w:tab/>
        <w:t xml:space="preserve">По рис. </w:t>
      </w:r>
      <w:r w:rsidR="006C74F8" w:rsidRPr="006C74F8">
        <w:rPr>
          <w:szCs w:val="28"/>
        </w:rPr>
        <w:t>5</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D763B5" w:rsidRPr="006C74F8">
        <w:rPr>
          <w:szCs w:val="28"/>
        </w:rPr>
        <w:t>3</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03" cy="2360830"/>
                    </a:xfrm>
                    <a:prstGeom prst="rect">
                      <a:avLst/>
                    </a:prstGeom>
                  </pic:spPr>
                </pic:pic>
              </a:graphicData>
            </a:graphic>
          </wp:inline>
        </w:drawing>
      </w:r>
    </w:p>
    <w:p w14:paraId="35F088D0" w14:textId="33607A0C" w:rsidR="0055434D" w:rsidRPr="0055434D" w:rsidRDefault="0055434D" w:rsidP="0055434D">
      <w:pPr>
        <w:ind w:firstLine="0"/>
        <w:jc w:val="center"/>
        <w:rPr>
          <w:szCs w:val="28"/>
        </w:rPr>
      </w:pPr>
      <w:r w:rsidRPr="000928CA">
        <w:rPr>
          <w:szCs w:val="28"/>
        </w:rPr>
        <w:t>Рис</w:t>
      </w:r>
      <w:r>
        <w:rPr>
          <w:szCs w:val="28"/>
        </w:rPr>
        <w:t xml:space="preserve">унок </w:t>
      </w:r>
      <w:r w:rsidR="006C74F8" w:rsidRPr="006C74F8">
        <w:rPr>
          <w:szCs w:val="28"/>
        </w:rPr>
        <w:t>5</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42F38AF0" w:rsidR="0022469C" w:rsidRPr="00B34874" w:rsidRDefault="00F23994" w:rsidP="0022469C">
      <w:pPr>
        <w:tabs>
          <w:tab w:val="left" w:pos="8356"/>
        </w:tabs>
        <w:ind w:firstLine="0"/>
        <w:rPr>
          <w:szCs w:val="28"/>
        </w:rPr>
      </w:pPr>
      <w:r>
        <w:lastRenderedPageBreak/>
        <w:t>Таблица</w:t>
      </w:r>
      <w:r w:rsidRPr="00B34874">
        <w:t xml:space="preserve"> </w:t>
      </w:r>
      <w:r w:rsidR="00D763B5" w:rsidRPr="00B34874">
        <w:t>3</w:t>
      </w:r>
      <w:r w:rsidR="007A3F25" w:rsidRPr="00B34874">
        <w:rPr>
          <w:szCs w:val="28"/>
        </w:rPr>
        <w:t xml:space="preserve"> – </w:t>
      </w:r>
      <w:r w:rsidR="00B34874" w:rsidRPr="00B34874">
        <w:rPr>
          <w:szCs w:val="28"/>
        </w:rPr>
        <w:t>Моменты рычагов 6 движителей ММТ-300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F440E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F440E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F440E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F440E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589851A4" w:rsidR="007A3F25" w:rsidRPr="00B50957" w:rsidRDefault="00B50957" w:rsidP="006C74F8">
      <w:pPr>
        <w:ind w:firstLine="709"/>
        <w:rPr>
          <w:i/>
          <w:szCs w:val="28"/>
        </w:rPr>
      </w:pP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F440E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F440E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F440E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42F25493" w14:textId="495E4A87" w:rsidR="00243752" w:rsidRDefault="00212677" w:rsidP="006C74F8">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287810" w:rsidRPr="00287810">
        <w:rPr>
          <w:szCs w:val="28"/>
        </w:rPr>
        <w:t>6</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A0ADAB4" w14:textId="1C410569" w:rsidR="00243752" w:rsidRPr="00243752" w:rsidRDefault="00F440EB"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7587AE5D">
            <wp:extent cx="5196698" cy="258256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074" cy="2603124"/>
                    </a:xfrm>
                    <a:prstGeom prst="rect">
                      <a:avLst/>
                    </a:prstGeom>
                    <a:noFill/>
                    <a:ln>
                      <a:noFill/>
                    </a:ln>
                  </pic:spPr>
                </pic:pic>
              </a:graphicData>
            </a:graphic>
          </wp:inline>
        </w:drawing>
      </w:r>
    </w:p>
    <w:p w14:paraId="53611DFB" w14:textId="00807987"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6C74F8" w:rsidRPr="006C74F8">
        <w:rPr>
          <w:szCs w:val="28"/>
        </w:rPr>
        <w:t>6</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002E0049" w:rsidR="001101E9" w:rsidRPr="001101E9" w:rsidRDefault="001101E9" w:rsidP="001101E9">
      <w:pPr>
        <w:spacing w:after="160" w:line="259" w:lineRule="auto"/>
        <w:ind w:firstLine="0"/>
        <w:rPr>
          <w:szCs w:val="28"/>
        </w:rPr>
      </w:pPr>
      <w:r w:rsidRPr="000D2085">
        <w:rPr>
          <w:szCs w:val="28"/>
        </w:rPr>
        <w:lastRenderedPageBreak/>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rPr>
          <m:t>∙</m:t>
        </m:r>
        <m:r>
          <w:rPr>
            <w:rFonts w:ascii="Cambria Math" w:hAnsi="Cambria Math"/>
            <w:lang w:val="en-US"/>
          </w:rPr>
          <m:t>u</m:t>
        </m:r>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t>Матрица инерции и присоединенных масс</w:t>
      </w:r>
    </w:p>
    <w:p w14:paraId="677C8787" w14:textId="149A32AF" w:rsidR="001D581B" w:rsidRPr="00287810"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r w:rsidR="00287810" w:rsidRPr="00287810">
        <w:rPr>
          <w:szCs w:val="28"/>
        </w:rPr>
        <w:t xml:space="preserve"> [</w:t>
      </w:r>
      <w:r w:rsidR="00FB7442" w:rsidRPr="00FB7442">
        <w:rPr>
          <w:szCs w:val="28"/>
        </w:rPr>
        <w:t>20,21</w:t>
      </w:r>
      <w:r w:rsidR="00287810" w:rsidRPr="00287810">
        <w:rPr>
          <w:szCs w:val="28"/>
        </w:rPr>
        <w:t>]</w:t>
      </w:r>
    </w:p>
    <w:p w14:paraId="2F683563" w14:textId="77777777" w:rsidR="001D581B" w:rsidRPr="000928CA" w:rsidRDefault="001D581B" w:rsidP="001D581B">
      <w:pPr>
        <w:ind w:firstLine="0"/>
        <w:rPr>
          <w:iCs/>
          <w:szCs w:val="28"/>
        </w:rPr>
      </w:pPr>
    </w:p>
    <w:p w14:paraId="4BD4EDA8" w14:textId="39797A43" w:rsidR="001D581B" w:rsidRPr="000928CA" w:rsidRDefault="00F440EB"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F440EB"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F440EB"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F440EB"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FB7442"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F440EB"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3AE8186A" w14:textId="77777777" w:rsidR="00A05F14" w:rsidRDefault="00A05F14" w:rsidP="006C74F8">
      <w:pPr>
        <w:ind w:firstLine="0"/>
        <w:rPr>
          <w:iCs/>
          <w:szCs w:val="28"/>
          <w:lang w:val="en-US"/>
        </w:rPr>
      </w:pPr>
    </w:p>
    <w:p w14:paraId="6570FF12" w14:textId="3FA51374" w:rsidR="001D581B" w:rsidRPr="000928CA" w:rsidRDefault="00F440EB"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F440EB"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F440EB"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4C1C2C46" w:rsidR="00F65089" w:rsidRPr="00287810"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w:t>
      </w:r>
      <w:proofErr w:type="spellStart"/>
      <w:r w:rsidRPr="003A052A">
        <w:rPr>
          <w:iCs/>
          <w:szCs w:val="28"/>
        </w:rPr>
        <w:t>мпонентном</w:t>
      </w:r>
      <w:proofErr w:type="spellEnd"/>
      <w:r w:rsidRPr="003A052A">
        <w:rPr>
          <w:iCs/>
          <w:szCs w:val="28"/>
        </w:rPr>
        <w:t xml:space="preserve"> виде записывается как</w:t>
      </w:r>
      <w:r w:rsidR="00287810" w:rsidRPr="00287810">
        <w:rPr>
          <w:iCs/>
          <w:szCs w:val="28"/>
        </w:rPr>
        <w:t xml:space="preserve"> [</w:t>
      </w:r>
      <w:r w:rsidR="00FB7442" w:rsidRPr="00FB7442">
        <w:rPr>
          <w:iCs/>
          <w:szCs w:val="28"/>
        </w:rPr>
        <w:t>21</w:t>
      </w:r>
      <w:r w:rsidR="00287810" w:rsidRPr="00287810">
        <w:rPr>
          <w:iCs/>
          <w:szCs w:val="28"/>
        </w:rPr>
        <w:t>]</w:t>
      </w:r>
    </w:p>
    <w:p w14:paraId="10496203" w14:textId="77777777" w:rsidR="00F65089" w:rsidRPr="003A052A" w:rsidRDefault="00F65089" w:rsidP="00F65089">
      <w:pPr>
        <w:ind w:firstLine="0"/>
        <w:rPr>
          <w:iCs/>
          <w:szCs w:val="28"/>
        </w:rPr>
      </w:pPr>
    </w:p>
    <w:p w14:paraId="6A41C356" w14:textId="77777777" w:rsidR="00F65089" w:rsidRPr="003A052A" w:rsidRDefault="00F440EB"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F440EB"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7E5EC7BE" w:rsidR="00F65089" w:rsidRPr="00287810" w:rsidRDefault="00F65089" w:rsidP="00F65089">
      <w:pPr>
        <w:rPr>
          <w:szCs w:val="28"/>
        </w:rPr>
      </w:pPr>
      <w:r w:rsidRPr="006C74F8">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6C74F8">
        <w:rPr>
          <w:iCs/>
          <w:szCs w:val="28"/>
        </w:rPr>
        <w:t xml:space="preserve"> нет, поэтому, как правило, используют ряд оценочных методов.</w:t>
      </w:r>
      <w:r w:rsidR="00F46B3F" w:rsidRPr="006C74F8">
        <w:rPr>
          <w:iCs/>
          <w:szCs w:val="28"/>
        </w:rPr>
        <w:t xml:space="preserve"> Для полнотелого цилиндра массой </w:t>
      </w:r>
      <m:oMath>
        <m:r>
          <w:rPr>
            <w:rFonts w:ascii="Cambria Math" w:hAnsi="Cambria Math"/>
            <w:szCs w:val="28"/>
          </w:rPr>
          <m:t>m</m:t>
        </m:r>
      </m:oMath>
      <w:r w:rsidR="00F46B3F" w:rsidRPr="006C74F8">
        <w:rPr>
          <w:szCs w:val="28"/>
        </w:rPr>
        <w:t xml:space="preserve">, длиной </w:t>
      </w:r>
      <m:oMath>
        <m:r>
          <w:rPr>
            <w:rFonts w:ascii="Cambria Math" w:hAnsi="Cambria Math"/>
            <w:szCs w:val="28"/>
          </w:rPr>
          <m:t>L</m:t>
        </m:r>
      </m:oMath>
      <w:r w:rsidR="00F46B3F" w:rsidRPr="006C74F8">
        <w:rPr>
          <w:szCs w:val="28"/>
        </w:rPr>
        <w:t xml:space="preserve">, радиусом </w:t>
      </w:r>
      <m:oMath>
        <m:r>
          <w:rPr>
            <w:rFonts w:ascii="Cambria Math" w:hAnsi="Cambria Math"/>
            <w:szCs w:val="28"/>
          </w:rPr>
          <m:t>r</m:t>
        </m:r>
      </m:oMath>
      <w:r w:rsidR="00F46B3F" w:rsidRPr="006C74F8">
        <w:rPr>
          <w:szCs w:val="28"/>
        </w:rPr>
        <w:t xml:space="preserve"> присоединенные массы (1</w:t>
      </w:r>
      <w:r w:rsidR="000D2085" w:rsidRPr="006C74F8">
        <w:rPr>
          <w:szCs w:val="28"/>
        </w:rPr>
        <w:t>5</w:t>
      </w:r>
      <w:r w:rsidR="00F46B3F" w:rsidRPr="006C74F8">
        <w:rPr>
          <w:szCs w:val="28"/>
        </w:rPr>
        <w:t>) определяются как</w:t>
      </w:r>
      <w:r w:rsidR="00287810" w:rsidRPr="00287810">
        <w:rPr>
          <w:szCs w:val="28"/>
        </w:rPr>
        <w:t xml:space="preserve"> [</w:t>
      </w:r>
      <w:r w:rsidR="00FB7442" w:rsidRPr="00FB7442">
        <w:rPr>
          <w:szCs w:val="28"/>
        </w:rPr>
        <w:t>20</w:t>
      </w:r>
      <w:r w:rsidR="00287810" w:rsidRPr="00287810">
        <w:rPr>
          <w:szCs w:val="28"/>
        </w:rPr>
        <w:t>]</w:t>
      </w:r>
    </w:p>
    <w:p w14:paraId="6B55BD80" w14:textId="77777777" w:rsidR="00F46B3F" w:rsidRPr="006C74F8" w:rsidRDefault="00F46B3F" w:rsidP="00F65089">
      <w:pPr>
        <w:rPr>
          <w:szCs w:val="28"/>
        </w:rPr>
      </w:pPr>
    </w:p>
    <w:p w14:paraId="277510CA" w14:textId="7DBCD1F7" w:rsidR="00F46B3F" w:rsidRPr="003D7B49" w:rsidRDefault="00F440EB"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490A927E"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w:t>
      </w:r>
      <w:r w:rsidR="00FB7442" w:rsidRPr="00FB7442">
        <w:rPr>
          <w:szCs w:val="28"/>
        </w:rPr>
        <w:t>2</w:t>
      </w:r>
      <w:r w:rsidR="007946DB" w:rsidRPr="007946DB">
        <w:rPr>
          <w:szCs w:val="28"/>
        </w:rPr>
        <w:t>1]</w:t>
      </w:r>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F440EB"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F440EB"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F440EB"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416CBF3B"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w:t>
      </w:r>
      <w:r w:rsidR="00FB7442" w:rsidRPr="00BB6C1E">
        <w:rPr>
          <w:szCs w:val="28"/>
        </w:rPr>
        <w:t>2</w:t>
      </w:r>
      <w:r w:rsidR="007946DB" w:rsidRPr="007946DB">
        <w:rPr>
          <w:szCs w:val="28"/>
        </w:rPr>
        <w:t>1]</w:t>
      </w:r>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F440EB"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557188CD" w:rsidR="001D581B" w:rsidRPr="000928CA" w:rsidRDefault="001D581B" w:rsidP="001D581B">
      <w:pPr>
        <w:rPr>
          <w:szCs w:val="28"/>
        </w:rPr>
      </w:pPr>
      <w:r w:rsidRPr="000928CA">
        <w:rPr>
          <w:szCs w:val="28"/>
        </w:rPr>
        <w:t>В работе [</w:t>
      </w:r>
      <w:r w:rsidR="00BB6C1E" w:rsidRPr="009C50E1">
        <w:rPr>
          <w:szCs w:val="28"/>
        </w:rPr>
        <w:t>2</w:t>
      </w:r>
      <w:r w:rsidR="007946DB" w:rsidRPr="007946DB">
        <w:rPr>
          <w:szCs w:val="28"/>
        </w:rPr>
        <w:t>1</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F440EB"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F440EB"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72CA9848" w14:textId="0E5B2A37" w:rsidR="00616E29" w:rsidRPr="006A257B" w:rsidRDefault="005C7092" w:rsidP="006A257B">
      <w:pPr>
        <w:tabs>
          <w:tab w:val="left" w:pos="8356"/>
        </w:tabs>
        <w:ind w:firstLine="709"/>
        <w:rPr>
          <w:b/>
          <w:bCs/>
          <w:szCs w:val="28"/>
          <w:lang w:val="en-US"/>
        </w:rPr>
      </w:pPr>
      <w:r>
        <w:rPr>
          <w:b/>
          <w:bCs/>
          <w:szCs w:val="28"/>
        </w:rPr>
        <w:lastRenderedPageBreak/>
        <w:t>Демпфирующие силы</w:t>
      </w:r>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F440EB" w:rsidRDefault="00F440E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F440EB" w:rsidRDefault="00F440E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F440EB" w:rsidRDefault="00F440E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F440EB" w:rsidRDefault="00F440E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20BFC09D"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FE448F" w:rsidRPr="00FE448F">
        <w:rPr>
          <w:szCs w:val="28"/>
        </w:rPr>
        <w:t>7</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53EC1B4" w:rsidR="002E298A" w:rsidRPr="007823AD" w:rsidRDefault="007823AD" w:rsidP="00835511">
      <w:pPr>
        <w:tabs>
          <w:tab w:val="left" w:pos="8356"/>
        </w:tabs>
        <w:ind w:firstLine="851"/>
        <w:rPr>
          <w:szCs w:val="28"/>
        </w:rPr>
      </w:pPr>
      <w:r w:rsidRPr="007823AD">
        <w:rPr>
          <w:szCs w:val="28"/>
        </w:rPr>
        <w:t>Сила сопротивления/подъемная сила рассчитывается с помощью</w:t>
      </w:r>
    </w:p>
    <w:p w14:paraId="3B3D57A8" w14:textId="77777777" w:rsidR="005C7092" w:rsidRPr="007823AD" w:rsidRDefault="005C7092" w:rsidP="0022469C">
      <w:pPr>
        <w:tabs>
          <w:tab w:val="left" w:pos="8356"/>
        </w:tabs>
        <w:ind w:firstLine="0"/>
        <w:rPr>
          <w:szCs w:val="28"/>
        </w:rPr>
      </w:pPr>
    </w:p>
    <w:p w14:paraId="64E74CA2" w14:textId="0AA8AFEB" w:rsidR="002E298A" w:rsidRPr="002E298A" w:rsidRDefault="00F440EB"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7DA64EA1" w:rsidR="002E298A" w:rsidRPr="00486893" w:rsidRDefault="00F440EB" w:rsidP="0022469C">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486893">
        <w:rPr>
          <w:szCs w:val="28"/>
        </w:rPr>
        <w:t xml:space="preserve"> – </w:t>
      </w:r>
      <w:r w:rsidR="007823AD" w:rsidRPr="00486893">
        <w:rPr>
          <w:szCs w:val="28"/>
        </w:rPr>
        <w:t>коэффициент сопротивления</w:t>
      </w:r>
      <w:r w:rsidR="005C7092" w:rsidRPr="00486893">
        <w:rPr>
          <w:szCs w:val="28"/>
        </w:rPr>
        <w:t>,</w:t>
      </w:r>
    </w:p>
    <w:p w14:paraId="38B826FA" w14:textId="2AE822C8" w:rsidR="005C7092" w:rsidRPr="00486893" w:rsidRDefault="00F440EB" w:rsidP="0022469C">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486893">
        <w:rPr>
          <w:szCs w:val="28"/>
        </w:rPr>
        <w:t xml:space="preserve"> – </w:t>
      </w:r>
      <w:r w:rsidR="007823AD" w:rsidRPr="00486893">
        <w:rPr>
          <w:szCs w:val="28"/>
        </w:rPr>
        <w:t>коэффициент подъемной силы</w:t>
      </w:r>
      <w:r w:rsidR="005C7092" w:rsidRPr="00486893">
        <w:rPr>
          <w:szCs w:val="28"/>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F440EB"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F440EB"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02A8E01C" w:rsidR="00424BDF" w:rsidRPr="00F76FB6" w:rsidRDefault="00424BDF" w:rsidP="00835511">
      <w:pPr>
        <w:tabs>
          <w:tab w:val="left" w:pos="8356"/>
        </w:tabs>
        <w:ind w:firstLine="709"/>
        <w:rPr>
          <w:szCs w:val="28"/>
        </w:rPr>
      </w:pP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47342C">
        <w:rPr>
          <w:szCs w:val="28"/>
        </w:rPr>
        <w:t xml:space="preserve"> </w:t>
      </w:r>
      <w:r w:rsidR="0047342C">
        <w:rPr>
          <w:szCs w:val="28"/>
        </w:rPr>
        <w:t xml:space="preserve">для цилиндрической </w:t>
      </w:r>
      <w:proofErr w:type="spellStart"/>
      <w:r w:rsidR="0047342C">
        <w:rPr>
          <w:szCs w:val="28"/>
        </w:rPr>
        <w:t>аппроксимационной</w:t>
      </w:r>
      <w:proofErr w:type="spellEnd"/>
      <w:r w:rsidR="0047342C">
        <w:rPr>
          <w:szCs w:val="28"/>
        </w:rPr>
        <w:t xml:space="preserve"> формы </w:t>
      </w:r>
      <w:r w:rsidR="0047342C">
        <w:rPr>
          <w:szCs w:val="28"/>
          <w:lang w:val="en-US"/>
        </w:rPr>
        <w:t>AUV</w:t>
      </w:r>
      <w:r w:rsidR="0047342C">
        <w:rPr>
          <w:szCs w:val="28"/>
        </w:rPr>
        <w:t xml:space="preserve"> приведены в работе </w:t>
      </w:r>
      <w:r w:rsidR="0047342C" w:rsidRPr="0047342C">
        <w:rPr>
          <w:szCs w:val="28"/>
        </w:rPr>
        <w:t>[</w:t>
      </w:r>
      <w:r w:rsidR="00223E0B" w:rsidRPr="00223E0B">
        <w:rPr>
          <w:szCs w:val="28"/>
        </w:rPr>
        <w:t>2</w:t>
      </w:r>
      <w:r w:rsidR="009C50E1" w:rsidRPr="009C50E1">
        <w:rPr>
          <w:szCs w:val="28"/>
        </w:rPr>
        <w:t>2</w:t>
      </w:r>
      <w:r w:rsidR="0047342C" w:rsidRPr="0047342C">
        <w:rPr>
          <w:szCs w:val="28"/>
        </w:rPr>
        <w:t>].</w:t>
      </w:r>
      <w:r w:rsidR="00F76FB6" w:rsidRPr="00F76FB6">
        <w:rPr>
          <w:szCs w:val="28"/>
        </w:rPr>
        <w:t xml:space="preserve"> </w:t>
      </w:r>
      <w:r w:rsidR="00F76FB6">
        <w:rPr>
          <w:szCs w:val="28"/>
        </w:rPr>
        <w:t xml:space="preserve">Для заданной пропорции длины и радиуса, соответствующий коэффициент равен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F76FB6">
        <w:rPr>
          <w:szCs w:val="28"/>
        </w:rPr>
        <w:t>.</w:t>
      </w:r>
    </w:p>
    <w:p w14:paraId="658B12C4" w14:textId="01B84DB0" w:rsidR="002E298A" w:rsidRDefault="002E298A" w:rsidP="0022469C">
      <w:pPr>
        <w:tabs>
          <w:tab w:val="left" w:pos="8356"/>
        </w:tabs>
        <w:ind w:firstLine="0"/>
        <w:rPr>
          <w:noProof/>
        </w:rPr>
      </w:pPr>
    </w:p>
    <w:p w14:paraId="1689193B" w14:textId="542F4AB6" w:rsidR="00F76FB6" w:rsidRPr="00F76FB6" w:rsidRDefault="00F76FB6" w:rsidP="00835511">
      <w:pPr>
        <w:tabs>
          <w:tab w:val="left" w:pos="8356"/>
        </w:tabs>
        <w:ind w:firstLine="709"/>
        <w:rPr>
          <w:szCs w:val="28"/>
        </w:rPr>
      </w:pPr>
      <w:r>
        <w:rPr>
          <w:noProof/>
        </w:rPr>
        <w:t xml:space="preserve">Коэффициент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Pr="00F76FB6">
        <w:rPr>
          <w:noProof/>
          <w:szCs w:val="28"/>
        </w:rPr>
        <w:t xml:space="preserve"> </w:t>
      </w:r>
      <w:r>
        <w:rPr>
          <w:noProof/>
          <w:szCs w:val="28"/>
        </w:rPr>
        <w:t xml:space="preserve">определяется относительно геометрии носовой части </w:t>
      </w:r>
      <w:r>
        <w:rPr>
          <w:noProof/>
          <w:szCs w:val="28"/>
          <w:lang w:val="en-US"/>
        </w:rPr>
        <w:t>AUV</w:t>
      </w:r>
      <w:r w:rsidRPr="00F76FB6">
        <w:rPr>
          <w:noProof/>
          <w:szCs w:val="28"/>
        </w:rPr>
        <w:t xml:space="preserve">. </w:t>
      </w:r>
      <w:r>
        <w:rPr>
          <w:noProof/>
          <w:szCs w:val="28"/>
        </w:rPr>
        <w:t xml:space="preserve">В данном случае наиболее близка форма </w:t>
      </w:r>
      <w:r w:rsidR="00486893" w:rsidRPr="009C50E1">
        <w:rPr>
          <w:noProof/>
          <w:szCs w:val="28"/>
        </w:rPr>
        <w:t>полусферическ</w:t>
      </w:r>
      <w:r w:rsidR="00486893">
        <w:rPr>
          <w:noProof/>
          <w:szCs w:val="28"/>
        </w:rPr>
        <w:t>ой</w:t>
      </w:r>
      <w:r w:rsidR="00486893" w:rsidRPr="009C50E1">
        <w:rPr>
          <w:noProof/>
          <w:szCs w:val="28"/>
        </w:rPr>
        <w:t xml:space="preserve"> чаш</w:t>
      </w:r>
      <w:r w:rsidR="00486893">
        <w:rPr>
          <w:noProof/>
          <w:szCs w:val="28"/>
        </w:rPr>
        <w:t>и</w:t>
      </w:r>
      <w:r w:rsidRPr="00F76FB6">
        <w:rPr>
          <w:noProof/>
          <w:szCs w:val="28"/>
        </w:rPr>
        <w:t xml:space="preserve">. </w:t>
      </w:r>
      <w:r>
        <w:rPr>
          <w:noProof/>
          <w:szCs w:val="28"/>
        </w:rPr>
        <w:t xml:space="preserve">В работе </w:t>
      </w:r>
      <w:r w:rsidRPr="00F76FB6">
        <w:rPr>
          <w:noProof/>
          <w:szCs w:val="28"/>
        </w:rPr>
        <w:t>[</w:t>
      </w:r>
      <w:r w:rsidR="00223E0B" w:rsidRPr="00835511">
        <w:rPr>
          <w:noProof/>
          <w:szCs w:val="28"/>
        </w:rPr>
        <w:t>2</w:t>
      </w:r>
      <w:r w:rsidR="009C50E1" w:rsidRPr="00EE084A">
        <w:rPr>
          <w:noProof/>
          <w:szCs w:val="28"/>
        </w:rPr>
        <w:t>3</w:t>
      </w:r>
      <w:r w:rsidRPr="00F76FB6">
        <w:rPr>
          <w:noProof/>
          <w:szCs w:val="28"/>
        </w:rPr>
        <w:t xml:space="preserve">] </w:t>
      </w:r>
      <w:r>
        <w:rPr>
          <w:noProof/>
          <w:szCs w:val="28"/>
        </w:rPr>
        <w:t xml:space="preserve">приведено соответсвующее значение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Pr>
          <w:noProof/>
          <w:szCs w:val="28"/>
        </w:rPr>
        <w:t>.</w:t>
      </w:r>
    </w:p>
    <w:p w14:paraId="647A02BB" w14:textId="37C79D12" w:rsidR="00424BDF" w:rsidRDefault="00424BDF" w:rsidP="0022469C">
      <w:pPr>
        <w:tabs>
          <w:tab w:val="left" w:pos="8356"/>
        </w:tabs>
        <w:ind w:firstLine="0"/>
        <w:rPr>
          <w:szCs w:val="28"/>
        </w:rPr>
      </w:pPr>
    </w:p>
    <w:p w14:paraId="6FC88E3E" w14:textId="3655D907" w:rsidR="00A32D38" w:rsidRPr="00F76FB6" w:rsidRDefault="00F76FB6" w:rsidP="00835511">
      <w:pPr>
        <w:tabs>
          <w:tab w:val="left" w:pos="8356"/>
        </w:tabs>
        <w:ind w:firstLine="709"/>
        <w:rPr>
          <w:szCs w:val="28"/>
        </w:rPr>
      </w:pPr>
      <w:r>
        <w:rPr>
          <w:szCs w:val="28"/>
        </w:rPr>
        <w:t>Фронтальная и боковые площади определяются исключительно по базовым геометрическим параметрам подводного аппарата по следующим выражениям</w:t>
      </w:r>
      <w:r w:rsidRPr="00F76FB6">
        <w:rPr>
          <w:szCs w:val="28"/>
        </w:rPr>
        <w:t>:</w:t>
      </w:r>
    </w:p>
    <w:p w14:paraId="6411A784" w14:textId="77777777" w:rsidR="00C503C7" w:rsidRDefault="00C503C7" w:rsidP="0022469C">
      <w:pPr>
        <w:tabs>
          <w:tab w:val="left" w:pos="8356"/>
        </w:tabs>
        <w:ind w:firstLine="0"/>
        <w:rPr>
          <w:szCs w:val="28"/>
        </w:rPr>
      </w:pPr>
    </w:p>
    <w:p w14:paraId="06A9D212" w14:textId="53905B76" w:rsidR="00E66679" w:rsidRPr="00FD2E9E" w:rsidRDefault="00F440EB"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4545124" w:rsidR="00E66679" w:rsidRDefault="00F440EB"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C503C7">
      <w:pPr>
        <w:tabs>
          <w:tab w:val="left" w:pos="8356"/>
        </w:tabs>
        <w:ind w:firstLine="0"/>
        <w:jc w:val="center"/>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F440EB"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F440EB"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F440EB"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F440EB"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35C9E54C"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1D6E587F" w14:textId="4EA62EA5" w:rsidR="00C7047F" w:rsidRPr="00C7047F" w:rsidRDefault="00C7047F" w:rsidP="00C7047F">
      <w:pPr>
        <w:spacing w:after="160" w:line="259" w:lineRule="auto"/>
        <w:rPr>
          <w:szCs w:val="28"/>
        </w:rPr>
      </w:pPr>
      <w:r>
        <w:rPr>
          <w:szCs w:val="28"/>
        </w:rPr>
        <w:t>Схема, задействованных в работе буев приведена на рис. 8. Их параметры сведены в таблицу 4.</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565" cy="3989499"/>
                    </a:xfrm>
                    <a:prstGeom prst="rect">
                      <a:avLst/>
                    </a:prstGeom>
                  </pic:spPr>
                </pic:pic>
              </a:graphicData>
            </a:graphic>
          </wp:inline>
        </w:drawing>
      </w:r>
    </w:p>
    <w:p w14:paraId="628FAF94" w14:textId="1BCE954F" w:rsidR="00C7047F" w:rsidRDefault="000E671D" w:rsidP="00C7047F">
      <w:pPr>
        <w:spacing w:after="160" w:line="259" w:lineRule="auto"/>
        <w:ind w:firstLine="0"/>
        <w:jc w:val="center"/>
        <w:rPr>
          <w:szCs w:val="28"/>
        </w:rPr>
      </w:pPr>
      <w:r w:rsidRPr="000928CA">
        <w:rPr>
          <w:szCs w:val="28"/>
        </w:rPr>
        <w:t>Рис</w:t>
      </w:r>
      <w:r>
        <w:rPr>
          <w:szCs w:val="28"/>
        </w:rPr>
        <w:t>унок</w:t>
      </w:r>
      <w:r w:rsidRPr="00A3344E">
        <w:rPr>
          <w:szCs w:val="28"/>
        </w:rPr>
        <w:t xml:space="preserve"> </w:t>
      </w:r>
      <w:r w:rsidRPr="000E671D">
        <w:rPr>
          <w:szCs w:val="28"/>
        </w:rPr>
        <w:t>8</w:t>
      </w:r>
      <w:r w:rsidRPr="00A3344E">
        <w:rPr>
          <w:szCs w:val="28"/>
        </w:rPr>
        <w:t xml:space="preserve"> – </w:t>
      </w:r>
      <w:r>
        <w:rPr>
          <w:szCs w:val="28"/>
        </w:rPr>
        <w:t>Схематичное изображение буя в своей системе координат</w:t>
      </w:r>
    </w:p>
    <w:p w14:paraId="674356C0" w14:textId="20DD3D91" w:rsidR="00F96EAE" w:rsidRDefault="00DF6043" w:rsidP="00DF2DDC">
      <w:pPr>
        <w:spacing w:after="160" w:line="259" w:lineRule="auto"/>
        <w:ind w:firstLine="0"/>
        <w:rPr>
          <w:szCs w:val="28"/>
        </w:rPr>
      </w:pPr>
      <w:r>
        <w:rPr>
          <w:szCs w:val="28"/>
        </w:rPr>
        <w:t>Таблица</w:t>
      </w:r>
      <w:r w:rsidR="00C7047F">
        <w:rPr>
          <w:szCs w:val="28"/>
        </w:rPr>
        <w:t xml:space="preserve"> 4</w:t>
      </w:r>
      <w:r>
        <w:rPr>
          <w:szCs w:val="28"/>
        </w:rPr>
        <w:t xml:space="preserve"> – Параметры буев</w:t>
      </w:r>
    </w:p>
    <w:tbl>
      <w:tblPr>
        <w:tblStyle w:val="a6"/>
        <w:tblW w:w="0" w:type="auto"/>
        <w:tblLook w:val="04A0" w:firstRow="1" w:lastRow="0" w:firstColumn="1" w:lastColumn="0" w:noHBand="0" w:noVBand="1"/>
      </w:tblPr>
      <w:tblGrid>
        <w:gridCol w:w="1365"/>
        <w:gridCol w:w="1247"/>
        <w:gridCol w:w="1380"/>
        <w:gridCol w:w="2155"/>
        <w:gridCol w:w="2109"/>
        <w:gridCol w:w="1940"/>
      </w:tblGrid>
      <w:tr w:rsidR="00C7047F" w:rsidRPr="00F51040" w14:paraId="2BB81F70" w14:textId="77777777" w:rsidTr="008B4692">
        <w:tc>
          <w:tcPr>
            <w:tcW w:w="1413" w:type="dxa"/>
            <w:vAlign w:val="center"/>
          </w:tcPr>
          <w:p w14:paraId="77CED2BF" w14:textId="77777777" w:rsidR="00C7047F" w:rsidRPr="00E061E6" w:rsidRDefault="00C7047F" w:rsidP="008B4692">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5477F161" w14:textId="77777777" w:rsidR="00C7047F" w:rsidRDefault="00C7047F" w:rsidP="008B4692">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18740A28" w14:textId="77777777" w:rsidR="00C7047F" w:rsidRDefault="00C7047F" w:rsidP="008B4692">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36B653EF" w14:textId="77777777" w:rsidR="00C7047F" w:rsidRDefault="00C7047F" w:rsidP="008B4692">
            <w:pPr>
              <w:spacing w:after="160" w:line="259" w:lineRule="auto"/>
              <w:ind w:firstLine="0"/>
              <w:jc w:val="center"/>
              <w:rPr>
                <w:szCs w:val="28"/>
              </w:rPr>
            </w:pPr>
            <w:r>
              <w:rPr>
                <w:szCs w:val="28"/>
              </w:rPr>
              <w:t xml:space="preserve">Вектор центра масс,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0BBEC288" w14:textId="77777777" w:rsidR="00C7047F" w:rsidRDefault="00C7047F" w:rsidP="008B4692">
            <w:pPr>
              <w:spacing w:after="160" w:line="259" w:lineRule="auto"/>
              <w:ind w:firstLine="0"/>
              <w:jc w:val="center"/>
              <w:rPr>
                <w:szCs w:val="28"/>
              </w:rPr>
            </w:pPr>
            <w:r>
              <w:rPr>
                <w:szCs w:val="28"/>
              </w:rPr>
              <w:t xml:space="preserve">Вектор центра плавучести,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039928E" w14:textId="77777777" w:rsidR="00C7047F" w:rsidRPr="00F51040" w:rsidRDefault="00C7047F" w:rsidP="008B4692">
            <w:pPr>
              <w:spacing w:after="160" w:line="259" w:lineRule="auto"/>
              <w:ind w:firstLine="0"/>
              <w:jc w:val="center"/>
              <w:rPr>
                <w:szCs w:val="28"/>
                <w:lang w:val="en-US"/>
              </w:rPr>
            </w:pPr>
            <w:r>
              <w:rPr>
                <w:szCs w:val="28"/>
              </w:rPr>
              <w:t xml:space="preserve">Плавучесть, </w:t>
            </w:r>
            <m:oMath>
              <m:r>
                <w:rPr>
                  <w:rFonts w:ascii="Cambria Math" w:hAnsi="Cambria Math"/>
                  <w:szCs w:val="28"/>
                  <w:lang w:val="en-US"/>
                </w:rPr>
                <m:t>B</m:t>
              </m:r>
            </m:oMath>
          </w:p>
        </w:tc>
      </w:tr>
      <w:tr w:rsidR="00C7047F" w:rsidRPr="00F51040" w14:paraId="07264CA8" w14:textId="77777777" w:rsidTr="008B4692">
        <w:tc>
          <w:tcPr>
            <w:tcW w:w="1413" w:type="dxa"/>
            <w:vAlign w:val="center"/>
          </w:tcPr>
          <w:p w14:paraId="519ADAF6" w14:textId="3D508514"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C7047F">
              <w:rPr>
                <w:szCs w:val="28"/>
              </w:rPr>
              <w:t>кг</w:t>
            </w:r>
          </w:p>
        </w:tc>
        <w:tc>
          <w:tcPr>
            <w:tcW w:w="1276" w:type="dxa"/>
            <w:vAlign w:val="center"/>
          </w:tcPr>
          <w:p w14:paraId="3CCEEFF3" w14:textId="409E0B7F" w:rsidR="00C7047F" w:rsidRDefault="00E53CA7" w:rsidP="008B4692">
            <w:pPr>
              <w:spacing w:after="160" w:line="259" w:lineRule="auto"/>
              <w:ind w:firstLine="0"/>
              <w:jc w:val="center"/>
              <w:rPr>
                <w:szCs w:val="28"/>
              </w:rPr>
            </w:pPr>
            <w:r>
              <w:rPr>
                <w:szCs w:val="28"/>
              </w:rPr>
              <w:t>0</w:t>
            </w:r>
            <w:r w:rsidR="00C7047F">
              <w:rPr>
                <w:szCs w:val="28"/>
              </w:rPr>
              <w:t>.</w:t>
            </w:r>
            <w:r>
              <w:rPr>
                <w:szCs w:val="28"/>
              </w:rPr>
              <w:t>36</w:t>
            </w:r>
            <w:r w:rsidR="00C7047F">
              <w:rPr>
                <w:szCs w:val="28"/>
              </w:rPr>
              <w:t xml:space="preserve"> м</w:t>
            </w:r>
          </w:p>
        </w:tc>
        <w:tc>
          <w:tcPr>
            <w:tcW w:w="1417" w:type="dxa"/>
            <w:vAlign w:val="center"/>
          </w:tcPr>
          <w:p w14:paraId="69D81C49" w14:textId="6CB0812A" w:rsidR="00C7047F" w:rsidRDefault="00C7047F" w:rsidP="008B4692">
            <w:pPr>
              <w:spacing w:after="160" w:line="259" w:lineRule="auto"/>
              <w:ind w:firstLine="0"/>
              <w:jc w:val="center"/>
              <w:rPr>
                <w:szCs w:val="28"/>
              </w:rPr>
            </w:pPr>
            <w:r>
              <w:rPr>
                <w:szCs w:val="28"/>
              </w:rPr>
              <w:t>0,</w:t>
            </w:r>
            <w:r w:rsidR="00E53CA7">
              <w:rPr>
                <w:szCs w:val="28"/>
              </w:rPr>
              <w:t>08</w:t>
            </w:r>
            <w:r>
              <w:rPr>
                <w:szCs w:val="28"/>
              </w:rPr>
              <w:t xml:space="preserve"> м</w:t>
            </w:r>
          </w:p>
        </w:tc>
        <w:tc>
          <w:tcPr>
            <w:tcW w:w="1985" w:type="dxa"/>
            <w:vAlign w:val="center"/>
          </w:tcPr>
          <w:p w14:paraId="22C202A6" w14:textId="09F68B3F" w:rsidR="00C7047F" w:rsidRDefault="00F440EB"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26" w:type="dxa"/>
            <w:vAlign w:val="center"/>
          </w:tcPr>
          <w:p w14:paraId="07EC63E3" w14:textId="110BBD4D" w:rsidR="00C7047F" w:rsidRDefault="00F440EB"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79" w:type="dxa"/>
            <w:vAlign w:val="center"/>
          </w:tcPr>
          <w:p w14:paraId="12C0BD2E" w14:textId="06E9A633" w:rsidR="00C7047F" w:rsidRPr="00F51040" w:rsidRDefault="00E53CA7" w:rsidP="008B4692">
            <w:pPr>
              <w:spacing w:after="160" w:line="259" w:lineRule="auto"/>
              <w:ind w:firstLine="0"/>
              <w:jc w:val="center"/>
              <w:rPr>
                <w:rFonts w:ascii="Cambria Math" w:hAnsi="Cambria Math"/>
                <w:iCs/>
                <w:szCs w:val="28"/>
              </w:rPr>
            </w:pPr>
            <w:r>
              <w:rPr>
                <w:szCs w:val="28"/>
              </w:rPr>
              <w:t>17</w:t>
            </w:r>
            <w:r w:rsidR="00C7047F">
              <w:rPr>
                <w:szCs w:val="28"/>
              </w:rPr>
              <w:t>,</w:t>
            </w:r>
            <w:r w:rsidR="00C7047F">
              <w:rPr>
                <w:szCs w:val="28"/>
                <w:lang w:val="en-US"/>
              </w:rPr>
              <w:t xml:space="preserve"> </w:t>
            </w:r>
            <w:r w:rsidR="00C7047F">
              <w:rPr>
                <w:szCs w:val="28"/>
              </w:rPr>
              <w:t>Н</w:t>
            </w:r>
          </w:p>
        </w:tc>
      </w:tr>
    </w:tbl>
    <w:p w14:paraId="6DB3720E" w14:textId="77777777" w:rsidR="00DF6043" w:rsidRPr="00DF6043" w:rsidRDefault="00DF6043"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F440EB"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4BE42C6C" w14:textId="20D9CF7E" w:rsidR="00753636" w:rsidRPr="00753636" w:rsidRDefault="00E76519" w:rsidP="00753636">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rsidR="00B0703D">
        <w:t>2</w:t>
      </w:r>
      <w:r w:rsidR="00FB7442" w:rsidRPr="00FB7442">
        <w:t>4</w:t>
      </w:r>
      <w:r w:rsidRPr="00E76519">
        <w:t>].</w:t>
      </w:r>
      <w:r w:rsidR="00753636">
        <w:t xml:space="preserve"> </w:t>
      </w: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516BACD3" w:rsidR="00753636" w:rsidRDefault="00141209" w:rsidP="00753636">
      <w:pPr>
        <w:spacing w:after="160" w:line="259" w:lineRule="auto"/>
        <w:ind w:firstLine="709"/>
      </w:pPr>
      <w:r>
        <w:t xml:space="preserve">Исследуем потенциальную величину ошибки навигации, вносимую случайными погрешностями датчиков при работе в автономном режиме. </w:t>
      </w:r>
    </w:p>
    <w:p w14:paraId="7105BFBA" w14:textId="5CB75F50" w:rsidR="005C360B" w:rsidRDefault="005C360B" w:rsidP="00EE5FF5">
      <w:pPr>
        <w:spacing w:after="160" w:line="259" w:lineRule="auto"/>
        <w:ind w:firstLine="709"/>
      </w:pPr>
      <w:r>
        <w:t xml:space="preserve">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01D06ED0" w14:textId="318FFE5F" w:rsidR="00753636" w:rsidRDefault="00753636" w:rsidP="00753636">
      <w:pPr>
        <w:spacing w:after="160" w:line="259" w:lineRule="auto"/>
        <w:ind w:firstLine="709"/>
        <w:rPr>
          <w:iCs/>
        </w:rPr>
      </w:pPr>
      <w:r w:rsidRPr="00753636">
        <w:rPr>
          <w:iCs/>
        </w:rPr>
        <w:t xml:space="preserve">Выходной вектор измерений </w:t>
      </w:r>
      <w:r w:rsidR="00D20C3B">
        <w:rPr>
          <w:iCs/>
        </w:rPr>
        <w:t xml:space="preserve">скорости от блока трех-осевого </w:t>
      </w:r>
      <w:r w:rsidRPr="00753636">
        <w:rPr>
          <w:iCs/>
        </w:rPr>
        <w:t>акселерометра моделируется как</w:t>
      </w:r>
    </w:p>
    <w:p w14:paraId="473DB502" w14:textId="54B8F84C" w:rsidR="00753636" w:rsidRDefault="00F440EB" w:rsidP="00D20C3B">
      <w:pPr>
        <w:spacing w:after="160" w:line="259" w:lineRule="auto"/>
        <w:ind w:firstLine="0"/>
        <w:jc w:val="center"/>
        <w:rPr>
          <w:szCs w:val="28"/>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rPr>
          <m:t>=</m:t>
        </m:r>
        <m:r>
          <w:rPr>
            <w:rFonts w:ascii="Cambria Math" w:hAnsi="Cambria Math"/>
            <w:lang w:val="en-US"/>
          </w:rPr>
          <m:t>ν</m:t>
        </m:r>
        <m:r>
          <w:rPr>
            <w:rFonts w:ascii="Cambria Math" w:hAnsi="Cambria Math"/>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D20C3B">
        <w:rPr>
          <w:szCs w:val="28"/>
        </w:rPr>
        <w:t>,</w:t>
      </w:r>
    </w:p>
    <w:p w14:paraId="571A6DB9" w14:textId="4BE584F2" w:rsidR="00D20C3B" w:rsidRPr="00D20C3B" w:rsidRDefault="00D20C3B" w:rsidP="00753636">
      <w:pPr>
        <w:spacing w:after="160" w:line="259" w:lineRule="auto"/>
        <w:ind w:firstLine="0"/>
        <w:rPr>
          <w:iCs/>
        </w:rPr>
      </w:pPr>
      <w:r>
        <w:rPr>
          <w:iCs/>
          <w:szCs w:val="28"/>
        </w:rPr>
        <w:t xml:space="preserve">где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rPr>
                  <m:t>2</m:t>
                </m:r>
              </m:sup>
            </m:sSubSup>
          </m:e>
        </m:d>
      </m:oMath>
      <w:r w:rsidRPr="00D0128F">
        <w:rPr>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rPr>
              <m:t>2</m:t>
            </m:r>
          </m:sup>
        </m:sSubSup>
      </m:oMath>
      <w:r w:rsidRPr="009A4816">
        <w:rPr>
          <w:szCs w:val="28"/>
        </w:rPr>
        <w:t xml:space="preserve"> – </w:t>
      </w:r>
      <w:r>
        <w:t>СКО</w:t>
      </w:r>
      <w:r w:rsidRPr="009A4816">
        <w:t xml:space="preserve"> </w:t>
      </w:r>
      <w:r>
        <w:t>ошибки акселерометра</w:t>
      </w:r>
      <w:r w:rsidRPr="00D0128F">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Pr="00D0128F">
        <w:rPr>
          <w:szCs w:val="28"/>
        </w:rPr>
        <w:t xml:space="preserve"> </w:t>
      </w:r>
      <w:r>
        <w:rPr>
          <w:szCs w:val="28"/>
        </w:rPr>
        <w:t>–</w:t>
      </w:r>
      <w:r w:rsidRPr="00D0128F">
        <w:rPr>
          <w:szCs w:val="28"/>
        </w:rPr>
        <w:t xml:space="preserve"> смещение </w:t>
      </w:r>
      <w:r>
        <w:rPr>
          <w:szCs w:val="28"/>
        </w:rPr>
        <w:t>акселерометра</w:t>
      </w:r>
      <w:r w:rsidRPr="00D0128F">
        <w:rPr>
          <w:szCs w:val="28"/>
        </w:rPr>
        <w:t>, которое моделируется как марковский процесс 1-го порядка.</w:t>
      </w:r>
    </w:p>
    <w:p w14:paraId="2F656440" w14:textId="605472A4" w:rsidR="00D0128F" w:rsidRPr="00D0128F" w:rsidRDefault="00062819" w:rsidP="00D0128F">
      <w:pPr>
        <w:spacing w:after="160" w:line="259" w:lineRule="auto"/>
        <w:ind w:firstLine="709"/>
        <w:rPr>
          <w:iCs/>
        </w:rPr>
      </w:pPr>
      <w:r>
        <w:rPr>
          <w:iCs/>
        </w:rPr>
        <w:t>Аналогично, ф</w:t>
      </w:r>
      <w:r w:rsidR="00D0128F">
        <w:rPr>
          <w:iCs/>
        </w:rPr>
        <w:t>актический выход гироскопа определяется как</w:t>
      </w:r>
    </w:p>
    <w:p w14:paraId="5523DCD9" w14:textId="0A9A2FAA" w:rsidR="00D0128F" w:rsidRDefault="00F440EB" w:rsidP="00D0128F">
      <w:pPr>
        <w:spacing w:after="160" w:line="259" w:lineRule="auto"/>
        <w:ind w:firstLine="0"/>
        <w:jc w:val="center"/>
        <w:rPr>
          <w:iCs/>
          <w:szCs w:val="28"/>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rPr>
                  <m:t>2</m:t>
                </m:r>
              </m:sub>
            </m:sSub>
          </m:e>
          <m:sub>
            <m:r>
              <w:rPr>
                <w:rFonts w:ascii="Cambria Math" w:hAnsi="Cambria Math"/>
                <w:szCs w:val="28"/>
                <w:lang w:val="en-US"/>
              </w:rPr>
              <m:t>GYRO</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Pr>
          <w:iCs/>
          <w:szCs w:val="28"/>
        </w:rPr>
        <w:t>,</w:t>
      </w:r>
    </w:p>
    <w:p w14:paraId="58233D3C" w14:textId="4E5E232B" w:rsidR="00D0128F" w:rsidRPr="00D0128F" w:rsidRDefault="00D0128F" w:rsidP="00D0128F">
      <w:pPr>
        <w:spacing w:after="160" w:line="259" w:lineRule="auto"/>
        <w:ind w:firstLine="0"/>
        <w:rPr>
          <w:iCs/>
        </w:rPr>
      </w:pPr>
      <w:r>
        <w:rPr>
          <w:iCs/>
          <w:szCs w:val="28"/>
        </w:rPr>
        <w:t xml:space="preserve">где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rPr>
                  <m:t>2</m:t>
                </m:r>
              </m:sup>
            </m:sSubSup>
          </m:e>
        </m:d>
      </m:oMath>
      <w:r w:rsidRPr="00D0128F">
        <w:rPr>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rPr>
              <m:t>2</m:t>
            </m:r>
          </m:sup>
        </m:sSubSup>
      </m:oMath>
      <w:r w:rsidRPr="009A4816">
        <w:rPr>
          <w:szCs w:val="28"/>
        </w:rPr>
        <w:t xml:space="preserve"> – </w:t>
      </w:r>
      <w:r>
        <w:t>СКО</w:t>
      </w:r>
      <w:r w:rsidRPr="009A4816">
        <w:t xml:space="preserve"> </w:t>
      </w:r>
      <w:r>
        <w:t>ошибки гироскопа</w:t>
      </w:r>
      <w:r w:rsidRPr="00D0128F">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Pr="00D0128F">
        <w:rPr>
          <w:szCs w:val="28"/>
        </w:rPr>
        <w:t xml:space="preserve"> </w:t>
      </w:r>
      <w:r>
        <w:rPr>
          <w:szCs w:val="28"/>
        </w:rPr>
        <w:t>–</w:t>
      </w:r>
      <w:r w:rsidRPr="00D0128F">
        <w:rPr>
          <w:szCs w:val="28"/>
        </w:rPr>
        <w:t xml:space="preserve"> смещение гироскопа, которое моделируется как марковский процесс 1-го порядка.</w:t>
      </w:r>
    </w:p>
    <w:p w14:paraId="5894EE78" w14:textId="77777777" w:rsidR="00657D9C" w:rsidRDefault="00657D9C" w:rsidP="00B5349D">
      <w:pPr>
        <w:spacing w:after="160" w:line="259" w:lineRule="auto"/>
        <w:ind w:firstLine="709"/>
        <w:rPr>
          <w:b/>
          <w:bCs/>
        </w:rPr>
      </w:pPr>
    </w:p>
    <w:p w14:paraId="1B011998" w14:textId="77777777" w:rsidR="00657D9C" w:rsidRDefault="00657D9C" w:rsidP="00B5349D">
      <w:pPr>
        <w:spacing w:after="160" w:line="259" w:lineRule="auto"/>
        <w:ind w:firstLine="709"/>
        <w:rPr>
          <w:b/>
          <w:bCs/>
        </w:rPr>
      </w:pPr>
    </w:p>
    <w:p w14:paraId="6827726D" w14:textId="77777777" w:rsidR="00657D9C" w:rsidRDefault="00657D9C" w:rsidP="00B5349D">
      <w:pPr>
        <w:spacing w:after="160" w:line="259" w:lineRule="auto"/>
        <w:ind w:firstLine="709"/>
        <w:rPr>
          <w:b/>
          <w:bCs/>
        </w:rPr>
      </w:pPr>
    </w:p>
    <w:p w14:paraId="3FA2FA8A" w14:textId="77777777" w:rsidR="00657D9C" w:rsidRDefault="00657D9C" w:rsidP="00B5349D">
      <w:pPr>
        <w:spacing w:after="160" w:line="259" w:lineRule="auto"/>
        <w:ind w:firstLine="709"/>
        <w:rPr>
          <w:b/>
          <w:bCs/>
        </w:rPr>
      </w:pPr>
    </w:p>
    <w:p w14:paraId="1840B434" w14:textId="4C5DA580" w:rsidR="00B5349D" w:rsidRPr="00B5349D" w:rsidRDefault="00B5349D" w:rsidP="00B5349D">
      <w:pPr>
        <w:spacing w:after="160" w:line="259" w:lineRule="auto"/>
        <w:ind w:firstLine="709"/>
        <w:rPr>
          <w:b/>
          <w:bCs/>
        </w:rPr>
      </w:pPr>
      <w:proofErr w:type="spellStart"/>
      <w:r w:rsidRPr="00B5349D">
        <w:rPr>
          <w:b/>
          <w:bCs/>
        </w:rPr>
        <w:lastRenderedPageBreak/>
        <w:t>Глубинометр</w:t>
      </w:r>
      <w:proofErr w:type="spellEnd"/>
    </w:p>
    <w:p w14:paraId="4EA46E45" w14:textId="38CF206E" w:rsidR="00B5349D" w:rsidRDefault="00702034" w:rsidP="00B5349D">
      <w:pPr>
        <w:spacing w:after="160" w:line="259" w:lineRule="auto"/>
        <w:ind w:firstLine="709"/>
        <w:rPr>
          <w:szCs w:val="28"/>
        </w:rPr>
      </w:pPr>
      <w:r w:rsidRPr="00702034">
        <w:rPr>
          <w:szCs w:val="28"/>
        </w:rPr>
        <w:t>Глубина и подводное давление имеют прямую зависимость. По мере углубления аппарата в воду показания давления линейно увеличиваются.</w:t>
      </w:r>
    </w:p>
    <w:p w14:paraId="7D1BED68" w14:textId="625AD9A2" w:rsidR="009A4816" w:rsidRDefault="009A4816" w:rsidP="00B5349D">
      <w:pPr>
        <w:spacing w:after="160" w:line="259" w:lineRule="auto"/>
        <w:ind w:firstLine="709"/>
        <w:rPr>
          <w:szCs w:val="28"/>
        </w:rPr>
      </w:pPr>
      <w:r w:rsidRPr="009A4816">
        <w:rPr>
          <w:szCs w:val="28"/>
        </w:rPr>
        <w:t>Фактический выход датчика глубины моделируется путем добавления шума к действительной глубине</w:t>
      </w:r>
    </w:p>
    <w:p w14:paraId="525C1084" w14:textId="3528B003" w:rsidR="009A4816" w:rsidRDefault="00F440EB" w:rsidP="009A4816">
      <w:pPr>
        <w:spacing w:after="160" w:line="259" w:lineRule="auto"/>
        <w:ind w:firstLine="0"/>
        <w:jc w:val="center"/>
        <w:rPr>
          <w:iCs/>
          <w:szCs w:val="28"/>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rPr>
          <m:t>=z+</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9A4816">
        <w:rPr>
          <w:iCs/>
          <w:szCs w:val="28"/>
        </w:rPr>
        <w:t>,</w:t>
      </w:r>
    </w:p>
    <w:p w14:paraId="74F53C2D" w14:textId="316DC349" w:rsidR="009A4816" w:rsidRDefault="009A4816" w:rsidP="009A4816">
      <w:pPr>
        <w:spacing w:after="160" w:line="259" w:lineRule="auto"/>
        <w:ind w:firstLine="0"/>
      </w:pPr>
      <w:r>
        <w:rPr>
          <w:szCs w:val="28"/>
        </w:rPr>
        <w:t>где</w:t>
      </w:r>
      <w:r w:rsidRPr="009A4816">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2</m:t>
                </m:r>
              </m:sup>
            </m:sSubSup>
          </m:e>
        </m:d>
      </m:oMath>
      <w:r w:rsidR="00D0128F" w:rsidRPr="00D0128F">
        <w:rPr>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2</m:t>
            </m:r>
          </m:sup>
        </m:sSubSup>
      </m:oMath>
      <w:r w:rsidRPr="009A4816">
        <w:rPr>
          <w:szCs w:val="28"/>
        </w:rPr>
        <w:t xml:space="preserve"> – </w:t>
      </w:r>
      <w:r>
        <w:t>СКО</w:t>
      </w:r>
      <w:r w:rsidRPr="009A4816">
        <w:t xml:space="preserve"> </w:t>
      </w:r>
      <w:r>
        <w:t>ошибки по глубине.</w:t>
      </w:r>
    </w:p>
    <w:p w14:paraId="3C511522" w14:textId="4F789CC0" w:rsidR="00753636" w:rsidRPr="00D0128F" w:rsidRDefault="002434AB" w:rsidP="00D0128F">
      <w:pPr>
        <w:spacing w:after="160" w:line="259" w:lineRule="auto"/>
        <w:ind w:firstLine="0"/>
        <w:rPr>
          <w:i/>
          <w:iCs/>
          <w:szCs w:val="28"/>
        </w:rPr>
      </w:pPr>
      <w:r>
        <w:tab/>
        <w:t>СКО по глубине</w:t>
      </w:r>
      <w:r w:rsidR="006C54FC">
        <w:t xml:space="preserve"> для используемого датчика приблизительно определяется как</w:t>
      </w:r>
      <w:r>
        <w:t xml:space="preserve"> </w:t>
      </w:r>
      <m:oMath>
        <m:sSub>
          <m:sSubPr>
            <m:ctrlPr>
              <w:rPr>
                <w:rFonts w:ascii="Cambria Math" w:hAnsi="Cambria Math"/>
                <w:i/>
              </w:rPr>
            </m:ctrlPr>
          </m:sSubPr>
          <m:e>
            <m:r>
              <w:rPr>
                <w:rFonts w:ascii="Cambria Math" w:hAnsi="Cambria Math"/>
              </w:rPr>
              <m:t>σ</m:t>
            </m:r>
          </m:e>
          <m:sub>
            <m:r>
              <w:rPr>
                <w:rFonts w:ascii="Cambria Math" w:hAnsi="Cambria Math"/>
                <w:lang w:val="en-US"/>
              </w:rPr>
              <m:t>z</m:t>
            </m:r>
          </m:sub>
        </m:sSub>
        <m:r>
          <w:rPr>
            <w:rFonts w:ascii="Cambria Math" w:hAnsi="Cambria Math"/>
          </w:rPr>
          <m:t>≈0.32</m:t>
        </m:r>
      </m:oMath>
      <w:r w:rsidR="006C54FC">
        <w:t xml:space="preserve"> м, тогда дисперсия равна </w:t>
      </w: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z</m:t>
            </m:r>
          </m:sub>
          <m:sup>
            <m:r>
              <w:rPr>
                <w:rFonts w:ascii="Cambria Math" w:hAnsi="Cambria Math"/>
              </w:rPr>
              <m:t>2</m:t>
            </m:r>
          </m:sup>
        </m:sSubSup>
        <m:r>
          <w:rPr>
            <w:rFonts w:ascii="Cambria Math" w:hAnsi="Cambria Math"/>
          </w:rPr>
          <m:t>=0.102</m:t>
        </m:r>
      </m:oMath>
      <w:r w:rsidR="006C54FC" w:rsidRPr="006C54FC">
        <w:t xml:space="preserve"> </w:t>
      </w:r>
      <w:r w:rsidR="006C54FC">
        <w:t>м.</w:t>
      </w:r>
    </w:p>
    <w:p w14:paraId="7207A1D2" w14:textId="47845F8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3C7BE942" w14:textId="39BF4A40" w:rsidR="00C86FE9" w:rsidRDefault="00C86FE9" w:rsidP="00C86FE9">
      <w:pPr>
        <w:spacing w:after="160" w:line="259" w:lineRule="auto"/>
        <w:ind w:firstLine="709"/>
        <w:rPr>
          <w:szCs w:val="28"/>
        </w:rPr>
      </w:pPr>
      <w:r w:rsidRPr="00C86FE9">
        <w:rPr>
          <w:szCs w:val="28"/>
        </w:rPr>
        <w:t>Доплеровский лаг измеряет изменение акустической частоты для определения скорости транспортного средства относительно морского дна.</w:t>
      </w:r>
      <w:r>
        <w:rPr>
          <w:szCs w:val="28"/>
        </w:rPr>
        <w:t xml:space="preserve"> </w:t>
      </w:r>
      <w:r w:rsidRPr="009A4816">
        <w:rPr>
          <w:szCs w:val="28"/>
        </w:rPr>
        <w:t xml:space="preserve">Фактический выход </w:t>
      </w:r>
      <w:r>
        <w:rPr>
          <w:szCs w:val="28"/>
        </w:rPr>
        <w:t>допплеровского лага</w:t>
      </w:r>
      <w:r w:rsidRPr="009A4816">
        <w:rPr>
          <w:szCs w:val="28"/>
        </w:rPr>
        <w:t xml:space="preserve"> моделируется путем добавления шума к действительной </w:t>
      </w:r>
      <w:r>
        <w:rPr>
          <w:szCs w:val="28"/>
        </w:rPr>
        <w:t>скорости аппарата</w:t>
      </w:r>
    </w:p>
    <w:p w14:paraId="78B06E20" w14:textId="4E82DC3C" w:rsidR="00C86FE9" w:rsidRDefault="00F440EB" w:rsidP="00C86FE9">
      <w:pPr>
        <w:spacing w:after="160" w:line="259" w:lineRule="auto"/>
        <w:ind w:firstLine="0"/>
        <w:jc w:val="center"/>
        <w:rPr>
          <w:iCs/>
          <w:szCs w:val="28"/>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9A4816">
        <w:rPr>
          <w:iCs/>
          <w:szCs w:val="28"/>
        </w:rPr>
        <w:t>,</w:t>
      </w:r>
    </w:p>
    <w:p w14:paraId="5439E4C7" w14:textId="35A2648B" w:rsidR="00C86FE9" w:rsidRPr="00C86FE9" w:rsidRDefault="00C86FE9" w:rsidP="00C86FE9">
      <w:pPr>
        <w:spacing w:after="160" w:line="259" w:lineRule="auto"/>
        <w:ind w:firstLine="0"/>
        <w:rPr>
          <w:iCs/>
          <w:szCs w:val="28"/>
        </w:rPr>
      </w:pPr>
      <w:r>
        <w:rPr>
          <w:szCs w:val="28"/>
        </w:rPr>
        <w:t>где</w:t>
      </w:r>
      <w:r w:rsidRPr="009A4816">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rPr>
                  <m:t>2</m:t>
                </m:r>
              </m:sup>
            </m:sSubSup>
          </m:e>
        </m:d>
      </m:oMath>
      <w:r w:rsidRPr="00C86FE9">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rPr>
                  <m:t>2</m:t>
                </m:r>
              </m:sup>
            </m:sSubSup>
          </m:e>
        </m:d>
      </m:oMath>
      <w:r w:rsidR="00D0128F" w:rsidRPr="00D0128F">
        <w:rPr>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rPr>
              <m:t>2</m:t>
            </m:r>
          </m:sup>
        </m:sSubSup>
      </m:oMath>
      <w:r w:rsidRPr="009A4816">
        <w:rPr>
          <w:szCs w:val="28"/>
        </w:rPr>
        <w:t xml:space="preserve"> – </w:t>
      </w:r>
      <w:r>
        <w:t>СКО</w:t>
      </w:r>
      <w:r w:rsidRPr="009A4816">
        <w:t xml:space="preserve"> </w:t>
      </w:r>
      <w:r>
        <w:t xml:space="preserve">ошибки по </w:t>
      </w:r>
      <w:r w:rsidR="000960A3">
        <w:t>скорости</w:t>
      </w:r>
      <w:r>
        <w:t>.</w:t>
      </w:r>
    </w:p>
    <w:p w14:paraId="18CEAE54" w14:textId="13871AA3" w:rsidR="00E8171F" w:rsidRPr="00E92361" w:rsidRDefault="00E8171F" w:rsidP="00B5349D">
      <w:pPr>
        <w:spacing w:after="160" w:line="259" w:lineRule="auto"/>
        <w:ind w:firstLine="709"/>
        <w:rPr>
          <w:szCs w:val="28"/>
        </w:rPr>
      </w:pPr>
      <w:r>
        <w:rPr>
          <w:szCs w:val="28"/>
        </w:rPr>
        <w:t>Необходимо</w:t>
      </w:r>
      <w:r w:rsidRPr="00E8171F">
        <w:rPr>
          <w:szCs w:val="28"/>
        </w:rPr>
        <w:t xml:space="preserve"> установить дисперсию для переменной состояния — скорости </w:t>
      </w:r>
      <w:r>
        <w:rPr>
          <w:szCs w:val="28"/>
        </w:rPr>
        <w:t>аппарата</w:t>
      </w:r>
      <w:r w:rsidRPr="00E8171F">
        <w:rPr>
          <w:szCs w:val="28"/>
        </w:rPr>
        <w:t>. Мы знаем</w:t>
      </w:r>
      <w:r>
        <w:rPr>
          <w:szCs w:val="28"/>
        </w:rPr>
        <w:t>,</w:t>
      </w:r>
      <w:r w:rsidRPr="00E8171F">
        <w:rPr>
          <w:szCs w:val="28"/>
        </w:rPr>
        <w:t xml:space="preserve"> что максимальн</w:t>
      </w:r>
      <w:r>
        <w:rPr>
          <w:szCs w:val="28"/>
        </w:rPr>
        <w:t>о</w:t>
      </w:r>
      <w:r w:rsidRPr="00E8171F">
        <w:rPr>
          <w:szCs w:val="28"/>
        </w:rPr>
        <w:t xml:space="preserve"> </w:t>
      </w:r>
      <w:r>
        <w:rPr>
          <w:szCs w:val="28"/>
        </w:rPr>
        <w:t xml:space="preserve">измеряемая </w:t>
      </w:r>
      <w:r w:rsidRPr="00E8171F">
        <w:rPr>
          <w:szCs w:val="28"/>
        </w:rPr>
        <w:t xml:space="preserve">скорость передвижения — </w:t>
      </w:r>
      <m:oMath>
        <m:sSub>
          <m:sSubPr>
            <m:ctrlPr>
              <w:rPr>
                <w:rFonts w:ascii="Cambria Math" w:hAnsi="Cambria Math"/>
                <w:i/>
                <w:szCs w:val="28"/>
              </w:rPr>
            </m:ctrlPr>
          </m:sSubPr>
          <m:e>
            <m:r>
              <w:rPr>
                <w:rFonts w:ascii="Cambria Math" w:hAnsi="Cambria Math"/>
                <w:szCs w:val="28"/>
              </w:rPr>
              <m:t>vel</m:t>
            </m:r>
          </m:e>
          <m:sub>
            <m:r>
              <w:rPr>
                <w:rFonts w:ascii="Cambria Math" w:hAnsi="Cambria Math"/>
                <w:szCs w:val="28"/>
              </w:rPr>
              <m:t>max</m:t>
            </m:r>
          </m:sub>
        </m:sSub>
      </m:oMath>
      <w:r w:rsidRPr="00E8171F">
        <w:rPr>
          <w:szCs w:val="28"/>
        </w:rPr>
        <w:t>. Но начальное значение скорости нам неизвестно. Поэтому, мы выберем изначальное значение переменной — 0 м/с, а сре</w:t>
      </w:r>
      <w:proofErr w:type="spellStart"/>
      <w:r w:rsidRPr="00E8171F">
        <w:rPr>
          <w:szCs w:val="28"/>
        </w:rPr>
        <w:t>днеквадратичное</w:t>
      </w:r>
      <w:proofErr w:type="spellEnd"/>
      <w:r w:rsidRPr="00E8171F">
        <w:rPr>
          <w:szCs w:val="28"/>
        </w:rPr>
        <w:t xml:space="preserve"> отклонение, </w:t>
      </w:r>
      <w:r>
        <w:rPr>
          <w:szCs w:val="28"/>
        </w:rPr>
        <w:t>по правилу «трёх сигм»</w:t>
      </w:r>
      <w:r w:rsidRPr="00E8171F">
        <w:rPr>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lang w:val="en-US"/>
              </w:rPr>
              <m:t>DVL</m:t>
            </m:r>
          </m:sub>
        </m:sSub>
        <m:r>
          <w:rPr>
            <w:rFonts w:ascii="Cambria Math" w:hAnsi="Cambria Math"/>
          </w:rPr>
          <m:t>=</m:t>
        </m:r>
        <m:sSub>
          <m:sSubPr>
            <m:ctrlPr>
              <w:rPr>
                <w:rFonts w:ascii="Cambria Math" w:hAnsi="Cambria Math"/>
                <w:i/>
              </w:rPr>
            </m:ctrlPr>
          </m:sSubPr>
          <m:e>
            <m:r>
              <w:rPr>
                <w:rFonts w:ascii="Cambria Math" w:hAnsi="Cambria Math"/>
              </w:rPr>
              <m:t>vel</m:t>
            </m:r>
          </m:e>
          <m:sub>
            <m:r>
              <w:rPr>
                <w:rFonts w:ascii="Cambria Math" w:hAnsi="Cambria Math"/>
              </w:rPr>
              <m:t>max</m:t>
            </m:r>
          </m:sub>
        </m:sSub>
        <m:r>
          <w:rPr>
            <w:rFonts w:ascii="Cambria Math" w:hAnsi="Cambria Math"/>
          </w:rPr>
          <m:t>/3</m:t>
        </m:r>
      </m:oMath>
      <w:r w:rsidRPr="00E8171F">
        <w:rPr>
          <w:szCs w:val="28"/>
        </w:rPr>
        <w:t>. Соответственно, дисперсия</w:t>
      </w:r>
      <w:r w:rsidR="00E92361" w:rsidRPr="00E92361">
        <w:rPr>
          <w:szCs w:val="28"/>
        </w:rPr>
        <w:t xml:space="preserve"> </w:t>
      </w:r>
      <w:r w:rsidR="00E92361">
        <w:rPr>
          <w:szCs w:val="28"/>
        </w:rPr>
        <w:t>определяется как</w:t>
      </w:r>
    </w:p>
    <w:p w14:paraId="1BE994E3" w14:textId="7516718C" w:rsidR="00E8171F" w:rsidRDefault="00F440EB" w:rsidP="00E8171F">
      <w:pPr>
        <w:spacing w:after="160" w:line="259" w:lineRule="auto"/>
        <w:ind w:firstLine="0"/>
        <w:jc w:val="center"/>
        <w:rPr>
          <w:iCs/>
        </w:rPr>
      </w:pP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DVL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vel</m:t>
                </m:r>
              </m:e>
              <m:sub>
                <m:r>
                  <w:rPr>
                    <w:rFonts w:ascii="Cambria Math" w:hAnsi="Cambria Math"/>
                  </w:rPr>
                  <m:t>max</m:t>
                </m:r>
              </m:sub>
              <m:sup>
                <m:r>
                  <w:rPr>
                    <w:rFonts w:ascii="Cambria Math" w:hAnsi="Cambria Math"/>
                  </w:rPr>
                  <m:t>2</m:t>
                </m:r>
              </m:sup>
            </m:sSubSup>
          </m:num>
          <m:den>
            <m:r>
              <w:rPr>
                <w:rFonts w:ascii="Cambria Math" w:hAnsi="Cambria Math"/>
              </w:rPr>
              <m:t>9</m:t>
            </m:r>
          </m:den>
        </m:f>
      </m:oMath>
      <w:r w:rsidR="00E8171F" w:rsidRPr="00E8171F">
        <w:rPr>
          <w:i/>
        </w:rPr>
        <w:t xml:space="preserve"> </w:t>
      </w:r>
      <w:r w:rsidR="00E8171F">
        <w:rPr>
          <w:iCs/>
        </w:rPr>
        <w:t>м/с</w:t>
      </w:r>
      <w:r w:rsidR="00E92361">
        <w:rPr>
          <w:iCs/>
        </w:rPr>
        <w:t>.</w:t>
      </w:r>
    </w:p>
    <w:p w14:paraId="33E29C27" w14:textId="2EAAAD39" w:rsidR="00E92361" w:rsidRPr="00E92361" w:rsidRDefault="00E92361" w:rsidP="00E92361">
      <w:pPr>
        <w:spacing w:after="160" w:line="259" w:lineRule="auto"/>
        <w:ind w:firstLine="0"/>
        <w:rPr>
          <w:i/>
          <w:iCs/>
          <w:szCs w:val="28"/>
        </w:rPr>
      </w:pPr>
      <w:r>
        <w:rPr>
          <w:iCs/>
        </w:rPr>
        <w:tab/>
        <w:t xml:space="preserve">Для допплеровского лага </w:t>
      </w:r>
      <w:r>
        <w:rPr>
          <w:iCs/>
          <w:lang w:val="en-US"/>
        </w:rPr>
        <w:t>MMT</w:t>
      </w:r>
      <w:r w:rsidRPr="00E92361">
        <w:rPr>
          <w:iCs/>
        </w:rPr>
        <w:t xml:space="preserve">-300 </w:t>
      </w:r>
      <w:r>
        <w:rPr>
          <w:iCs/>
        </w:rPr>
        <w:t xml:space="preserve">параметр </w:t>
      </w:r>
      <m:oMath>
        <m:sSub>
          <m:sSubPr>
            <m:ctrlPr>
              <w:rPr>
                <w:rFonts w:ascii="Cambria Math" w:hAnsi="Cambria Math"/>
                <w:i/>
              </w:rPr>
            </m:ctrlPr>
          </m:sSubPr>
          <m:e>
            <m:r>
              <w:rPr>
                <w:rFonts w:ascii="Cambria Math" w:hAnsi="Cambria Math"/>
              </w:rPr>
              <m:t>v</m:t>
            </m:r>
            <m:r>
              <w:rPr>
                <w:rFonts w:ascii="Cambria Math" w:hAnsi="Cambria Math"/>
                <w:lang w:val="en-US"/>
              </w:rPr>
              <m:t>el</m:t>
            </m:r>
          </m:e>
          <m:sub>
            <m:r>
              <w:rPr>
                <w:rFonts w:ascii="Cambria Math" w:hAnsi="Cambria Math"/>
                <w:lang w:val="en-US"/>
              </w:rPr>
              <m:t>max</m:t>
            </m:r>
          </m:sub>
        </m:sSub>
        <m:r>
          <w:rPr>
            <w:rFonts w:ascii="Cambria Math" w:hAnsi="Cambria Math"/>
          </w:rPr>
          <m:t>=2</m:t>
        </m:r>
      </m:oMath>
      <w:r w:rsidRPr="00E92361">
        <w:t xml:space="preserve"> </w:t>
      </w:r>
      <w:r>
        <w:t>м</w:t>
      </w:r>
      <w:r w:rsidRPr="00E92361">
        <w:t>/</w:t>
      </w:r>
      <w:r>
        <w:rPr>
          <w:lang w:val="en-US"/>
        </w:rPr>
        <w:t>c</w:t>
      </w:r>
      <w:r w:rsidRPr="00E92361">
        <w:t>.</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ACF1585"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m:oMath>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oMath>
      <w:r>
        <w:t>.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w:t>
      </w:r>
      <w:proofErr w:type="spellStart"/>
      <w:r>
        <w:t>мников</w:t>
      </w:r>
      <w:proofErr w:type="spellEnd"/>
      <w:r>
        <w:t xml:space="preserve"> СНС или смартфона на базе операционной системы </w:t>
      </w:r>
      <w:proofErr w:type="spellStart"/>
      <w:r>
        <w:t>Android</w:t>
      </w:r>
      <w:proofErr w:type="spellEnd"/>
      <w:r>
        <w:t xml:space="preserve">. По причине вариативности такой задержки её целесообразно включать в вектор состояния фильтра и динамически </w:t>
      </w:r>
      <w:r>
        <w:lastRenderedPageBreak/>
        <w:t>оценивать в процессе работы алгоритма. Тогда модель показаний приемника СНС примет вид:</w:t>
      </w:r>
    </w:p>
    <w:p w14:paraId="5EC03067" w14:textId="27219CD7" w:rsidR="00316717" w:rsidRPr="00316717" w:rsidRDefault="00F440EB"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CACDC1C" w14:textId="77777777" w:rsidR="00753636" w:rsidRDefault="00753636">
      <w:pPr>
        <w:spacing w:after="160" w:line="259" w:lineRule="auto"/>
        <w:ind w:firstLine="0"/>
        <w:jc w:val="left"/>
        <w:rPr>
          <w:b/>
          <w:bCs/>
          <w:szCs w:val="28"/>
        </w:rPr>
      </w:pPr>
      <w:r>
        <w:rPr>
          <w:b/>
          <w:bCs/>
          <w:szCs w:val="28"/>
        </w:rPr>
        <w:br w:type="page"/>
      </w:r>
    </w:p>
    <w:p w14:paraId="7B0C1905" w14:textId="1E5E9B32" w:rsidR="00501827" w:rsidRPr="00141209" w:rsidRDefault="00501827" w:rsidP="00501827">
      <w:pPr>
        <w:spacing w:after="160" w:line="259" w:lineRule="auto"/>
        <w:ind w:firstLine="709"/>
        <w:rPr>
          <w:b/>
          <w:bCs/>
          <w:szCs w:val="28"/>
        </w:rPr>
      </w:pPr>
      <w:r>
        <w:rPr>
          <w:b/>
          <w:bCs/>
          <w:szCs w:val="28"/>
        </w:rPr>
        <w:lastRenderedPageBreak/>
        <w:t>КОМПЛЕКСИРОВАНИЕ ИНФОРМАЦИИ</w:t>
      </w:r>
      <w:r w:rsidR="000B7716">
        <w:rPr>
          <w:b/>
          <w:bCs/>
          <w:szCs w:val="28"/>
        </w:rPr>
        <w:t xml:space="preserve"> С ДАТЧИКОВ</w:t>
      </w:r>
    </w:p>
    <w:p w14:paraId="2AE08607" w14:textId="6EBF67FF" w:rsidR="00864BAF" w:rsidRDefault="00501827" w:rsidP="00E269E2">
      <w:pPr>
        <w:spacing w:after="160" w:line="259" w:lineRule="auto"/>
        <w:ind w:firstLine="0"/>
        <w:rPr>
          <w:szCs w:val="28"/>
        </w:rPr>
      </w:pPr>
      <w:r>
        <w:rPr>
          <w:szCs w:val="28"/>
        </w:rPr>
        <w:tab/>
      </w:r>
      <w:r w:rsidRPr="00210489">
        <w:rPr>
          <w:szCs w:val="28"/>
        </w:rPr>
        <w:t>Согласно рис. 1 требуется</w:t>
      </w:r>
      <w:r w:rsidR="00821A01" w:rsidRPr="00821A01">
        <w:rPr>
          <w:szCs w:val="28"/>
        </w:rPr>
        <w:t xml:space="preserve"> </w:t>
      </w:r>
      <w:r w:rsidR="00821A01">
        <w:rPr>
          <w:szCs w:val="28"/>
        </w:rPr>
        <w:t>осуществлять комплексирование информации с датчиков при формировании вектора измерений для последующей фильтрации. Существует множество методов объединения показаний датчиков.</w:t>
      </w:r>
    </w:p>
    <w:p w14:paraId="6E297FA2" w14:textId="4AB55884" w:rsidR="00821A01" w:rsidRDefault="00821A01" w:rsidP="00821A01">
      <w:pPr>
        <w:spacing w:after="160" w:line="259" w:lineRule="auto"/>
        <w:ind w:firstLine="709"/>
        <w:rPr>
          <w:szCs w:val="28"/>
        </w:rPr>
      </w:pPr>
      <w:r w:rsidRPr="00821A01">
        <w:rPr>
          <w:szCs w:val="28"/>
        </w:rPr>
        <w:t>В сфере телекоммуникаций объединение с максимальным отношением (MRC)</w:t>
      </w:r>
      <w:r>
        <w:rPr>
          <w:szCs w:val="28"/>
        </w:rPr>
        <w:t xml:space="preserve"> </w:t>
      </w:r>
      <w:r w:rsidRPr="00821A01">
        <w:rPr>
          <w:szCs w:val="28"/>
        </w:rPr>
        <w:t>— это метод объединения данных, при котором: сигналы каждого канала суммируются,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w:t>
      </w:r>
      <w:r>
        <w:rPr>
          <w:szCs w:val="28"/>
        </w:rPr>
        <w:t>.</w:t>
      </w:r>
    </w:p>
    <w:p w14:paraId="2A11A9FA" w14:textId="13843C2C" w:rsidR="00857FBD" w:rsidRPr="004E146D" w:rsidRDefault="00F440EB"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y</m:t>
                  </m:r>
                </m:sub>
                <m:sup>
                  <m:r>
                    <w:rPr>
                      <w:rFonts w:ascii="Cambria Math" w:hAnsi="Cambria Math"/>
                      <w:szCs w:val="28"/>
                    </w:rPr>
                    <m:t>2</m:t>
                  </m:r>
                </m:sup>
              </m:sSubSup>
              <m:r>
                <w:rPr>
                  <w:rFonts w:ascii="Cambria Math" w:hAnsi="Cambria Math"/>
                  <w:szCs w:val="28"/>
                </w:rPr>
                <m:t>x+</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x</m:t>
                  </m:r>
                </m:sub>
                <m:sup>
                  <m:r>
                    <w:rPr>
                      <w:rFonts w:ascii="Cambria Math" w:hAnsi="Cambria Math"/>
                      <w:szCs w:val="28"/>
                    </w:rPr>
                    <m:t>2</m:t>
                  </m:r>
                </m:sup>
              </m:sSubSup>
              <m:r>
                <w:rPr>
                  <w:rFonts w:ascii="Cambria Math" w:hAnsi="Cambria Math"/>
                  <w:szCs w:val="28"/>
                </w:rPr>
                <m:t>y</m:t>
              </m:r>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x</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y</m:t>
                  </m:r>
                </m:sub>
                <m:sup>
                  <m:r>
                    <w:rPr>
                      <w:rFonts w:ascii="Cambria Math" w:hAnsi="Cambria Math"/>
                      <w:szCs w:val="28"/>
                    </w:rPr>
                    <m:t>2</m:t>
                  </m:r>
                </m:sup>
              </m:sSubSup>
            </m:den>
          </m:f>
          <m:r>
            <w:rPr>
              <w:rFonts w:ascii="Cambria Math" w:hAnsi="Cambria Math"/>
              <w:szCs w:val="28"/>
              <w:lang w:val="en-US"/>
            </w:rPr>
            <m:t>.</m:t>
          </m:r>
        </m:oMath>
      </m:oMathPara>
    </w:p>
    <w:p w14:paraId="4D3E36DF" w14:textId="4FC91436" w:rsidR="003D1CDC" w:rsidRDefault="003D1CDC" w:rsidP="00243FFB">
      <w:pPr>
        <w:spacing w:after="160" w:line="259" w:lineRule="auto"/>
        <w:ind w:firstLine="709"/>
        <w:rPr>
          <w:szCs w:val="28"/>
        </w:rPr>
      </w:pPr>
      <w:r w:rsidRPr="003D1CDC">
        <w:rPr>
          <w:szCs w:val="28"/>
        </w:rPr>
        <w:t>Объединение с максимальным отношением является оптимальным средством комбинирования для независимых каналов с аддитивным белым гауссовским шумом.</w:t>
      </w:r>
    </w:p>
    <w:p w14:paraId="70193AD9" w14:textId="5BCE6097" w:rsidR="00534055" w:rsidRPr="00821A01" w:rsidRDefault="00534055" w:rsidP="00243FFB">
      <w:pPr>
        <w:spacing w:after="160" w:line="259" w:lineRule="auto"/>
        <w:ind w:firstLine="709"/>
        <w:rPr>
          <w:szCs w:val="28"/>
        </w:rPr>
      </w:pPr>
      <w:r>
        <w:rPr>
          <w:szCs w:val="28"/>
        </w:rPr>
        <w:t xml:space="preserve">Вектор измерений в настоящей работе </w:t>
      </w:r>
      <w:r w:rsidR="003D2D97">
        <w:rPr>
          <w:szCs w:val="28"/>
        </w:rPr>
        <w:t>имеет следующий вид</w:t>
      </w:r>
    </w:p>
    <w:p w14:paraId="4EC21509" w14:textId="37F96B68" w:rsidR="00DF7232" w:rsidRDefault="00F440EB" w:rsidP="00016D17">
      <w:pPr>
        <w:ind w:firstLine="0"/>
        <w:jc w:val="center"/>
        <w:rPr>
          <w:szCs w:val="28"/>
        </w:rPr>
      </w:pP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8"/>
                          <m:mcJc m:val="center"/>
                        </m:mcPr>
                      </m:mc>
                    </m:mcs>
                    <m:ctrlPr>
                      <w:rPr>
                        <w:rFonts w:ascii="Cambria Math" w:hAnsi="Cambria Math"/>
                        <w:i/>
                        <w:szCs w:val="28"/>
                      </w:rPr>
                    </m:ctrlPr>
                  </m:mPr>
                  <m:mr>
                    <m:e>
                      <m:acc>
                        <m:accPr>
                          <m:chr m:val="̃"/>
                          <m:ctrlPr>
                            <w:rPr>
                              <w:rFonts w:ascii="Cambria Math" w:hAnsi="Cambria Math"/>
                              <w:i/>
                              <w:szCs w:val="28"/>
                              <w:lang w:val="en-GB"/>
                            </w:rPr>
                          </m:ctrlPr>
                        </m:accPr>
                        <m:e>
                          <m:r>
                            <w:rPr>
                              <w:rFonts w:ascii="Cambria Math" w:hAnsi="Cambria Math"/>
                              <w:szCs w:val="28"/>
                              <w:lang w:val="en-GB"/>
                            </w:rPr>
                            <m:t>x</m:t>
                          </m:r>
                        </m:e>
                      </m:acc>
                    </m:e>
                    <m:e>
                      <m:acc>
                        <m:accPr>
                          <m:chr m:val="̃"/>
                          <m:ctrlPr>
                            <w:rPr>
                              <w:rFonts w:ascii="Cambria Math" w:hAnsi="Cambria Math"/>
                              <w:i/>
                              <w:szCs w:val="28"/>
                              <w:lang w:val="en-GB"/>
                            </w:rPr>
                          </m:ctrlPr>
                        </m:accPr>
                        <m:e>
                          <m:r>
                            <w:rPr>
                              <w:rFonts w:ascii="Cambria Math" w:hAnsi="Cambria Math"/>
                              <w:szCs w:val="28"/>
                              <w:lang w:val="en-GB"/>
                            </w:rPr>
                            <m:t>y</m:t>
                          </m:r>
                        </m:e>
                      </m:acc>
                    </m:e>
                    <m:e>
                      <m:acc>
                        <m:accPr>
                          <m:chr m:val="̃"/>
                          <m:ctrlPr>
                            <w:rPr>
                              <w:rFonts w:ascii="Cambria Math" w:hAnsi="Cambria Math"/>
                              <w:i/>
                              <w:szCs w:val="28"/>
                              <w:lang w:val="en-GB"/>
                            </w:rPr>
                          </m:ctrlPr>
                        </m:accPr>
                        <m:e>
                          <m:r>
                            <w:rPr>
                              <w:rFonts w:ascii="Cambria Math" w:hAnsi="Cambria Math"/>
                              <w:szCs w:val="28"/>
                              <w:lang w:val="en-GB"/>
                            </w:rPr>
                            <m:t>z</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u</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v</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 w:val="26"/>
                              <w:szCs w:val="26"/>
                            </w:rPr>
                            <m:t>w</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mr>
                </m:m>
              </m:e>
            </m:d>
          </m:e>
          <m:sup>
            <m:r>
              <w:rPr>
                <w:rFonts w:ascii="Cambria Math" w:hAnsi="Cambria Math"/>
                <w:szCs w:val="28"/>
              </w:rPr>
              <m:t>T</m:t>
            </m:r>
          </m:sup>
        </m:sSup>
      </m:oMath>
      <w:r w:rsidR="00016D17" w:rsidRPr="00016D17">
        <w:rPr>
          <w:szCs w:val="28"/>
        </w:rPr>
        <w:t>,</w:t>
      </w:r>
    </w:p>
    <w:p w14:paraId="769A580F" w14:textId="1A312B24" w:rsidR="00016D17" w:rsidRDefault="00016D17" w:rsidP="001234D9">
      <w:pPr>
        <w:ind w:firstLine="0"/>
        <w:rPr>
          <w:szCs w:val="28"/>
        </w:rPr>
      </w:pPr>
    </w:p>
    <w:p w14:paraId="60979134" w14:textId="67E785F8" w:rsidR="0005049B" w:rsidRPr="0005049B" w:rsidRDefault="00A946A4" w:rsidP="0005049B">
      <w:pPr>
        <w:ind w:firstLine="0"/>
        <w:rPr>
          <w:i/>
          <w:szCs w:val="28"/>
        </w:rPr>
      </w:pPr>
      <w:r>
        <w:rPr>
          <w:szCs w:val="28"/>
        </w:rPr>
        <w:t>где</w:t>
      </w:r>
      <w:r w:rsid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oMath>
      <w:r w:rsidR="00016D17" w:rsidRP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y</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oMath>
      <w:r w:rsidR="00016D17" w:rsidRPr="00016D17">
        <w:rPr>
          <w:szCs w:val="28"/>
        </w:rPr>
        <w:t>,</w:t>
      </w:r>
      <w:r w:rsidR="001D211C">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GYRO</m:t>
            </m:r>
          </m:sub>
        </m:sSub>
      </m:oMath>
      <w:r w:rsidR="00F30AE4" w:rsidRPr="00F30AE4">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 w:val="26"/>
                <w:szCs w:val="26"/>
              </w:rPr>
              <m:t>w</m:t>
            </m:r>
          </m:e>
        </m:acc>
        <m:r>
          <w:rPr>
            <w:rFonts w:ascii="Cambria Math" w:hAnsi="Cambria Math"/>
            <w:szCs w:val="28"/>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 w:val="26"/>
                    <w:szCs w:val="26"/>
                  </w:rPr>
                  <m:t>w</m:t>
                </m:r>
              </m:e>
            </m:acc>
          </m:e>
          <m:sub>
            <m:r>
              <w:rPr>
                <w:rFonts w:ascii="Cambria Math" w:hAnsi="Cambria Math"/>
                <w:szCs w:val="28"/>
                <w:lang w:val="en-GB"/>
              </w:rPr>
              <m:t>IMU</m:t>
            </m:r>
          </m:sub>
        </m:sSub>
      </m:oMath>
      <w:r w:rsidR="0005049B" w:rsidRPr="0005049B">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IMU</m:t>
            </m:r>
          </m:sub>
        </m:sSub>
      </m:oMath>
      <w:r w:rsidR="0005049B" w:rsidRPr="0005049B">
        <w:rPr>
          <w:szCs w:val="28"/>
        </w:rPr>
        <w:t>.</w:t>
      </w:r>
    </w:p>
    <w:p w14:paraId="31AA4EE2" w14:textId="77777777" w:rsidR="0005049B" w:rsidRDefault="0005049B" w:rsidP="0005049B">
      <w:pPr>
        <w:ind w:firstLine="0"/>
      </w:pPr>
    </w:p>
    <w:p w14:paraId="6B50C8EF" w14:textId="6DA10984" w:rsidR="00016D17" w:rsidRPr="0005049B" w:rsidRDefault="00016D17" w:rsidP="001234D9">
      <w:pPr>
        <w:ind w:firstLine="0"/>
        <w:rPr>
          <w:i/>
          <w:szCs w:val="28"/>
        </w:rPr>
      </w:pPr>
    </w:p>
    <w:p w14:paraId="5319439F" w14:textId="64C4D0D9" w:rsidR="00243FFB" w:rsidRDefault="00243FFB" w:rsidP="001234D9">
      <w:pPr>
        <w:ind w:firstLine="0"/>
      </w:pPr>
    </w:p>
    <w:p w14:paraId="3D00595D" w14:textId="77777777" w:rsidR="00753636" w:rsidRPr="00210489" w:rsidRDefault="00753636" w:rsidP="001234D9">
      <w:pPr>
        <w:ind w:firstLine="0"/>
      </w:pPr>
    </w:p>
    <w:p w14:paraId="1919C40A" w14:textId="0437D785" w:rsidR="000066C6" w:rsidRDefault="000066C6">
      <w:pPr>
        <w:spacing w:after="160" w:line="259" w:lineRule="auto"/>
        <w:ind w:firstLine="0"/>
        <w:jc w:val="left"/>
        <w:rPr>
          <w:b/>
          <w:bCs/>
          <w:szCs w:val="28"/>
        </w:rPr>
      </w:pPr>
      <w:r>
        <w:rPr>
          <w:b/>
          <w:bCs/>
          <w:szCs w:val="28"/>
        </w:rPr>
        <w:br w:type="page"/>
      </w:r>
    </w:p>
    <w:p w14:paraId="09B70E71" w14:textId="4DE95862" w:rsidR="007441A7" w:rsidRPr="0035610D" w:rsidRDefault="007441A7" w:rsidP="007441A7">
      <w:pPr>
        <w:spacing w:after="160" w:line="259" w:lineRule="auto"/>
        <w:ind w:firstLine="709"/>
        <w:rPr>
          <w:b/>
          <w:bCs/>
          <w:szCs w:val="28"/>
        </w:rPr>
      </w:pPr>
      <w:r w:rsidRPr="007441A7">
        <w:rPr>
          <w:b/>
          <w:bCs/>
          <w:szCs w:val="28"/>
        </w:rPr>
        <w:lastRenderedPageBreak/>
        <w:t>МОДЕЛИРОВАНИЕ</w:t>
      </w:r>
      <w:r w:rsidR="0035610D" w:rsidRPr="00AA598C">
        <w:rPr>
          <w:b/>
          <w:bCs/>
          <w:szCs w:val="28"/>
        </w:rPr>
        <w:t xml:space="preserve"> </w:t>
      </w:r>
      <w:r w:rsidR="0035610D">
        <w:rPr>
          <w:b/>
          <w:bCs/>
          <w:szCs w:val="28"/>
        </w:rPr>
        <w:t>НАВИГАЦИОННОЙ СИСТЕМЫ</w:t>
      </w:r>
    </w:p>
    <w:p w14:paraId="6313812E" w14:textId="2BCE39AE" w:rsid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203B1" w:rsidRPr="008203B1">
        <w:t xml:space="preserve">Если ошибка измерения больше оценки неопределенности состояния, то фильтр будет больше “доверять” данным моделирования. Именно поэтому важно правильно подобрать значения ковариационных матриц — основного инструмента настройки фильтра.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21878B80" w14:textId="2AF7BB58" w:rsidR="00F75976" w:rsidRPr="00186F53" w:rsidRDefault="00F440EB" w:rsidP="00186F53">
      <w:pPr>
        <w:spacing w:after="160" w:line="259" w:lineRule="auto"/>
        <w:ind w:firstLine="0"/>
        <w:jc w:val="cente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rPr>
              <m:t>12×12</m:t>
            </m:r>
          </m:sub>
        </m:sSub>
      </m:oMath>
      <w:r w:rsidR="00F75976" w:rsidRPr="00AA598C">
        <w:rPr>
          <w:szCs w:val="28"/>
        </w:rPr>
        <w:t>,</w:t>
      </w:r>
      <w:r w:rsidR="00186F53" w:rsidRPr="00AA598C">
        <w:rPr>
          <w:szCs w:val="28"/>
        </w:rPr>
        <w:t xml:space="preserve"> </w:t>
      </w:r>
      <m:oMath>
        <m:r>
          <w:rPr>
            <w:rFonts w:ascii="Cambria Math" w:hAnsi="Cambria Math"/>
            <w:szCs w:val="28"/>
          </w:rPr>
          <m:t>Q=0</m:t>
        </m:r>
      </m:oMath>
      <w:r w:rsidR="00186F53" w:rsidRPr="00186F53">
        <w:rPr>
          <w:szCs w:val="28"/>
        </w:rPr>
        <w:t>,</w:t>
      </w:r>
    </w:p>
    <w:p w14:paraId="2E5F0151" w14:textId="5A7B077A" w:rsidR="00F75976" w:rsidRPr="00186F53" w:rsidRDefault="00F440EB" w:rsidP="00186F53">
      <w:pPr>
        <w:spacing w:after="160" w:line="259" w:lineRule="auto"/>
        <w:ind w:firstLine="0"/>
        <w:jc w:val="center"/>
        <w:rPr>
          <w:iCs/>
          <w:szCs w:val="28"/>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rPr>
              <m:t>0</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rPr>
                  <m:t>0</m:t>
                </m:r>
              </m:sub>
            </m:sSub>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r>
              <w:rPr>
                <w:rFonts w:ascii="Cambria Math" w:hAnsi="Cambria Math"/>
              </w:rPr>
              <m:t>0.05</m:t>
            </m:r>
          </m:e>
        </m:d>
      </m:oMath>
      <w:r w:rsidR="00186F53" w:rsidRPr="00186F53">
        <w:rPr>
          <w:iCs/>
          <w:szCs w:val="28"/>
        </w:rPr>
        <w:t>,</w:t>
      </w:r>
    </w:p>
    <w:p w14:paraId="14168F84" w14:textId="49F48F8C" w:rsidR="004D5658" w:rsidRPr="00186F53" w:rsidRDefault="007441A7" w:rsidP="00186F53">
      <w:pPr>
        <w:spacing w:after="160" w:line="259" w:lineRule="auto"/>
        <w:ind w:firstLine="0"/>
        <w:jc w:val="center"/>
      </w:pPr>
      <m:oMath>
        <m:r>
          <w:rPr>
            <w:rFonts w:ascii="Cambria Math" w:hAnsi="Cambria Math"/>
            <w:szCs w:val="28"/>
          </w:rPr>
          <m:t>R=diag</m:t>
        </m:r>
        <m:d>
          <m:dPr>
            <m:begChr m:val="{"/>
            <m:endChr m:val="}"/>
            <m:ctrlPr>
              <w:rPr>
                <w:rFonts w:ascii="Cambria Math" w:hAnsi="Cambria Math"/>
                <w:i/>
                <w:szCs w:val="28"/>
              </w:rPr>
            </m:ctrlPr>
          </m:dPr>
          <m:e>
            <m:r>
              <w:rPr>
                <w:rFonts w:ascii="Cambria Math" w:hAnsi="Cambria Math"/>
                <w:szCs w:val="28"/>
              </w:rPr>
              <m:t>0.8;0.8;</m:t>
            </m:r>
            <m:r>
              <w:rPr>
                <w:rFonts w:ascii="Cambria Math" w:hAnsi="Cambria Math"/>
              </w:rPr>
              <m:t>0.102</m:t>
            </m:r>
            <m:r>
              <w:rPr>
                <w:rFonts w:ascii="Cambria Math" w:hAnsi="Cambria Math"/>
                <w:szCs w:val="28"/>
              </w:rPr>
              <m:t>;0.15;0.15;0.15;0.25;0.25;0.35;0.14;0.14;0.14</m:t>
            </m:r>
          </m:e>
        </m:d>
      </m:oMath>
      <w:r w:rsidR="00186F53" w:rsidRPr="00186F53">
        <w:rPr>
          <w:szCs w:val="28"/>
        </w:rPr>
        <w:t>.</w:t>
      </w:r>
    </w:p>
    <w:p w14:paraId="76516C33" w14:textId="660652BC" w:rsidR="00885098" w:rsidRDefault="00885098" w:rsidP="00EE5FF5">
      <w:pPr>
        <w:spacing w:after="160" w:line="259" w:lineRule="auto"/>
        <w:ind w:firstLine="709"/>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r w:rsidR="00104B40">
        <w:t xml:space="preserve"> Также, стоит отметить, что для моделирования дискретного характера измерительных устройств используются экстраполяторы нулевого порядка с </w:t>
      </w:r>
      <w:r w:rsidR="009816DB">
        <w:t>частотами обновления</w:t>
      </w:r>
      <w:r w:rsidR="00104B40">
        <w:t xml:space="preserve">, представленными в таблице ниже. </w:t>
      </w:r>
    </w:p>
    <w:p w14:paraId="4734A588" w14:textId="648FA342" w:rsidR="00104B40" w:rsidRDefault="00104B40" w:rsidP="00AD3046">
      <w:pPr>
        <w:spacing w:after="160" w:line="259" w:lineRule="auto"/>
        <w:ind w:firstLine="0"/>
      </w:pPr>
      <w:r>
        <w:t xml:space="preserve">Таблица </w:t>
      </w:r>
      <w:r w:rsidR="008774F5">
        <w:t xml:space="preserve">5 </w:t>
      </w:r>
      <w:r>
        <w:t xml:space="preserve">– </w:t>
      </w:r>
      <w:r w:rsidR="009816DB">
        <w:t>Частоты обновления данных с датчиков</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44CC79FC" w:rsidR="00104B40" w:rsidRDefault="00104B40" w:rsidP="00EE5FF5">
            <w:pPr>
              <w:pStyle w:val="ae"/>
              <w:ind w:firstLine="0"/>
              <w:jc w:val="center"/>
            </w:pPr>
            <w:r>
              <w:t>Измерительное устройство</w:t>
            </w:r>
          </w:p>
        </w:tc>
        <w:tc>
          <w:tcPr>
            <w:tcW w:w="5098" w:type="dxa"/>
          </w:tcPr>
          <w:p w14:paraId="4FDCE665" w14:textId="4DD261D5" w:rsidR="00104B40" w:rsidRDefault="00324BBE" w:rsidP="00EE5FF5">
            <w:pPr>
              <w:pStyle w:val="ae"/>
              <w:ind w:firstLine="0"/>
              <w:jc w:val="center"/>
            </w:pPr>
            <w:r>
              <w:t>Частота обновления</w:t>
            </w:r>
          </w:p>
        </w:tc>
      </w:tr>
      <w:tr w:rsidR="00104B40" w14:paraId="7A501DB1" w14:textId="77777777" w:rsidTr="00104B40">
        <w:tc>
          <w:tcPr>
            <w:tcW w:w="5098" w:type="dxa"/>
          </w:tcPr>
          <w:p w14:paraId="03594DE5" w14:textId="6E712DB6" w:rsidR="00104B40" w:rsidRPr="005F3827" w:rsidRDefault="005F3827" w:rsidP="00EE5FF5">
            <w:pPr>
              <w:pStyle w:val="ae"/>
              <w:ind w:firstLine="0"/>
              <w:jc w:val="left"/>
            </w:pPr>
            <w:r>
              <w:t>ИНС</w:t>
            </w:r>
          </w:p>
        </w:tc>
        <w:tc>
          <w:tcPr>
            <w:tcW w:w="5098" w:type="dxa"/>
          </w:tcPr>
          <w:p w14:paraId="140E0E87" w14:textId="4F183643" w:rsidR="00104B40" w:rsidRPr="005F3827" w:rsidRDefault="005F3827" w:rsidP="00324BBE">
            <w:pPr>
              <w:pStyle w:val="ae"/>
              <w:ind w:firstLine="0"/>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EE5FF5">
            <w:pPr>
              <w:pStyle w:val="ae"/>
              <w:ind w:firstLine="0"/>
              <w:jc w:val="left"/>
              <w:rPr>
                <w:lang w:val="en-US"/>
              </w:rPr>
            </w:pPr>
            <w:r>
              <w:rPr>
                <w:lang w:val="en-US"/>
              </w:rPr>
              <w:t>GPS</w:t>
            </w:r>
          </w:p>
        </w:tc>
        <w:tc>
          <w:tcPr>
            <w:tcW w:w="5098" w:type="dxa"/>
          </w:tcPr>
          <w:p w14:paraId="26A445B7" w14:textId="02EA8566" w:rsidR="00104B40" w:rsidRPr="005F3827" w:rsidRDefault="005F3827" w:rsidP="00324BBE">
            <w:pPr>
              <w:pStyle w:val="ae"/>
              <w:ind w:firstLine="0"/>
              <w:rPr>
                <w:lang w:val="en-US"/>
              </w:rPr>
            </w:pPr>
            <w:r>
              <w:rPr>
                <w:lang w:val="en-US"/>
              </w:rPr>
              <w:t>1 Hz</w:t>
            </w:r>
          </w:p>
        </w:tc>
      </w:tr>
      <w:tr w:rsidR="00104B40" w14:paraId="1232BC13" w14:textId="77777777" w:rsidTr="00104B40">
        <w:tc>
          <w:tcPr>
            <w:tcW w:w="5098" w:type="dxa"/>
          </w:tcPr>
          <w:p w14:paraId="0843E1EB" w14:textId="446F00D6" w:rsidR="00104B40" w:rsidRPr="005F3827" w:rsidRDefault="005F3827" w:rsidP="00EE5FF5">
            <w:pPr>
              <w:pStyle w:val="ae"/>
              <w:ind w:firstLine="0"/>
              <w:jc w:val="left"/>
            </w:pPr>
            <w:r>
              <w:t>Допплеровский лаг</w:t>
            </w:r>
          </w:p>
        </w:tc>
        <w:tc>
          <w:tcPr>
            <w:tcW w:w="5098" w:type="dxa"/>
          </w:tcPr>
          <w:p w14:paraId="2F3EAAFF" w14:textId="2A08E4D1" w:rsidR="00104B40" w:rsidRPr="00324BBE" w:rsidRDefault="005F3827" w:rsidP="00324BBE">
            <w:pPr>
              <w:pStyle w:val="ae"/>
              <w:ind w:firstLine="0"/>
              <w:rPr>
                <w:lang w:val="en-US"/>
              </w:rPr>
            </w:pPr>
            <w:r>
              <w:rPr>
                <w:lang w:val="en-US"/>
              </w:rPr>
              <w:t>25</w:t>
            </w:r>
            <w:r w:rsidR="00324BBE">
              <w:t xml:space="preserve"> </w:t>
            </w:r>
            <w:proofErr w:type="spellStart"/>
            <w:r w:rsidR="00324BBE">
              <w:t>Hz</w:t>
            </w:r>
            <w:proofErr w:type="spellEnd"/>
          </w:p>
        </w:tc>
      </w:tr>
      <w:tr w:rsidR="00104B40" w14:paraId="3E06FB5B" w14:textId="77777777" w:rsidTr="00104B40">
        <w:tc>
          <w:tcPr>
            <w:tcW w:w="5098" w:type="dxa"/>
          </w:tcPr>
          <w:p w14:paraId="3F65EAA9" w14:textId="36762001" w:rsidR="00104B40" w:rsidRPr="005F3827" w:rsidRDefault="005F3827" w:rsidP="00EE5FF5">
            <w:pPr>
              <w:pStyle w:val="ae"/>
              <w:ind w:firstLine="0"/>
              <w:jc w:val="left"/>
            </w:pPr>
            <w:proofErr w:type="spellStart"/>
            <w:r>
              <w:t>Глубинометр</w:t>
            </w:r>
            <w:proofErr w:type="spellEnd"/>
          </w:p>
        </w:tc>
        <w:tc>
          <w:tcPr>
            <w:tcW w:w="5098" w:type="dxa"/>
          </w:tcPr>
          <w:p w14:paraId="43E8335B" w14:textId="6A3160A8" w:rsidR="00104B40" w:rsidRPr="005F3827" w:rsidRDefault="005F3827" w:rsidP="00324BBE">
            <w:pPr>
              <w:pStyle w:val="ae"/>
              <w:ind w:firstLine="0"/>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6DB10D8B" w:rsidR="0020158D" w:rsidRPr="00C8273B" w:rsidRDefault="0020158D" w:rsidP="00AD3046">
      <w:pPr>
        <w:spacing w:after="160" w:line="259" w:lineRule="auto"/>
        <w:ind w:firstLine="0"/>
      </w:pPr>
      <w:r>
        <w:tab/>
        <w:t>Структурная схема модели системы представлена на рис. 9</w:t>
      </w:r>
      <w:r w:rsidR="000921DE">
        <w:t xml:space="preserve"> и отражает основные </w:t>
      </w:r>
      <w:r w:rsidR="00C8273B">
        <w:t xml:space="preserve">ее </w:t>
      </w:r>
      <w:r w:rsidR="000921DE">
        <w:t>составляющие</w:t>
      </w:r>
      <w:r w:rsidR="000921DE" w:rsidRPr="000921DE">
        <w:t xml:space="preserve">: </w:t>
      </w:r>
      <w:r w:rsidR="000921DE">
        <w:t>гидроакустические буи</w:t>
      </w:r>
      <w:r w:rsidR="00C8273B">
        <w:t xml:space="preserve"> для получения наклонных дальностей до </w:t>
      </w:r>
      <w:r w:rsidR="00C8273B">
        <w:rPr>
          <w:lang w:val="en-US"/>
        </w:rPr>
        <w:t>AUV</w:t>
      </w:r>
      <w:r w:rsidR="00C8273B" w:rsidRPr="00C8273B">
        <w:t xml:space="preserve">, </w:t>
      </w:r>
      <w:r w:rsidR="00C8273B">
        <w:t xml:space="preserve">контроллер для посыла управляющих сигналов, блок динамики/кинематики подводного аппарата и блок комплексирования сигналов с датчиков.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60B0C301">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F440EB" w:rsidRPr="0020158D" w:rsidRDefault="00F440EB"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0CBF1671" w:rsidR="00F440EB" w:rsidRPr="0020158D" w:rsidRDefault="00F440EB" w:rsidP="0020158D">
                              <w:pPr>
                                <w:ind w:firstLine="0"/>
                                <w:rPr>
                                  <w:sz w:val="24"/>
                                  <w:szCs w:val="18"/>
                                </w:rPr>
                              </w:pPr>
                              <m:oMathPara>
                                <m:oMath>
                                  <m:r>
                                    <w:rPr>
                                      <w:rFonts w:ascii="Cambria Math" w:hAnsi="Cambria Math"/>
                                      <w:sz w:val="24"/>
                                      <w:szCs w:val="24"/>
                                    </w:rPr>
                                    <m:t>Буй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77777777" w:rsidR="00F440EB" w:rsidRPr="0020158D" w:rsidRDefault="00F440EB" w:rsidP="0020158D">
                              <w:pPr>
                                <w:ind w:firstLine="0"/>
                                <w:rPr>
                                  <w:sz w:val="24"/>
                                  <w:szCs w:val="18"/>
                                </w:rPr>
                              </w:pPr>
                              <m:oMathPara>
                                <m:oMath>
                                  <m:r>
                                    <w:rPr>
                                      <w:rFonts w:ascii="Cambria Math" w:hAnsi="Cambria Math"/>
                                      <w:sz w:val="24"/>
                                      <w:szCs w:val="24"/>
                                    </w:rPr>
                                    <m:t>Буй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47A7C22F" w:rsidR="00F440EB" w:rsidRPr="0020158D" w:rsidRDefault="00F440EB" w:rsidP="0020158D">
                              <w:pPr>
                                <w:ind w:firstLine="0"/>
                                <w:rPr>
                                  <w:sz w:val="24"/>
                                  <w:szCs w:val="18"/>
                                </w:rPr>
                              </w:pPr>
                              <m:oMathPara>
                                <m:oMath>
                                  <m:r>
                                    <w:rPr>
                                      <w:rFonts w:ascii="Cambria Math" w:hAnsi="Cambria Math"/>
                                      <w:sz w:val="24"/>
                                      <w:szCs w:val="18"/>
                                    </w:rPr>
                                    <m:t xml:space="preserve">Комплексирование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F440EB" w:rsidRPr="0020158D" w:rsidRDefault="00F440EB"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23D0723" w:rsidR="00F440EB" w:rsidRPr="0020158D" w:rsidRDefault="00F440EB" w:rsidP="0020158D">
                              <w:pPr>
                                <w:ind w:firstLine="0"/>
                                <w:rPr>
                                  <w:sz w:val="24"/>
                                  <w:szCs w:val="18"/>
                                </w:rPr>
                              </w:pPr>
                              <m:oMathPara>
                                <m:oMath>
                                  <m:r>
                                    <w:rPr>
                                      <w:rFonts w:ascii="Cambria Math" w:hAnsi="Cambria Math"/>
                                      <w:sz w:val="24"/>
                                      <w:szCs w:val="18"/>
                                    </w:rPr>
                                    <m:t>Контроллер</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F440EB" w:rsidRPr="000C51C0" w:rsidRDefault="00F440E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F440EB" w:rsidRDefault="00F440EB">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F440EB" w:rsidRDefault="00F440EB">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F440EB" w:rsidRPr="000C51C0" w:rsidRDefault="00F440E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F440EB" w:rsidRPr="000C51C0" w:rsidRDefault="00F440E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F440EB" w:rsidRPr="000C51C0" w:rsidRDefault="00F440EB">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924911" y="3423131"/>
                            <a:ext cx="3331779" cy="304800"/>
                          </a:xfrm>
                          <a:prstGeom prst="rect">
                            <a:avLst/>
                          </a:prstGeom>
                          <a:noFill/>
                          <a:ln w="6350">
                            <a:noFill/>
                          </a:ln>
                        </wps:spPr>
                        <wps:txbx>
                          <w:txbxContent>
                            <w:p w14:paraId="540B644B" w14:textId="0B4C4C97" w:rsidR="00F440EB" w:rsidRPr="000C51C0" w:rsidRDefault="00F440EB">
                              <w:pPr>
                                <w:rPr>
                                  <w:i/>
                                </w:rPr>
                              </w:pPr>
                              <w:r>
                                <w:rPr>
                                  <w:i/>
                                </w:rPr>
                                <w:t>Расширенный фильтр Калмана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229711" y="2332953"/>
                            <a:ext cx="3331779" cy="304800"/>
                          </a:xfrm>
                          <a:prstGeom prst="rect">
                            <a:avLst/>
                          </a:prstGeom>
                          <a:noFill/>
                          <a:ln w="6350">
                            <a:noFill/>
                          </a:ln>
                        </wps:spPr>
                        <wps:txbx>
                          <w:txbxContent>
                            <w:p w14:paraId="1D78F266" w14:textId="6049A042" w:rsidR="00F440EB" w:rsidRPr="000C51C0" w:rsidRDefault="00F440EB">
                              <w:pPr>
                                <w:rPr>
                                  <w:i/>
                                </w:rPr>
                              </w:pPr>
                              <w:r>
                                <w:rPr>
                                  <w:i/>
                                </w:rPr>
                                <w:t>Динамика и кинематика ММТ-300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F440EB" w:rsidRPr="0020158D" w:rsidRDefault="00F440EB"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0CBF1671" w:rsidR="00F440EB" w:rsidRPr="0020158D" w:rsidRDefault="00F440EB" w:rsidP="0020158D">
                        <w:pPr>
                          <w:ind w:firstLine="0"/>
                          <w:rPr>
                            <w:sz w:val="24"/>
                            <w:szCs w:val="18"/>
                          </w:rPr>
                        </w:pPr>
                        <m:oMathPara>
                          <m:oMath>
                            <m:r>
                              <w:rPr>
                                <w:rFonts w:ascii="Cambria Math" w:hAnsi="Cambria Math"/>
                                <w:sz w:val="24"/>
                                <w:szCs w:val="24"/>
                              </w:rPr>
                              <m:t>Буй 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77777777" w:rsidR="00F440EB" w:rsidRPr="0020158D" w:rsidRDefault="00F440EB" w:rsidP="0020158D">
                        <w:pPr>
                          <w:ind w:firstLine="0"/>
                          <w:rPr>
                            <w:sz w:val="24"/>
                            <w:szCs w:val="18"/>
                          </w:rPr>
                        </w:pPr>
                        <m:oMathPara>
                          <m:oMath>
                            <m:r>
                              <w:rPr>
                                <w:rFonts w:ascii="Cambria Math" w:hAnsi="Cambria Math"/>
                                <w:sz w:val="24"/>
                                <w:szCs w:val="24"/>
                              </w:rPr>
                              <m:t>Буй 1</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47A7C22F" w:rsidR="00F440EB" w:rsidRPr="0020158D" w:rsidRDefault="00F440EB" w:rsidP="0020158D">
                        <w:pPr>
                          <w:ind w:firstLine="0"/>
                          <w:rPr>
                            <w:sz w:val="24"/>
                            <w:szCs w:val="18"/>
                          </w:rPr>
                        </w:pPr>
                        <m:oMathPara>
                          <m:oMath>
                            <m:r>
                              <w:rPr>
                                <w:rFonts w:ascii="Cambria Math" w:hAnsi="Cambria Math"/>
                                <w:sz w:val="24"/>
                                <w:szCs w:val="18"/>
                              </w:rPr>
                              <m:t xml:space="preserve">Комплексирование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F440EB" w:rsidRPr="0020158D" w:rsidRDefault="00F440EB"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23D0723" w:rsidR="00F440EB" w:rsidRPr="0020158D" w:rsidRDefault="00F440EB" w:rsidP="0020158D">
                        <w:pPr>
                          <w:ind w:firstLine="0"/>
                          <w:rPr>
                            <w:sz w:val="24"/>
                            <w:szCs w:val="18"/>
                          </w:rPr>
                        </w:pPr>
                        <m:oMathPara>
                          <m:oMath>
                            <m:r>
                              <w:rPr>
                                <w:rFonts w:ascii="Cambria Math" w:hAnsi="Cambria Math"/>
                                <w:sz w:val="24"/>
                                <w:szCs w:val="18"/>
                              </w:rPr>
                              <m:t>Контроллер</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F440EB" w:rsidRPr="000C51C0" w:rsidRDefault="00F440E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F440EB" w:rsidRDefault="00F440EB">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F440EB" w:rsidRDefault="00F440EB">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F440EB" w:rsidRPr="000C51C0" w:rsidRDefault="00F440E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F440EB" w:rsidRPr="000C51C0" w:rsidRDefault="00F440E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F440EB" w:rsidRPr="000C51C0" w:rsidRDefault="00F440EB">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9249;top:34231;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0B4C4C97" w:rsidR="00F440EB" w:rsidRPr="000C51C0" w:rsidRDefault="00F440EB">
                        <w:pPr>
                          <w:rPr>
                            <w:i/>
                          </w:rPr>
                        </w:pPr>
                        <w:r>
                          <w:rPr>
                            <w:i/>
                          </w:rPr>
                          <w:t>Расширенный фильтр Калмана</w:t>
                        </w:r>
                      </w:p>
                    </w:txbxContent>
                  </v:textbox>
                </v:shape>
                <v:shape id="Надпись 106" o:spid="_x0000_s1089" type="#_x0000_t202" style="position:absolute;left:12297;top:23329;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6049A042" w:rsidR="00F440EB" w:rsidRPr="000C51C0" w:rsidRDefault="00F440EB">
                        <w:pPr>
                          <w:rPr>
                            <w:i/>
                          </w:rPr>
                        </w:pPr>
                        <w:r>
                          <w:rPr>
                            <w:i/>
                          </w:rPr>
                          <w:t>Динамика и кинематика ММТ-300</w:t>
                        </w:r>
                      </w:p>
                    </w:txbxContent>
                  </v:textbox>
                </v:shape>
                <w10:anchorlock/>
              </v:group>
            </w:pict>
          </mc:Fallback>
        </mc:AlternateContent>
      </w:r>
    </w:p>
    <w:p w14:paraId="4930E227" w14:textId="65C73A43" w:rsidR="000C51C0" w:rsidRPr="0020158D" w:rsidRDefault="000C51C0" w:rsidP="000C51C0">
      <w:pPr>
        <w:spacing w:after="160" w:line="259" w:lineRule="auto"/>
        <w:ind w:firstLine="0"/>
        <w:jc w:val="center"/>
      </w:pPr>
      <w:r>
        <w:t>Рисунок 9 – Структурная схема системы позиционирования</w:t>
      </w:r>
    </w:p>
    <w:p w14:paraId="1FD0F97C" w14:textId="77777777" w:rsidR="000C51C0" w:rsidRDefault="000C51C0" w:rsidP="004F7D85">
      <w:pPr>
        <w:spacing w:after="160" w:line="259" w:lineRule="auto"/>
        <w:ind w:firstLine="709"/>
      </w:pPr>
    </w:p>
    <w:p w14:paraId="7E5D44E8" w14:textId="374AC901" w:rsidR="004D5658" w:rsidRDefault="004D5658" w:rsidP="004F7D85">
      <w:pPr>
        <w:spacing w:after="160" w:line="259" w:lineRule="auto"/>
        <w:ind w:firstLine="709"/>
      </w:pPr>
      <w:r>
        <w:t>Результаты моделирования представлены ниже.</w:t>
      </w:r>
      <w:r w:rsidR="004F7D85">
        <w:t xml:space="preserve"> </w:t>
      </w:r>
      <w:r w:rsidR="00F75976">
        <w:t xml:space="preserve">Начальное состояние подводного аппарата при этом определяются нулевыми. </w:t>
      </w:r>
      <w:r w:rsidR="004F7D85">
        <w:t xml:space="preserve">На рис. </w:t>
      </w:r>
      <w:r w:rsidR="000C51C0">
        <w:t>10</w:t>
      </w:r>
      <w:r w:rsidR="004F7D85">
        <w:t xml:space="preserve"> отображены траектории подводного аппарата и гидроакустических буев.</w:t>
      </w:r>
    </w:p>
    <w:p w14:paraId="15F9AF86" w14:textId="48FBAADE" w:rsidR="00CB3C25" w:rsidRDefault="00DC59CD" w:rsidP="0013107B">
      <w:pPr>
        <w:spacing w:after="160" w:line="259" w:lineRule="auto"/>
        <w:ind w:firstLine="0"/>
        <w:jc w:val="center"/>
        <w:rPr>
          <w:b/>
          <w:bCs/>
          <w:sz w:val="24"/>
          <w:szCs w:val="18"/>
        </w:rPr>
      </w:pPr>
      <w:r>
        <w:rPr>
          <w:noProof/>
        </w:rPr>
        <w:drawing>
          <wp:inline distT="0" distB="0" distL="0" distR="0" wp14:anchorId="76D0B6C6" wp14:editId="673AC5EC">
            <wp:extent cx="4708635" cy="35314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6138" cy="3559602"/>
                    </a:xfrm>
                    <a:prstGeom prst="rect">
                      <a:avLst/>
                    </a:prstGeom>
                    <a:noFill/>
                    <a:ln>
                      <a:noFill/>
                    </a:ln>
                  </pic:spPr>
                </pic:pic>
              </a:graphicData>
            </a:graphic>
          </wp:inline>
        </w:drawing>
      </w:r>
    </w:p>
    <w:p w14:paraId="2C1A7312" w14:textId="54C7E040" w:rsidR="00CB3C25" w:rsidRPr="00DC59CD" w:rsidRDefault="00CB3C25" w:rsidP="00DC59CD">
      <w:pPr>
        <w:spacing w:after="160" w:line="259" w:lineRule="auto"/>
        <w:ind w:firstLine="0"/>
        <w:jc w:val="center"/>
      </w:pPr>
      <w:r w:rsidRPr="00134DA3">
        <w:t xml:space="preserve">Рисунок </w:t>
      </w:r>
      <w:r w:rsidR="000C51C0">
        <w:t>10</w:t>
      </w:r>
      <w:r w:rsidR="00134DA3" w:rsidRPr="00134DA3">
        <w:t xml:space="preserve"> </w:t>
      </w:r>
      <w:r w:rsidRPr="00134DA3">
        <w:t xml:space="preserve">– </w:t>
      </w:r>
      <w:r w:rsidRPr="00134DA3">
        <w:rPr>
          <w:lang w:val="en-US"/>
        </w:rPr>
        <w:t>XY</w:t>
      </w:r>
      <w:r w:rsidRPr="00134DA3">
        <w:t xml:space="preserve"> положение буев и </w:t>
      </w:r>
      <w:r w:rsidRPr="00134DA3">
        <w:rPr>
          <w:lang w:val="en-US"/>
        </w:rPr>
        <w:t>AUV</w:t>
      </w:r>
    </w:p>
    <w:p w14:paraId="62F58DED" w14:textId="5222C3BB" w:rsidR="004F7D85" w:rsidRDefault="004F7D85" w:rsidP="009936FD">
      <w:pPr>
        <w:spacing w:after="160" w:line="259" w:lineRule="auto"/>
        <w:ind w:firstLine="0"/>
      </w:pPr>
      <w:r>
        <w:rPr>
          <w:sz w:val="24"/>
          <w:szCs w:val="18"/>
        </w:rPr>
        <w:lastRenderedPageBreak/>
        <w:tab/>
      </w:r>
      <w:r w:rsidRPr="004F7D85">
        <w:t>Графики выхода системы приведены на рис. 1</w:t>
      </w:r>
      <w:r w:rsidR="000C51C0">
        <w:t>1</w:t>
      </w:r>
      <w:r w:rsidRPr="004F7D85">
        <w:t>.</w:t>
      </w:r>
      <w:r w:rsidR="009936FD">
        <w:t xml:space="preserve"> Здесь очевидны погрешности измерительных датчиков</w:t>
      </w:r>
      <w:r w:rsidR="0029731F" w:rsidRPr="0029731F">
        <w:t xml:space="preserve">: </w:t>
      </w:r>
      <w:r w:rsidR="0029731F">
        <w:t>заметны шумы и высокие частоты обновления</w:t>
      </w:r>
      <w:r w:rsidR="009936FD">
        <w:t>. Результаты работы фильтра Калмана для восстановления состояния приедены на рис. 1</w:t>
      </w:r>
      <w:r w:rsidR="000C51C0">
        <w:t>2</w:t>
      </w:r>
      <w:r w:rsidR="009936FD">
        <w:t xml:space="preserve"> и показывают более приемлемые результаты</w:t>
      </w:r>
      <w:r w:rsidR="009936FD" w:rsidRPr="00134DA3">
        <w:t xml:space="preserve"> относительно действительных данных</w:t>
      </w:r>
      <w:r w:rsidR="009936FD">
        <w:t xml:space="preserve">. </w:t>
      </w:r>
    </w:p>
    <w:p w14:paraId="53CB19BC" w14:textId="310BBCD3" w:rsidR="0029731F" w:rsidRPr="0029731F" w:rsidRDefault="0029731F" w:rsidP="009936FD">
      <w:pPr>
        <w:spacing w:after="160" w:line="259" w:lineRule="auto"/>
        <w:ind w:firstLine="0"/>
        <w:rPr>
          <w:sz w:val="24"/>
          <w:szCs w:val="18"/>
        </w:rPr>
      </w:pPr>
      <w:r>
        <w:tab/>
        <w:t>Более корректную оценку работы фильтра возможно произвести по ошибке относительно действительных данных (рис. 1</w:t>
      </w:r>
      <w:r w:rsidR="000C51C0">
        <w:t>3</w:t>
      </w:r>
      <w:r>
        <w:t xml:space="preserve">). Количественная оценка уже определяется метриками качества. </w:t>
      </w:r>
      <w:r>
        <w:rPr>
          <w:lang w:val="en-US"/>
        </w:rPr>
        <w:t>MSE</w:t>
      </w:r>
      <w:r w:rsidRPr="0029731F">
        <w:t xml:space="preserve">, </w:t>
      </w:r>
      <w:r>
        <w:rPr>
          <w:lang w:val="en-US"/>
        </w:rPr>
        <w:t>MAE</w:t>
      </w:r>
      <w:r w:rsidRPr="0029731F">
        <w:t xml:space="preserve"> </w:t>
      </w:r>
      <w:r>
        <w:t xml:space="preserve">и </w:t>
      </w:r>
      <w:r>
        <w:rPr>
          <w:lang w:val="en-US"/>
        </w:rPr>
        <w:t>RMSE</w:t>
      </w:r>
      <w:r w:rsidRPr="00EE084A">
        <w:t xml:space="preserve"> </w:t>
      </w:r>
      <w:r>
        <w:t>метрики сведены в таблицу 6.</w:t>
      </w:r>
    </w:p>
    <w:p w14:paraId="192E70C6" w14:textId="4DF6B33F" w:rsidR="00CB3C25" w:rsidRDefault="00CB3C25" w:rsidP="00134DA3">
      <w:pPr>
        <w:spacing w:after="160" w:line="259" w:lineRule="auto"/>
        <w:ind w:firstLine="0"/>
        <w:jc w:val="center"/>
        <w:rPr>
          <w:b/>
          <w:bCs/>
          <w:sz w:val="24"/>
          <w:szCs w:val="18"/>
        </w:rPr>
      </w:pPr>
    </w:p>
    <w:p w14:paraId="1537C20C" w14:textId="2FB3339E" w:rsidR="00CB3C25" w:rsidRDefault="00DC59CD" w:rsidP="00090AB8">
      <w:pPr>
        <w:spacing w:after="160" w:line="259" w:lineRule="auto"/>
        <w:ind w:firstLine="0"/>
        <w:jc w:val="center"/>
        <w:rPr>
          <w:b/>
          <w:bCs/>
          <w:sz w:val="24"/>
          <w:szCs w:val="18"/>
        </w:rPr>
      </w:pPr>
      <w:r>
        <w:rPr>
          <w:noProof/>
        </w:rPr>
        <w:drawing>
          <wp:inline distT="0" distB="0" distL="0" distR="0" wp14:anchorId="16C12F88" wp14:editId="4E3E805A">
            <wp:extent cx="6480810" cy="649859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810" cy="6498590"/>
                    </a:xfrm>
                    <a:prstGeom prst="rect">
                      <a:avLst/>
                    </a:prstGeom>
                    <a:noFill/>
                    <a:ln>
                      <a:noFill/>
                    </a:ln>
                  </pic:spPr>
                </pic:pic>
              </a:graphicData>
            </a:graphic>
          </wp:inline>
        </w:drawing>
      </w:r>
    </w:p>
    <w:p w14:paraId="7A8C7383" w14:textId="002D8257" w:rsidR="00CB3C25" w:rsidRPr="00134DA3" w:rsidRDefault="00CB3C25" w:rsidP="00134DA3">
      <w:pPr>
        <w:spacing w:after="160" w:line="259" w:lineRule="auto"/>
        <w:ind w:firstLine="0"/>
        <w:jc w:val="center"/>
      </w:pPr>
      <w:r w:rsidRPr="00134DA3">
        <w:t>Рисунок</w:t>
      </w:r>
      <w:r w:rsidR="00134DA3" w:rsidRPr="00134DA3">
        <w:t xml:space="preserve"> 1</w:t>
      </w:r>
      <w:r w:rsidR="000921DE">
        <w:t>1</w:t>
      </w:r>
      <w:r w:rsidRPr="00134DA3">
        <w:t xml:space="preserve">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78F17FEE" w14:textId="24986E5C" w:rsidR="00CB3C25" w:rsidRPr="00CB3C25" w:rsidRDefault="00DC59CD" w:rsidP="00DC59CD">
      <w:pPr>
        <w:spacing w:after="160" w:line="259" w:lineRule="auto"/>
        <w:ind w:firstLine="0"/>
        <w:rPr>
          <w:sz w:val="24"/>
          <w:szCs w:val="18"/>
        </w:rPr>
      </w:pPr>
      <w:r>
        <w:rPr>
          <w:noProof/>
        </w:rPr>
        <w:drawing>
          <wp:inline distT="0" distB="0" distL="0" distR="0" wp14:anchorId="4AA6E053" wp14:editId="65465E29">
            <wp:extent cx="6480810" cy="69596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810" cy="6959600"/>
                    </a:xfrm>
                    <a:prstGeom prst="rect">
                      <a:avLst/>
                    </a:prstGeom>
                    <a:noFill/>
                    <a:ln>
                      <a:noFill/>
                    </a:ln>
                  </pic:spPr>
                </pic:pic>
              </a:graphicData>
            </a:graphic>
          </wp:inline>
        </w:drawing>
      </w:r>
    </w:p>
    <w:p w14:paraId="77ACF3DD" w14:textId="7E132A7C" w:rsidR="00CB3C25" w:rsidRPr="00AA598C" w:rsidRDefault="00CB3C25" w:rsidP="00134DA3">
      <w:pPr>
        <w:spacing w:after="160" w:line="259" w:lineRule="auto"/>
        <w:ind w:firstLine="0"/>
        <w:jc w:val="center"/>
      </w:pPr>
      <w:r w:rsidRPr="00134DA3">
        <w:t xml:space="preserve">Рисунок </w:t>
      </w:r>
      <w:r w:rsidR="00134DA3" w:rsidRPr="00134DA3">
        <w:t>1</w:t>
      </w:r>
      <w:r w:rsidR="000921DE">
        <w:t>2</w:t>
      </w:r>
      <w:r w:rsidR="00134DA3" w:rsidRPr="00134DA3">
        <w:t xml:space="preserve"> </w:t>
      </w:r>
      <w:r w:rsidRPr="00134DA3">
        <w:t xml:space="preserve">– Графики оценки </w:t>
      </w:r>
      <w:r w:rsidRPr="00134DA3">
        <w:rPr>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6174AB9" w:rsidR="00D21A86" w:rsidRDefault="00DC59CD" w:rsidP="00134DA3">
      <w:pPr>
        <w:spacing w:after="160" w:line="259" w:lineRule="auto"/>
        <w:ind w:firstLine="0"/>
        <w:jc w:val="center"/>
        <w:rPr>
          <w:b/>
          <w:bCs/>
          <w:sz w:val="24"/>
          <w:szCs w:val="18"/>
        </w:rPr>
      </w:pPr>
      <w:r>
        <w:rPr>
          <w:noProof/>
        </w:rPr>
        <w:lastRenderedPageBreak/>
        <w:drawing>
          <wp:inline distT="0" distB="0" distL="0" distR="0" wp14:anchorId="039411D3" wp14:editId="45AF110C">
            <wp:extent cx="6363217" cy="6568965"/>
            <wp:effectExtent l="0" t="0" r="0" b="381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3217" cy="6568965"/>
                    </a:xfrm>
                    <a:prstGeom prst="rect">
                      <a:avLst/>
                    </a:prstGeom>
                    <a:noFill/>
                    <a:ln>
                      <a:noFill/>
                    </a:ln>
                  </pic:spPr>
                </pic:pic>
              </a:graphicData>
            </a:graphic>
          </wp:inline>
        </w:drawing>
      </w:r>
    </w:p>
    <w:p w14:paraId="32CB8EE2" w14:textId="1B96A836" w:rsidR="00D21A86" w:rsidRPr="00134DA3" w:rsidRDefault="00D21A86" w:rsidP="00134DA3">
      <w:pPr>
        <w:spacing w:after="160" w:line="259" w:lineRule="auto"/>
        <w:ind w:firstLine="0"/>
        <w:jc w:val="center"/>
      </w:pPr>
      <w:r w:rsidRPr="00134DA3">
        <w:t>Рисунок</w:t>
      </w:r>
      <w:r w:rsidR="00134DA3" w:rsidRPr="00134DA3">
        <w:t xml:space="preserve"> 1</w:t>
      </w:r>
      <w:r w:rsidR="000921DE">
        <w:t>3</w:t>
      </w:r>
      <w:r w:rsidRPr="00134DA3">
        <w:t xml:space="preserve"> – Графики ошибок оценки </w:t>
      </w:r>
      <w:r w:rsidRPr="00134DA3">
        <w:rPr>
          <w:lang w:val="en-US"/>
        </w:rPr>
        <w:t>EKF</w:t>
      </w:r>
      <w:r w:rsidR="00B41924" w:rsidRPr="00134DA3">
        <w:t xml:space="preserve"> относительно действительных данных</w:t>
      </w:r>
    </w:p>
    <w:p w14:paraId="2664D129" w14:textId="3B4DF7EA" w:rsidR="00DD5D87" w:rsidRDefault="00DD5D87" w:rsidP="0013107B">
      <w:pPr>
        <w:spacing w:after="160" w:line="259" w:lineRule="auto"/>
        <w:ind w:firstLine="0"/>
        <w:rPr>
          <w:b/>
          <w:bCs/>
          <w:sz w:val="24"/>
          <w:szCs w:val="18"/>
        </w:rPr>
      </w:pPr>
    </w:p>
    <w:p w14:paraId="47C9ADCF" w14:textId="3DDB02EC" w:rsidR="0013107B" w:rsidRDefault="0013107B" w:rsidP="0013107B">
      <w:pPr>
        <w:spacing w:after="160" w:line="259" w:lineRule="auto"/>
        <w:ind w:firstLine="0"/>
      </w:pPr>
      <w:r>
        <w:t xml:space="preserve">Таблица </w:t>
      </w:r>
      <w:r>
        <w:rPr>
          <w:lang w:val="en-US"/>
        </w:rPr>
        <w:t>6</w:t>
      </w:r>
      <w:r>
        <w:t xml:space="preserve"> – Метрики качества</w:t>
      </w:r>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57A8E19E" w:rsidR="0013107B" w:rsidRDefault="0013107B" w:rsidP="0013107B">
            <w:pPr>
              <w:pStyle w:val="ae"/>
              <w:ind w:firstLine="0"/>
              <w:jc w:val="center"/>
            </w:pPr>
            <w:r>
              <w:t>Метрика</w:t>
            </w:r>
          </w:p>
        </w:tc>
        <w:tc>
          <w:tcPr>
            <w:tcW w:w="8641" w:type="dxa"/>
          </w:tcPr>
          <w:p w14:paraId="5485CE25" w14:textId="63F28AD3" w:rsidR="0013107B" w:rsidRDefault="0013107B" w:rsidP="0013107B">
            <w:pPr>
              <w:pStyle w:val="ae"/>
              <w:ind w:firstLine="0"/>
              <w:jc w:val="center"/>
            </w:pPr>
            <w:r>
              <w:t>Величина</w:t>
            </w:r>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F440E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F440E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F440E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F440E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F440EB"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F440EB"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559E41EB" w:rsidR="008E33C4" w:rsidRDefault="008E33C4" w:rsidP="008E33C4">
      <w:pPr>
        <w:spacing w:after="160" w:line="259" w:lineRule="auto"/>
        <w:ind w:left="709" w:firstLine="0"/>
        <w:rPr>
          <w:b/>
          <w:bCs/>
          <w:szCs w:val="28"/>
        </w:rPr>
      </w:pPr>
      <w:r>
        <w:rPr>
          <w:b/>
          <w:bCs/>
          <w:szCs w:val="28"/>
        </w:rPr>
        <w:lastRenderedPageBreak/>
        <w:t>ЗАКЛЮЧЕНИЕ</w:t>
      </w:r>
    </w:p>
    <w:p w14:paraId="1CA08757" w14:textId="5B65CD5D"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008E0879">
        <w:rPr>
          <w:lang w:val="en-US"/>
        </w:rPr>
        <w:t>MEMS</w:t>
      </w:r>
      <w:r w:rsidRPr="008E33C4">
        <w:t>-датчиков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006A3E4D">
        <w:t>подводного робота</w:t>
      </w:r>
      <w:r w:rsidRPr="008E33C4">
        <w:t>.</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26E72C91" w:rsidR="009522A8" w:rsidRPr="00426E2F" w:rsidRDefault="00765740" w:rsidP="009522A8">
      <w:pPr>
        <w:ind w:firstLine="708"/>
        <w:rPr>
          <w:b/>
          <w:bCs/>
          <w:szCs w:val="28"/>
        </w:rPr>
      </w:pPr>
      <w:r>
        <w:rPr>
          <w:b/>
          <w:bCs/>
          <w:sz w:val="24"/>
          <w:szCs w:val="18"/>
        </w:rPr>
        <w:br w:type="page"/>
      </w:r>
      <w:r w:rsidR="00426E2F" w:rsidRPr="00426E2F">
        <w:rPr>
          <w:b/>
          <w:bCs/>
          <w:szCs w:val="28"/>
        </w:rPr>
        <w:lastRenderedPageBreak/>
        <w:t>СПИСОК ИСПОЛЬЗОВАННЫХ ИСТОЧНИКОВ</w:t>
      </w:r>
    </w:p>
    <w:p w14:paraId="5E45C463" w14:textId="093B6E62"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091A129E" w14:textId="40B685E0" w:rsidR="00E517E6"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Li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Research on Error Correction Technology in Underwater SINS/DVL Integrated Positioning and Navigation // Sensors. </w:t>
      </w:r>
      <w:r w:rsidRPr="00E517E6">
        <w:rPr>
          <w:rFonts w:ascii="Times New Roman" w:hAnsi="Times New Roman" w:cs="Times New Roman"/>
          <w:sz w:val="28"/>
          <w:szCs w:val="28"/>
        </w:rPr>
        <w:t>2023. Т. 23. № 10. С. 4700.</w:t>
      </w:r>
    </w:p>
    <w:p w14:paraId="67897117" w14:textId="03332523" w:rsidR="009522A8"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Otero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Positioning System Based on Drifting Buoys and Acoustic Modems // JMSE. 2023. </w:t>
      </w:r>
      <w:r w:rsidRPr="00E517E6">
        <w:rPr>
          <w:rFonts w:ascii="Times New Roman" w:hAnsi="Times New Roman" w:cs="Times New Roman"/>
          <w:sz w:val="28"/>
          <w:szCs w:val="28"/>
        </w:rPr>
        <w:t>Т. 11. № 4. С. 682.</w:t>
      </w:r>
    </w:p>
    <w:p w14:paraId="1EC478AB" w14:textId="1CDFB1E5" w:rsidR="009522A8"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Li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Robust INS/USBL/DVL Integrated Navigation Algorithm Using Graph Optimization // Sensors. </w:t>
      </w:r>
      <w:r w:rsidRPr="00E517E6">
        <w:rPr>
          <w:rFonts w:ascii="Times New Roman" w:hAnsi="Times New Roman" w:cs="Times New Roman"/>
          <w:sz w:val="28"/>
          <w:szCs w:val="28"/>
        </w:rPr>
        <w:t>2023. Т. 23. № 2. С. 916.</w:t>
      </w:r>
    </w:p>
    <w:p w14:paraId="7255EE84" w14:textId="0ADBA753" w:rsidR="009522A8" w:rsidRPr="00E517E6" w:rsidRDefault="00E517E6" w:rsidP="004509BD">
      <w:pPr>
        <w:pStyle w:val="a7"/>
        <w:numPr>
          <w:ilvl w:val="0"/>
          <w:numId w:val="1"/>
        </w:numPr>
        <w:ind w:left="0" w:firstLine="709"/>
        <w:rPr>
          <w:rFonts w:ascii="Times New Roman" w:hAnsi="Times New Roman" w:cs="Times New Roman"/>
          <w:sz w:val="28"/>
          <w:szCs w:val="28"/>
        </w:rPr>
      </w:pPr>
      <w:proofErr w:type="spellStart"/>
      <w:r w:rsidRPr="00E517E6">
        <w:rPr>
          <w:rFonts w:ascii="Times New Roman" w:hAnsi="Times New Roman" w:cs="Times New Roman"/>
          <w:sz w:val="28"/>
          <w:szCs w:val="28"/>
        </w:rPr>
        <w:t>González-García</w:t>
      </w:r>
      <w:proofErr w:type="spellEnd"/>
      <w:r w:rsidRPr="00E517E6">
        <w:rPr>
          <w:rFonts w:ascii="Times New Roman" w:hAnsi="Times New Roman" w:cs="Times New Roman"/>
          <w:sz w:val="28"/>
          <w:szCs w:val="28"/>
        </w:rPr>
        <w:t xml:space="preserve"> J. и др. </w:t>
      </w:r>
      <w:r w:rsidRPr="00E517E6">
        <w:rPr>
          <w:rFonts w:ascii="Times New Roman" w:hAnsi="Times New Roman" w:cs="Times New Roman"/>
          <w:sz w:val="28"/>
          <w:szCs w:val="28"/>
          <w:lang w:val="en-US"/>
        </w:rPr>
        <w:t xml:space="preserve">Autonomous Underwater Vehicles: Localization, Navigation, and Communication for Collaborative Missions // Applied Sciences. </w:t>
      </w:r>
      <w:r w:rsidRPr="00E517E6">
        <w:rPr>
          <w:rFonts w:ascii="Times New Roman" w:hAnsi="Times New Roman" w:cs="Times New Roman"/>
          <w:sz w:val="28"/>
          <w:szCs w:val="28"/>
        </w:rPr>
        <w:t>2020. Т. 10. № 4. С. 1256.</w:t>
      </w:r>
    </w:p>
    <w:p w14:paraId="65AC3935" w14:textId="4F292D72" w:rsidR="009522A8" w:rsidRPr="00E517E6" w:rsidRDefault="00E517E6" w:rsidP="004509BD">
      <w:pPr>
        <w:pStyle w:val="a7"/>
        <w:numPr>
          <w:ilvl w:val="0"/>
          <w:numId w:val="1"/>
        </w:numPr>
        <w:ind w:left="0" w:firstLine="709"/>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Kebkal</w:t>
      </w:r>
      <w:proofErr w:type="spellEnd"/>
      <w:r w:rsidRPr="00E517E6">
        <w:rPr>
          <w:rFonts w:ascii="Times New Roman" w:hAnsi="Times New Roman" w:cs="Times New Roman"/>
          <w:sz w:val="28"/>
          <w:szCs w:val="28"/>
          <w:lang w:val="en-US"/>
        </w:rPr>
        <w:t xml:space="preserve"> K. G., </w:t>
      </w:r>
      <w:proofErr w:type="spellStart"/>
      <w:r w:rsidRPr="00E517E6">
        <w:rPr>
          <w:rFonts w:ascii="Times New Roman" w:hAnsi="Times New Roman" w:cs="Times New Roman"/>
          <w:sz w:val="28"/>
          <w:szCs w:val="28"/>
          <w:lang w:val="en-US"/>
        </w:rPr>
        <w:t>Mashoshin</w:t>
      </w:r>
      <w:proofErr w:type="spellEnd"/>
      <w:r w:rsidRPr="00E517E6">
        <w:rPr>
          <w:rFonts w:ascii="Times New Roman" w:hAnsi="Times New Roman" w:cs="Times New Roman"/>
          <w:sz w:val="28"/>
          <w:szCs w:val="28"/>
          <w:lang w:val="en-US"/>
        </w:rPr>
        <w:t xml:space="preserve"> A. I. AUV acoustic positioning methods // </w:t>
      </w:r>
      <w:proofErr w:type="spellStart"/>
      <w:r w:rsidRPr="00E517E6">
        <w:rPr>
          <w:rFonts w:ascii="Times New Roman" w:hAnsi="Times New Roman" w:cs="Times New Roman"/>
          <w:sz w:val="28"/>
          <w:szCs w:val="28"/>
          <w:lang w:val="en-US"/>
        </w:rPr>
        <w:t>Gyroscopy</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Navig</w:t>
      </w:r>
      <w:proofErr w:type="spellEnd"/>
      <w:r w:rsidRPr="00E517E6">
        <w:rPr>
          <w:rFonts w:ascii="Times New Roman" w:hAnsi="Times New Roman" w:cs="Times New Roman"/>
          <w:sz w:val="28"/>
          <w:szCs w:val="28"/>
          <w:lang w:val="en-US"/>
        </w:rPr>
        <w:t xml:space="preserve">. 2017.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8. № 1.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80–89.</w:t>
      </w:r>
      <w:r w:rsidR="009522A8" w:rsidRPr="00E517E6">
        <w:rPr>
          <w:rFonts w:ascii="Times New Roman" w:hAnsi="Times New Roman" w:cs="Times New Roman"/>
          <w:sz w:val="28"/>
          <w:szCs w:val="28"/>
          <w:lang w:val="en-GB"/>
        </w:rPr>
        <w:t xml:space="preserve"> </w:t>
      </w:r>
    </w:p>
    <w:p w14:paraId="1B1B9ED1" w14:textId="247B826C" w:rsidR="009522A8" w:rsidRPr="00E517E6" w:rsidRDefault="00E517E6" w:rsidP="004509BD">
      <w:pPr>
        <w:pStyle w:val="a7"/>
        <w:numPr>
          <w:ilvl w:val="0"/>
          <w:numId w:val="1"/>
        </w:numPr>
        <w:ind w:left="0" w:firstLine="709"/>
        <w:rPr>
          <w:rFonts w:ascii="Times New Roman" w:hAnsi="Times New Roman" w:cs="Times New Roman"/>
          <w:sz w:val="28"/>
          <w:szCs w:val="28"/>
        </w:rPr>
      </w:pPr>
      <w:proofErr w:type="spellStart"/>
      <w:r w:rsidRPr="00E517E6">
        <w:rPr>
          <w:rFonts w:ascii="Times New Roman" w:hAnsi="Times New Roman" w:cs="Times New Roman"/>
          <w:sz w:val="28"/>
          <w:szCs w:val="28"/>
          <w:lang w:val="en-US"/>
        </w:rPr>
        <w:t>Pacini</w:t>
      </w:r>
      <w:proofErr w:type="spellEnd"/>
      <w:r w:rsidRPr="00E517E6">
        <w:rPr>
          <w:rFonts w:ascii="Times New Roman" w:hAnsi="Times New Roman" w:cs="Times New Roman"/>
          <w:sz w:val="28"/>
          <w:szCs w:val="28"/>
          <w:lang w:val="en-US"/>
        </w:rPr>
        <w:t xml:space="preserve"> F.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Integrated </w:t>
      </w:r>
      <w:proofErr w:type="spellStart"/>
      <w:r w:rsidRPr="00E517E6">
        <w:rPr>
          <w:rFonts w:ascii="Times New Roman" w:hAnsi="Times New Roman" w:cs="Times New Roman"/>
          <w:sz w:val="28"/>
          <w:szCs w:val="28"/>
          <w:lang w:val="en-US"/>
        </w:rPr>
        <w:t>comunication</w:t>
      </w:r>
      <w:proofErr w:type="spellEnd"/>
      <w:r w:rsidRPr="00E517E6">
        <w:rPr>
          <w:rFonts w:ascii="Times New Roman" w:hAnsi="Times New Roman" w:cs="Times New Roman"/>
          <w:sz w:val="28"/>
          <w:szCs w:val="28"/>
          <w:lang w:val="en-US"/>
        </w:rPr>
        <w:t xml:space="preserve"> network for underwater applications: </w:t>
      </w:r>
      <w:proofErr w:type="gramStart"/>
      <w:r w:rsidRPr="00E517E6">
        <w:rPr>
          <w:rFonts w:ascii="Times New Roman" w:hAnsi="Times New Roman" w:cs="Times New Roman"/>
          <w:sz w:val="28"/>
          <w:szCs w:val="28"/>
          <w:lang w:val="en-US"/>
        </w:rPr>
        <w:t>the</w:t>
      </w:r>
      <w:proofErr w:type="gramEnd"/>
      <w:r w:rsidRPr="00E517E6">
        <w:rPr>
          <w:rFonts w:ascii="Times New Roman" w:hAnsi="Times New Roman" w:cs="Times New Roman"/>
          <w:sz w:val="28"/>
          <w:szCs w:val="28"/>
          <w:lang w:val="en-US"/>
        </w:rPr>
        <w:t xml:space="preserve"> SWARMs approach // 2018 Fourth Underwater Communications and Networking Conference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Lerici</w:t>
      </w:r>
      <w:proofErr w:type="spellEnd"/>
      <w:r w:rsidRPr="00E517E6">
        <w:rPr>
          <w:rFonts w:ascii="Times New Roman" w:hAnsi="Times New Roman" w:cs="Times New Roman"/>
          <w:sz w:val="28"/>
          <w:szCs w:val="28"/>
        </w:rPr>
        <w:t>: IEEE, 2018. С. 1–5.</w:t>
      </w:r>
    </w:p>
    <w:p w14:paraId="0DA8755F" w14:textId="639B45F3" w:rsidR="009522A8" w:rsidRPr="00E517E6" w:rsidRDefault="00E517E6" w:rsidP="004509BD">
      <w:pPr>
        <w:pStyle w:val="a7"/>
        <w:numPr>
          <w:ilvl w:val="0"/>
          <w:numId w:val="1"/>
        </w:numPr>
        <w:ind w:left="0" w:firstLine="709"/>
        <w:rPr>
          <w:rStyle w:val="a8"/>
          <w:rFonts w:ascii="Times New Roman" w:hAnsi="Times New Roman" w:cs="Times New Roman"/>
          <w:color w:val="auto"/>
          <w:sz w:val="28"/>
          <w:szCs w:val="28"/>
          <w:u w:val="none"/>
        </w:rPr>
      </w:pPr>
      <w:r w:rsidRPr="00E517E6">
        <w:rPr>
          <w:rFonts w:ascii="Times New Roman" w:hAnsi="Times New Roman" w:cs="Times New Roman"/>
          <w:sz w:val="28"/>
          <w:szCs w:val="28"/>
          <w:lang w:val="en-US"/>
        </w:rPr>
        <w:t xml:space="preserve">Zhao L.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An Adaptive Filtering Method for Cooperative Localization in Leader–Follower AUVs // Sensors. </w:t>
      </w:r>
      <w:r w:rsidRPr="00E517E6">
        <w:rPr>
          <w:rFonts w:ascii="Times New Roman" w:hAnsi="Times New Roman" w:cs="Times New Roman"/>
          <w:sz w:val="28"/>
          <w:szCs w:val="28"/>
        </w:rPr>
        <w:t>2022. Т. 22. № 13. С. 5016.</w:t>
      </w:r>
    </w:p>
    <w:p w14:paraId="3BB473FF" w14:textId="2CE6E728"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Zhang F., Wu X., Ma P. Consistent Extended Kalman Filter-Based Cooperative Localization of Multiple Autonomous Underwater Vehicles // Sensors.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22. № 12.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4563.</w:t>
      </w:r>
    </w:p>
    <w:p w14:paraId="4FA645D4" w14:textId="6A950273" w:rsidR="00E517E6"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Sheng G.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Navigation Algorithm of Extended Kalman Filter Based on Combined Observation for AUVs // Remote Sensing. </w:t>
      </w:r>
      <w:r w:rsidRPr="00E517E6">
        <w:rPr>
          <w:rFonts w:ascii="Times New Roman" w:hAnsi="Times New Roman" w:cs="Times New Roman"/>
          <w:sz w:val="28"/>
          <w:szCs w:val="28"/>
        </w:rPr>
        <w:t>2023. Т. 15. № 2. С. 533.</w:t>
      </w:r>
    </w:p>
    <w:p w14:paraId="5949A371" w14:textId="3112761D" w:rsidR="00E517E6"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Almeida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Localization System Combining </w:t>
      </w:r>
      <w:proofErr w:type="spellStart"/>
      <w:r w:rsidRPr="00E517E6">
        <w:rPr>
          <w:rFonts w:ascii="Times New Roman" w:hAnsi="Times New Roman" w:cs="Times New Roman"/>
          <w:sz w:val="28"/>
          <w:szCs w:val="28"/>
          <w:lang w:val="en-US"/>
        </w:rPr>
        <w:t>iUSBL</w:t>
      </w:r>
      <w:proofErr w:type="spellEnd"/>
      <w:r w:rsidRPr="00E517E6">
        <w:rPr>
          <w:rFonts w:ascii="Times New Roman" w:hAnsi="Times New Roman" w:cs="Times New Roman"/>
          <w:sz w:val="28"/>
          <w:szCs w:val="28"/>
          <w:lang w:val="en-US"/>
        </w:rPr>
        <w:t xml:space="preserve"> with Dynamic SBL in ¡VAMOS! </w:t>
      </w:r>
      <w:proofErr w:type="spellStart"/>
      <w:r w:rsidRPr="00E517E6">
        <w:rPr>
          <w:rFonts w:ascii="Times New Roman" w:hAnsi="Times New Roman" w:cs="Times New Roman"/>
          <w:sz w:val="28"/>
          <w:szCs w:val="28"/>
        </w:rPr>
        <w:t>Trials</w:t>
      </w:r>
      <w:proofErr w:type="spellEnd"/>
      <w:r w:rsidRPr="00E517E6">
        <w:rPr>
          <w:rFonts w:ascii="Times New Roman" w:hAnsi="Times New Roman" w:cs="Times New Roman"/>
          <w:sz w:val="28"/>
          <w:szCs w:val="28"/>
        </w:rPr>
        <w:t xml:space="preserve"> // </w:t>
      </w:r>
      <w:proofErr w:type="spellStart"/>
      <w:r w:rsidRPr="00E517E6">
        <w:rPr>
          <w:rFonts w:ascii="Times New Roman" w:hAnsi="Times New Roman" w:cs="Times New Roman"/>
          <w:sz w:val="28"/>
          <w:szCs w:val="28"/>
        </w:rPr>
        <w:t>Sensors</w:t>
      </w:r>
      <w:proofErr w:type="spellEnd"/>
      <w:r w:rsidRPr="00E517E6">
        <w:rPr>
          <w:rFonts w:ascii="Times New Roman" w:hAnsi="Times New Roman" w:cs="Times New Roman"/>
          <w:sz w:val="28"/>
          <w:szCs w:val="28"/>
        </w:rPr>
        <w:t>. 2020. Т. 20. № 17. С. 4710.</w:t>
      </w:r>
    </w:p>
    <w:p w14:paraId="525F031D" w14:textId="1D032127" w:rsidR="007823AD" w:rsidRPr="00E517E6" w:rsidRDefault="00E517E6" w:rsidP="004509BD">
      <w:pPr>
        <w:pStyle w:val="a7"/>
        <w:numPr>
          <w:ilvl w:val="0"/>
          <w:numId w:val="1"/>
        </w:numPr>
        <w:ind w:left="0" w:firstLine="709"/>
        <w:rPr>
          <w:rStyle w:val="a8"/>
          <w:rFonts w:ascii="Times New Roman" w:hAnsi="Times New Roman" w:cs="Times New Roman"/>
          <w:color w:val="auto"/>
          <w:sz w:val="28"/>
          <w:szCs w:val="28"/>
          <w:u w:val="none"/>
          <w:lang w:val="en-US"/>
        </w:rPr>
      </w:pPr>
      <w:r w:rsidRPr="00E517E6">
        <w:rPr>
          <w:rFonts w:ascii="Times New Roman" w:hAnsi="Times New Roman" w:cs="Times New Roman"/>
          <w:sz w:val="28"/>
          <w:szCs w:val="28"/>
          <w:lang w:val="en-US"/>
        </w:rPr>
        <w:t xml:space="preserve">Huang J. An Underwater Target Tracking Algorithm Based on Extended Kalman Filter // Mobile Information Systems. 2023.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2023.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1–12.</w:t>
      </w:r>
    </w:p>
    <w:p w14:paraId="0750AC82" w14:textId="5E8E789C" w:rsidR="00E517E6" w:rsidRPr="00E517E6" w:rsidRDefault="00E517E6" w:rsidP="004509BD">
      <w:pPr>
        <w:pStyle w:val="a7"/>
        <w:numPr>
          <w:ilvl w:val="0"/>
          <w:numId w:val="1"/>
        </w:numPr>
        <w:ind w:left="0" w:firstLine="709"/>
        <w:rPr>
          <w:rFonts w:ascii="Times New Roman" w:hAnsi="Times New Roman" w:cs="Times New Roman"/>
          <w:sz w:val="28"/>
          <w:szCs w:val="28"/>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Control of Underwater Vehicle–Manipulator Systems Based on the SDC Method // Sensors. </w:t>
      </w:r>
      <w:r w:rsidRPr="00E517E6">
        <w:rPr>
          <w:rFonts w:ascii="Times New Roman" w:hAnsi="Times New Roman" w:cs="Times New Roman"/>
          <w:sz w:val="28"/>
          <w:szCs w:val="28"/>
        </w:rPr>
        <w:t>2022. Т. 22. № 13. С. 5038.</w:t>
      </w:r>
    </w:p>
    <w:p w14:paraId="106DFAB6" w14:textId="0223DC93"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proofErr w:type="spellStart"/>
      <w:r w:rsidRPr="00E517E6">
        <w:rPr>
          <w:rFonts w:ascii="Times New Roman" w:hAnsi="Times New Roman" w:cs="Times New Roman"/>
          <w:sz w:val="28"/>
          <w:szCs w:val="28"/>
          <w:lang w:val="en-US"/>
        </w:rPr>
        <w:t>Kramar</w:t>
      </w:r>
      <w:proofErr w:type="spellEnd"/>
      <w:r w:rsidRPr="00E517E6">
        <w:rPr>
          <w:rFonts w:ascii="Times New Roman" w:hAnsi="Times New Roman" w:cs="Times New Roman"/>
          <w:sz w:val="28"/>
          <w:szCs w:val="28"/>
          <w:lang w:val="en-US"/>
        </w:rPr>
        <w:t xml:space="preserve"> V. Marine Internet of Things Platforms for Interoperability of Marine Robotic Agents: An Overview of Concepts and Architectures // JMSE.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10. № 9.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1279.</w:t>
      </w:r>
    </w:p>
    <w:p w14:paraId="1F84E411" w14:textId="60DAB1E0"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Luo Q.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A SINS/DVL/USBL Integrated Navigation and Positioning IoT System with Multiple Sources Fusion and Federated Kalman Filter</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In Review, 2021.</w:t>
      </w:r>
    </w:p>
    <w:p w14:paraId="20E5DD5E" w14:textId="5873A48B"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6E9945BD" w14:textId="2B3165D7"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Morvan</w:t>
      </w:r>
      <w:proofErr w:type="spellEnd"/>
      <w:r w:rsidRPr="00E517E6">
        <w:rPr>
          <w:rFonts w:ascii="Times New Roman" w:hAnsi="Times New Roman" w:cs="Times New Roman"/>
          <w:sz w:val="28"/>
          <w:szCs w:val="28"/>
          <w:lang w:val="en-US"/>
        </w:rPr>
        <w:t xml:space="preserve"> P.-Y., Bagot G. Innovative software solutions for subsea positionings</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pico</w:t>
      </w:r>
      <w:proofErr w:type="spellEnd"/>
      <w:r w:rsidRPr="00E517E6">
        <w:rPr>
          <w:rFonts w:ascii="Times New Roman" w:hAnsi="Times New Roman" w:cs="Times New Roman"/>
          <w:sz w:val="28"/>
          <w:szCs w:val="28"/>
          <w:lang w:val="en-US"/>
        </w:rPr>
        <w:t>, 2021.</w:t>
      </w:r>
    </w:p>
    <w:p w14:paraId="6399EE84" w14:textId="759AE2FD" w:rsidR="00E517E6"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lastRenderedPageBreak/>
        <w:t xml:space="preserve">Caiti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Experimental results with a mixed USBL/LBL system for AUV navigation // 2014 Underwater Communications and Networking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Sestri</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Levante</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Italy</w:t>
      </w:r>
      <w:proofErr w:type="spellEnd"/>
      <w:r w:rsidRPr="00E517E6">
        <w:rPr>
          <w:rFonts w:ascii="Times New Roman" w:hAnsi="Times New Roman" w:cs="Times New Roman"/>
          <w:sz w:val="28"/>
          <w:szCs w:val="28"/>
        </w:rPr>
        <w:t>: IEEE, 2014. С. 1–4.</w:t>
      </w:r>
    </w:p>
    <w:p w14:paraId="07811617" w14:textId="4A4A1900" w:rsidR="003D7792" w:rsidRPr="00E517E6" w:rsidRDefault="00E517E6" w:rsidP="004509BD">
      <w:pPr>
        <w:pStyle w:val="a7"/>
        <w:numPr>
          <w:ilvl w:val="0"/>
          <w:numId w:val="1"/>
        </w:numPr>
        <w:ind w:left="0" w:firstLine="709"/>
        <w:rPr>
          <w:rFonts w:ascii="Times New Roman" w:hAnsi="Times New Roman" w:cs="Times New Roman"/>
          <w:sz w:val="28"/>
          <w:szCs w:val="28"/>
        </w:rPr>
      </w:pPr>
      <w:proofErr w:type="spellStart"/>
      <w:r w:rsidRPr="00E517E6">
        <w:rPr>
          <w:rFonts w:ascii="Times New Roman" w:hAnsi="Times New Roman" w:cs="Times New Roman"/>
          <w:sz w:val="28"/>
          <w:szCs w:val="28"/>
        </w:rPr>
        <w:t>Kebkal</w:t>
      </w:r>
      <w:proofErr w:type="spellEnd"/>
      <w:r w:rsidRPr="00E517E6">
        <w:rPr>
          <w:rFonts w:ascii="Times New Roman" w:hAnsi="Times New Roman" w:cs="Times New Roman"/>
          <w:sz w:val="28"/>
          <w:szCs w:val="28"/>
        </w:rPr>
        <w:t xml:space="preserve"> K. G. и др. </w:t>
      </w:r>
      <w:r w:rsidRPr="00E517E6">
        <w:rPr>
          <w:rFonts w:ascii="Times New Roman" w:hAnsi="Times New Roman" w:cs="Times New Roman"/>
          <w:sz w:val="28"/>
          <w:szCs w:val="28"/>
          <w:lang w:val="en-US"/>
        </w:rPr>
        <w:t xml:space="preserve">Experimental Performance of a Hydro-Acoustic USBL-Aided LBL Positioning and Communication System // IFAC Proceedings Volumes. </w:t>
      </w:r>
      <w:r w:rsidRPr="00E517E6">
        <w:rPr>
          <w:rFonts w:ascii="Times New Roman" w:hAnsi="Times New Roman" w:cs="Times New Roman"/>
          <w:sz w:val="28"/>
          <w:szCs w:val="28"/>
        </w:rPr>
        <w:t>2012. Т. 45. № 5. С. 249–254.</w:t>
      </w:r>
    </w:p>
    <w:p w14:paraId="0CD063DC" w14:textId="5FD2AAAB" w:rsidR="00FB7442"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Antonelli G. Underwater Robots. Cham: Springer International Publishing, 2014.</w:t>
      </w:r>
    </w:p>
    <w:p w14:paraId="2964FD9A" w14:textId="438EE91C" w:rsidR="00E517E6" w:rsidRPr="00E517E6" w:rsidRDefault="00E517E6" w:rsidP="004509BD">
      <w:pPr>
        <w:pStyle w:val="a7"/>
        <w:numPr>
          <w:ilvl w:val="0"/>
          <w:numId w:val="1"/>
        </w:numPr>
        <w:ind w:left="0" w:firstLine="709"/>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Fossen T. I. Handbook of marine craft hydrodynamics and motion control =: </w:t>
      </w:r>
      <w:proofErr w:type="spellStart"/>
      <w:r w:rsidRPr="00E517E6">
        <w:rPr>
          <w:rFonts w:ascii="Times New Roman" w:hAnsi="Times New Roman" w:cs="Times New Roman"/>
          <w:sz w:val="28"/>
          <w:szCs w:val="28"/>
          <w:lang w:val="en-US"/>
        </w:rPr>
        <w:t>Vademecum</w:t>
      </w:r>
      <w:proofErr w:type="spellEnd"/>
      <w:r w:rsidRPr="00E517E6">
        <w:rPr>
          <w:rFonts w:ascii="Times New Roman" w:hAnsi="Times New Roman" w:cs="Times New Roman"/>
          <w:sz w:val="28"/>
          <w:szCs w:val="28"/>
          <w:lang w:val="en-US"/>
        </w:rPr>
        <w:t xml:space="preserve"> de </w:t>
      </w:r>
      <w:proofErr w:type="spellStart"/>
      <w:r w:rsidRPr="00E517E6">
        <w:rPr>
          <w:rFonts w:ascii="Times New Roman" w:hAnsi="Times New Roman" w:cs="Times New Roman"/>
          <w:sz w:val="28"/>
          <w:szCs w:val="28"/>
          <w:lang w:val="en-US"/>
        </w:rPr>
        <w:t>navium</w:t>
      </w:r>
      <w:proofErr w:type="spellEnd"/>
      <w:r w:rsidRPr="00E517E6">
        <w:rPr>
          <w:rFonts w:ascii="Times New Roman" w:hAnsi="Times New Roman" w:cs="Times New Roman"/>
          <w:sz w:val="28"/>
          <w:szCs w:val="28"/>
          <w:lang w:val="en-US"/>
        </w:rPr>
        <w:t xml:space="preserve"> motu contra </w:t>
      </w:r>
      <w:proofErr w:type="spellStart"/>
      <w:r w:rsidRPr="00E517E6">
        <w:rPr>
          <w:rFonts w:ascii="Times New Roman" w:hAnsi="Times New Roman" w:cs="Times New Roman"/>
          <w:sz w:val="28"/>
          <w:szCs w:val="28"/>
          <w:lang w:val="en-US"/>
        </w:rPr>
        <w:t>aquas</w:t>
      </w:r>
      <w:proofErr w:type="spellEnd"/>
      <w:r w:rsidRPr="00E517E6">
        <w:rPr>
          <w:rFonts w:ascii="Times New Roman" w:hAnsi="Times New Roman" w:cs="Times New Roman"/>
          <w:sz w:val="28"/>
          <w:szCs w:val="28"/>
          <w:lang w:val="en-US"/>
        </w:rPr>
        <w:t xml:space="preserve"> et de motu </w:t>
      </w:r>
      <w:proofErr w:type="spellStart"/>
      <w:r w:rsidRPr="00E517E6">
        <w:rPr>
          <w:rFonts w:ascii="Times New Roman" w:hAnsi="Times New Roman" w:cs="Times New Roman"/>
          <w:sz w:val="28"/>
          <w:szCs w:val="28"/>
          <w:lang w:val="en-US"/>
        </w:rPr>
        <w:t>gubernando</w:t>
      </w:r>
      <w:proofErr w:type="spellEnd"/>
      <w:r w:rsidRPr="00E517E6">
        <w:rPr>
          <w:rFonts w:ascii="Times New Roman" w:hAnsi="Times New Roman" w:cs="Times New Roman"/>
          <w:sz w:val="28"/>
          <w:szCs w:val="28"/>
          <w:lang w:val="en-US"/>
        </w:rPr>
        <w:t xml:space="preserve">. Hoboken, NJ: Wiley, 2021.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Second edition.</w:t>
      </w:r>
    </w:p>
    <w:p w14:paraId="2D1251CD" w14:textId="52F4BAFB" w:rsidR="00E517E6" w:rsidRPr="00E517E6" w:rsidRDefault="00E517E6" w:rsidP="004509BD">
      <w:pPr>
        <w:pStyle w:val="a7"/>
        <w:numPr>
          <w:ilvl w:val="0"/>
          <w:numId w:val="1"/>
        </w:numPr>
        <w:ind w:left="0" w:firstLine="709"/>
        <w:rPr>
          <w:rFonts w:ascii="Times New Roman" w:hAnsi="Times New Roman" w:cs="Times New Roman"/>
          <w:sz w:val="28"/>
          <w:szCs w:val="28"/>
        </w:rPr>
      </w:pPr>
      <w:r w:rsidRPr="00E517E6">
        <w:rPr>
          <w:rFonts w:ascii="Times New Roman" w:hAnsi="Times New Roman" w:cs="Times New Roman"/>
          <w:sz w:val="28"/>
          <w:szCs w:val="28"/>
          <w:lang w:val="en-US"/>
        </w:rPr>
        <w:t xml:space="preserve">Blevins R. D. Applied fluid dynamics handbook. Malabar, Fla: Krieger Pub, 2003.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xml:space="preserve">. Reprint ed. with corrections. </w:t>
      </w:r>
      <w:r w:rsidRPr="00E517E6">
        <w:rPr>
          <w:rFonts w:ascii="Times New Roman" w:hAnsi="Times New Roman" w:cs="Times New Roman"/>
          <w:sz w:val="28"/>
          <w:szCs w:val="28"/>
        </w:rPr>
        <w:t>558 с.</w:t>
      </w:r>
    </w:p>
    <w:p w14:paraId="69C00638" w14:textId="7E140588" w:rsidR="00223E0B" w:rsidRPr="00E517E6" w:rsidRDefault="008D0507" w:rsidP="004509BD">
      <w:pPr>
        <w:pStyle w:val="a7"/>
        <w:numPr>
          <w:ilvl w:val="0"/>
          <w:numId w:val="1"/>
        </w:numPr>
        <w:ind w:left="0" w:firstLine="709"/>
        <w:jc w:val="both"/>
        <w:rPr>
          <w:rFonts w:ascii="Times New Roman" w:hAnsi="Times New Roman" w:cs="Times New Roman"/>
          <w:sz w:val="28"/>
          <w:szCs w:val="28"/>
        </w:rPr>
      </w:pPr>
      <w:r w:rsidRPr="00E517E6">
        <w:fldChar w:fldCharType="begin"/>
      </w:r>
      <w:r w:rsidRPr="00E517E6">
        <w:rPr>
          <w:rFonts w:ascii="Times New Roman" w:hAnsi="Times New Roman" w:cs="Times New Roman"/>
          <w:sz w:val="28"/>
          <w:szCs w:val="28"/>
          <w:rPrChange w:id="3" w:author="SevSU" w:date="2023-06-20T17:06:00Z">
            <w:rPr/>
          </w:rPrChange>
        </w:rPr>
        <w:instrText xml:space="preserve"> </w:instrText>
      </w:r>
      <w:r w:rsidRPr="00E517E6">
        <w:rPr>
          <w:rFonts w:ascii="Times New Roman" w:hAnsi="Times New Roman" w:cs="Times New Roman"/>
          <w:sz w:val="28"/>
          <w:szCs w:val="28"/>
          <w:lang w:val="en-US"/>
          <w:rPrChange w:id="4" w:author="SevSU" w:date="2023-06-20T17:06:00Z">
            <w:rPr/>
          </w:rPrChange>
        </w:rPr>
        <w:instrText>HYPERLINK</w:instrText>
      </w:r>
      <w:r w:rsidRPr="00E517E6">
        <w:rPr>
          <w:rFonts w:ascii="Times New Roman" w:hAnsi="Times New Roman" w:cs="Times New Roman"/>
          <w:sz w:val="28"/>
          <w:szCs w:val="28"/>
          <w:rPrChange w:id="5" w:author="SevSU" w:date="2023-06-20T17:06:00Z">
            <w:rPr/>
          </w:rPrChange>
        </w:rPr>
        <w:instrText xml:space="preserve"> "</w:instrText>
      </w:r>
      <w:r w:rsidRPr="00E517E6">
        <w:rPr>
          <w:rFonts w:ascii="Times New Roman" w:hAnsi="Times New Roman" w:cs="Times New Roman"/>
          <w:sz w:val="28"/>
          <w:szCs w:val="28"/>
          <w:lang w:val="en-US"/>
          <w:rPrChange w:id="6" w:author="SevSU" w:date="2023-06-20T17:06:00Z">
            <w:rPr/>
          </w:rPrChange>
        </w:rPr>
        <w:instrText>https</w:instrText>
      </w:r>
      <w:r w:rsidRPr="00E517E6">
        <w:rPr>
          <w:rFonts w:ascii="Times New Roman" w:hAnsi="Times New Roman" w:cs="Times New Roman"/>
          <w:sz w:val="28"/>
          <w:szCs w:val="28"/>
          <w:rPrChange w:id="7" w:author="SevSU" w:date="2023-06-20T17:06:00Z">
            <w:rPr/>
          </w:rPrChange>
        </w:rPr>
        <w:instrText>://</w:instrText>
      </w:r>
      <w:r w:rsidRPr="00E517E6">
        <w:rPr>
          <w:rFonts w:ascii="Times New Roman" w:hAnsi="Times New Roman" w:cs="Times New Roman"/>
          <w:sz w:val="28"/>
          <w:szCs w:val="28"/>
          <w:lang w:val="en-US"/>
          <w:rPrChange w:id="8" w:author="SevSU" w:date="2023-06-20T17:06:00Z">
            <w:rPr/>
          </w:rPrChange>
        </w:rPr>
        <w:instrText>ntrs</w:instrText>
      </w:r>
      <w:r w:rsidRPr="00E517E6">
        <w:rPr>
          <w:rFonts w:ascii="Times New Roman" w:hAnsi="Times New Roman" w:cs="Times New Roman"/>
          <w:sz w:val="28"/>
          <w:szCs w:val="28"/>
          <w:rPrChange w:id="9" w:author="SevSU" w:date="2023-06-20T17:06:00Z">
            <w:rPr/>
          </w:rPrChange>
        </w:rPr>
        <w:instrText>.</w:instrText>
      </w:r>
      <w:r w:rsidRPr="00E517E6">
        <w:rPr>
          <w:rFonts w:ascii="Times New Roman" w:hAnsi="Times New Roman" w:cs="Times New Roman"/>
          <w:sz w:val="28"/>
          <w:szCs w:val="28"/>
          <w:lang w:val="en-US"/>
          <w:rPrChange w:id="10" w:author="SevSU" w:date="2023-06-20T17:06:00Z">
            <w:rPr/>
          </w:rPrChange>
        </w:rPr>
        <w:instrText>nasa</w:instrText>
      </w:r>
      <w:r w:rsidRPr="00E517E6">
        <w:rPr>
          <w:rFonts w:ascii="Times New Roman" w:hAnsi="Times New Roman" w:cs="Times New Roman"/>
          <w:sz w:val="28"/>
          <w:szCs w:val="28"/>
          <w:rPrChange w:id="11" w:author="SevSU" w:date="2023-06-20T17:06:00Z">
            <w:rPr/>
          </w:rPrChange>
        </w:rPr>
        <w:instrText>.</w:instrText>
      </w:r>
      <w:r w:rsidRPr="00E517E6">
        <w:rPr>
          <w:rFonts w:ascii="Times New Roman" w:hAnsi="Times New Roman" w:cs="Times New Roman"/>
          <w:sz w:val="28"/>
          <w:szCs w:val="28"/>
          <w:lang w:val="en-US"/>
          <w:rPrChange w:id="12" w:author="SevSU" w:date="2023-06-20T17:06:00Z">
            <w:rPr/>
          </w:rPrChange>
        </w:rPr>
        <w:instrText>gov</w:instrText>
      </w:r>
      <w:r w:rsidRPr="00E517E6">
        <w:rPr>
          <w:rFonts w:ascii="Times New Roman" w:hAnsi="Times New Roman" w:cs="Times New Roman"/>
          <w:sz w:val="28"/>
          <w:szCs w:val="28"/>
          <w:rPrChange w:id="13" w:author="SevSU" w:date="2023-06-20T17:06:00Z">
            <w:rPr/>
          </w:rPrChange>
        </w:rPr>
        <w:instrText>/</w:instrText>
      </w:r>
      <w:r w:rsidRPr="00E517E6">
        <w:rPr>
          <w:rFonts w:ascii="Times New Roman" w:hAnsi="Times New Roman" w:cs="Times New Roman"/>
          <w:sz w:val="28"/>
          <w:szCs w:val="28"/>
          <w:lang w:val="en-US"/>
          <w:rPrChange w:id="14" w:author="SevSU" w:date="2023-06-20T17:06:00Z">
            <w:rPr/>
          </w:rPrChange>
        </w:rPr>
        <w:instrText>citations</w:instrText>
      </w:r>
      <w:r w:rsidRPr="00E517E6">
        <w:rPr>
          <w:rFonts w:ascii="Times New Roman" w:hAnsi="Times New Roman" w:cs="Times New Roman"/>
          <w:sz w:val="28"/>
          <w:szCs w:val="28"/>
          <w:rPrChange w:id="15" w:author="SevSU" w:date="2023-06-20T17:06:00Z">
            <w:rPr/>
          </w:rPrChange>
        </w:rPr>
        <w:instrText xml:space="preserve">/19930091586" </w:instrText>
      </w:r>
      <w:r w:rsidRPr="00E517E6">
        <w:fldChar w:fldCharType="separate"/>
      </w:r>
      <w:r w:rsidR="00B0703D" w:rsidRPr="00E517E6">
        <w:rPr>
          <w:rStyle w:val="a8"/>
          <w:rFonts w:ascii="Times New Roman" w:hAnsi="Times New Roman" w:cs="Times New Roman"/>
          <w:sz w:val="28"/>
          <w:szCs w:val="28"/>
          <w:lang w:val="en-US"/>
        </w:rPr>
        <w:t>https</w:t>
      </w:r>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ntrs</w:t>
      </w:r>
      <w:proofErr w:type="spellEnd"/>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nasa</w:t>
      </w:r>
      <w:proofErr w:type="spellEnd"/>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gov</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citations</w:t>
      </w:r>
      <w:r w:rsidR="00B0703D" w:rsidRPr="00E517E6">
        <w:rPr>
          <w:rStyle w:val="a8"/>
          <w:rFonts w:ascii="Times New Roman" w:hAnsi="Times New Roman" w:cs="Times New Roman"/>
          <w:sz w:val="28"/>
          <w:szCs w:val="28"/>
        </w:rPr>
        <w:t>/19930091586</w:t>
      </w:r>
      <w:r w:rsidRPr="00E517E6">
        <w:rPr>
          <w:rStyle w:val="a8"/>
          <w:rFonts w:ascii="Times New Roman" w:hAnsi="Times New Roman" w:cs="Times New Roman"/>
          <w:sz w:val="28"/>
          <w:szCs w:val="28"/>
          <w:lang w:val="en-US"/>
        </w:rPr>
        <w:fldChar w:fldCharType="end"/>
      </w:r>
    </w:p>
    <w:p w14:paraId="7B830E8F" w14:textId="4EFC2AF8" w:rsidR="00B0703D" w:rsidRPr="00E517E6" w:rsidRDefault="00E517E6" w:rsidP="004509BD">
      <w:pPr>
        <w:pStyle w:val="a7"/>
        <w:numPr>
          <w:ilvl w:val="0"/>
          <w:numId w:val="1"/>
        </w:numPr>
        <w:ind w:left="0" w:firstLine="709"/>
        <w:rPr>
          <w:rFonts w:ascii="Times New Roman" w:hAnsi="Times New Roman" w:cs="Times New Roman"/>
          <w:sz w:val="28"/>
          <w:szCs w:val="28"/>
        </w:rPr>
      </w:pPr>
      <w:proofErr w:type="spellStart"/>
      <w:r w:rsidRPr="00E517E6">
        <w:rPr>
          <w:rFonts w:ascii="Times New Roman" w:hAnsi="Times New Roman" w:cs="Times New Roman"/>
          <w:sz w:val="28"/>
          <w:szCs w:val="28"/>
          <w:lang w:val="en-US"/>
        </w:rPr>
        <w:t>Quinchia</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Comparison between Different Error Modeling of MEMS Applied to GPS/INS Integrated Systems // Sensors. </w:t>
      </w:r>
      <w:r w:rsidRPr="00E517E6">
        <w:rPr>
          <w:rFonts w:ascii="Times New Roman" w:hAnsi="Times New Roman" w:cs="Times New Roman"/>
          <w:sz w:val="28"/>
          <w:szCs w:val="28"/>
        </w:rPr>
        <w:t>2013. Т. 13. № 8. С. 9549–9588.</w:t>
      </w:r>
    </w:p>
    <w:p w14:paraId="3AFC2745" w14:textId="3EEA7795" w:rsidR="00765740" w:rsidRPr="00D91230" w:rsidRDefault="00765740" w:rsidP="004509BD">
      <w:pPr>
        <w:spacing w:after="160" w:line="259" w:lineRule="auto"/>
        <w:ind w:firstLine="709"/>
        <w:jc w:val="left"/>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evSU" w:date="2023-06-20T17:27:00Z" w:initials="S">
    <w:p w14:paraId="287F65C8" w14:textId="08719C53" w:rsidR="00F440EB" w:rsidRDefault="00F440EB">
      <w:pPr>
        <w:pStyle w:val="aa"/>
      </w:pPr>
      <w:r>
        <w:rPr>
          <w:rStyle w:val="a9"/>
        </w:rPr>
        <w:annotationRef/>
      </w:r>
      <w:r>
        <w:t>хорошо бы фото реального аппарата с лаборатории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F65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F65C8" w16cid:durableId="284212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rson w15:author="SevSU">
    <w15:presenceInfo w15:providerId="None" w15:userId="Sev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5CFE"/>
    <w:rsid w:val="00047ABC"/>
    <w:rsid w:val="0005049B"/>
    <w:rsid w:val="00053172"/>
    <w:rsid w:val="00062819"/>
    <w:rsid w:val="00074EA2"/>
    <w:rsid w:val="000770EF"/>
    <w:rsid w:val="000838FF"/>
    <w:rsid w:val="00083CD0"/>
    <w:rsid w:val="00090AB8"/>
    <w:rsid w:val="000921DE"/>
    <w:rsid w:val="000960A3"/>
    <w:rsid w:val="000A5ABC"/>
    <w:rsid w:val="000A7AAA"/>
    <w:rsid w:val="000B3F25"/>
    <w:rsid w:val="000B7716"/>
    <w:rsid w:val="000C51C0"/>
    <w:rsid w:val="000D17B5"/>
    <w:rsid w:val="000D2085"/>
    <w:rsid w:val="000D737F"/>
    <w:rsid w:val="000E25D2"/>
    <w:rsid w:val="000E671D"/>
    <w:rsid w:val="00104B40"/>
    <w:rsid w:val="00107FF0"/>
    <w:rsid w:val="001101E9"/>
    <w:rsid w:val="00121FC3"/>
    <w:rsid w:val="001234D9"/>
    <w:rsid w:val="00125CE4"/>
    <w:rsid w:val="0013107B"/>
    <w:rsid w:val="00131A68"/>
    <w:rsid w:val="00134DA3"/>
    <w:rsid w:val="00136069"/>
    <w:rsid w:val="00141209"/>
    <w:rsid w:val="001414C7"/>
    <w:rsid w:val="00141D5A"/>
    <w:rsid w:val="00153E2E"/>
    <w:rsid w:val="00167FA1"/>
    <w:rsid w:val="0017049C"/>
    <w:rsid w:val="0017400A"/>
    <w:rsid w:val="001774A5"/>
    <w:rsid w:val="00186019"/>
    <w:rsid w:val="00186F53"/>
    <w:rsid w:val="00190F42"/>
    <w:rsid w:val="001B322D"/>
    <w:rsid w:val="001B55F4"/>
    <w:rsid w:val="001C7D32"/>
    <w:rsid w:val="001D211C"/>
    <w:rsid w:val="001D581B"/>
    <w:rsid w:val="001E3B12"/>
    <w:rsid w:val="0020158D"/>
    <w:rsid w:val="00203599"/>
    <w:rsid w:val="00210489"/>
    <w:rsid w:val="00212677"/>
    <w:rsid w:val="00223E0B"/>
    <w:rsid w:val="0022469C"/>
    <w:rsid w:val="002307AE"/>
    <w:rsid w:val="00232D7A"/>
    <w:rsid w:val="002434AB"/>
    <w:rsid w:val="00243752"/>
    <w:rsid w:val="00243FFB"/>
    <w:rsid w:val="00272A7C"/>
    <w:rsid w:val="00275FA7"/>
    <w:rsid w:val="002847B6"/>
    <w:rsid w:val="00287810"/>
    <w:rsid w:val="00294FF1"/>
    <w:rsid w:val="0029731F"/>
    <w:rsid w:val="002B063F"/>
    <w:rsid w:val="002B6A49"/>
    <w:rsid w:val="002C0B08"/>
    <w:rsid w:val="002C5DC0"/>
    <w:rsid w:val="002D0AD8"/>
    <w:rsid w:val="002D12AF"/>
    <w:rsid w:val="002D1503"/>
    <w:rsid w:val="002D345E"/>
    <w:rsid w:val="002D6081"/>
    <w:rsid w:val="002E298A"/>
    <w:rsid w:val="002E55F4"/>
    <w:rsid w:val="002F20B0"/>
    <w:rsid w:val="002F3199"/>
    <w:rsid w:val="00313362"/>
    <w:rsid w:val="00316717"/>
    <w:rsid w:val="00323B14"/>
    <w:rsid w:val="00324BBE"/>
    <w:rsid w:val="00333AE8"/>
    <w:rsid w:val="00336A72"/>
    <w:rsid w:val="00336CF7"/>
    <w:rsid w:val="003458D1"/>
    <w:rsid w:val="003511F2"/>
    <w:rsid w:val="0035610D"/>
    <w:rsid w:val="0036496A"/>
    <w:rsid w:val="00365CC2"/>
    <w:rsid w:val="00372F0E"/>
    <w:rsid w:val="00377CAE"/>
    <w:rsid w:val="003A5813"/>
    <w:rsid w:val="003A6481"/>
    <w:rsid w:val="003B6EE2"/>
    <w:rsid w:val="003C3C39"/>
    <w:rsid w:val="003D1CDC"/>
    <w:rsid w:val="003D2D97"/>
    <w:rsid w:val="003D7792"/>
    <w:rsid w:val="003D7B49"/>
    <w:rsid w:val="003E2974"/>
    <w:rsid w:val="003E6E67"/>
    <w:rsid w:val="003F4576"/>
    <w:rsid w:val="00401120"/>
    <w:rsid w:val="0040330C"/>
    <w:rsid w:val="00415D79"/>
    <w:rsid w:val="00422174"/>
    <w:rsid w:val="00424BDF"/>
    <w:rsid w:val="00425DAC"/>
    <w:rsid w:val="00426E2F"/>
    <w:rsid w:val="004340E8"/>
    <w:rsid w:val="00441C5D"/>
    <w:rsid w:val="004465C1"/>
    <w:rsid w:val="004509BD"/>
    <w:rsid w:val="004522F5"/>
    <w:rsid w:val="00457744"/>
    <w:rsid w:val="0046060D"/>
    <w:rsid w:val="004661F8"/>
    <w:rsid w:val="0047342C"/>
    <w:rsid w:val="00486893"/>
    <w:rsid w:val="00486BE0"/>
    <w:rsid w:val="00486EAB"/>
    <w:rsid w:val="004902C1"/>
    <w:rsid w:val="00491CEC"/>
    <w:rsid w:val="00493885"/>
    <w:rsid w:val="004C0735"/>
    <w:rsid w:val="004C0D41"/>
    <w:rsid w:val="004C26C4"/>
    <w:rsid w:val="004C41C6"/>
    <w:rsid w:val="004D2446"/>
    <w:rsid w:val="004D2725"/>
    <w:rsid w:val="004D5658"/>
    <w:rsid w:val="004E146D"/>
    <w:rsid w:val="004F0FCE"/>
    <w:rsid w:val="004F3CE9"/>
    <w:rsid w:val="004F7D85"/>
    <w:rsid w:val="00501827"/>
    <w:rsid w:val="00520AAA"/>
    <w:rsid w:val="00534055"/>
    <w:rsid w:val="005410E3"/>
    <w:rsid w:val="0055434D"/>
    <w:rsid w:val="00570A24"/>
    <w:rsid w:val="00573D20"/>
    <w:rsid w:val="00580AEC"/>
    <w:rsid w:val="0059008D"/>
    <w:rsid w:val="00590AD1"/>
    <w:rsid w:val="005946E2"/>
    <w:rsid w:val="005A6822"/>
    <w:rsid w:val="005A6D41"/>
    <w:rsid w:val="005A7975"/>
    <w:rsid w:val="005A7FF1"/>
    <w:rsid w:val="005B4EFD"/>
    <w:rsid w:val="005C360B"/>
    <w:rsid w:val="005C7092"/>
    <w:rsid w:val="005C74CF"/>
    <w:rsid w:val="005D76DF"/>
    <w:rsid w:val="005E0562"/>
    <w:rsid w:val="005E6941"/>
    <w:rsid w:val="005F02D6"/>
    <w:rsid w:val="005F3827"/>
    <w:rsid w:val="005F5D63"/>
    <w:rsid w:val="00602356"/>
    <w:rsid w:val="00603D1A"/>
    <w:rsid w:val="0060478A"/>
    <w:rsid w:val="00612A4B"/>
    <w:rsid w:val="00616E29"/>
    <w:rsid w:val="00620389"/>
    <w:rsid w:val="00626001"/>
    <w:rsid w:val="00631019"/>
    <w:rsid w:val="00637276"/>
    <w:rsid w:val="006407A7"/>
    <w:rsid w:val="00640E90"/>
    <w:rsid w:val="006531E7"/>
    <w:rsid w:val="00653632"/>
    <w:rsid w:val="00656B63"/>
    <w:rsid w:val="00657D9C"/>
    <w:rsid w:val="0066405D"/>
    <w:rsid w:val="00664EBF"/>
    <w:rsid w:val="00665B4B"/>
    <w:rsid w:val="006913E2"/>
    <w:rsid w:val="006A257B"/>
    <w:rsid w:val="006A3E4D"/>
    <w:rsid w:val="006B5748"/>
    <w:rsid w:val="006B6A49"/>
    <w:rsid w:val="006C28C6"/>
    <w:rsid w:val="006C54FC"/>
    <w:rsid w:val="006C6883"/>
    <w:rsid w:val="006C74F8"/>
    <w:rsid w:val="006D1491"/>
    <w:rsid w:val="006E749D"/>
    <w:rsid w:val="00702034"/>
    <w:rsid w:val="00711497"/>
    <w:rsid w:val="00713D43"/>
    <w:rsid w:val="007204E2"/>
    <w:rsid w:val="007205B0"/>
    <w:rsid w:val="0072182F"/>
    <w:rsid w:val="00735C93"/>
    <w:rsid w:val="007441A7"/>
    <w:rsid w:val="00753636"/>
    <w:rsid w:val="00754329"/>
    <w:rsid w:val="00760AEC"/>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43A8"/>
    <w:rsid w:val="007B7E64"/>
    <w:rsid w:val="007D063C"/>
    <w:rsid w:val="007D2DAC"/>
    <w:rsid w:val="007D4102"/>
    <w:rsid w:val="007D7CD4"/>
    <w:rsid w:val="007F7A5A"/>
    <w:rsid w:val="008007FC"/>
    <w:rsid w:val="00802014"/>
    <w:rsid w:val="00803C5B"/>
    <w:rsid w:val="008054C7"/>
    <w:rsid w:val="00816AB6"/>
    <w:rsid w:val="00817EDA"/>
    <w:rsid w:val="008203B1"/>
    <w:rsid w:val="00821A01"/>
    <w:rsid w:val="008244E0"/>
    <w:rsid w:val="00834267"/>
    <w:rsid w:val="00835511"/>
    <w:rsid w:val="00840013"/>
    <w:rsid w:val="00843B32"/>
    <w:rsid w:val="00845E4E"/>
    <w:rsid w:val="00850E44"/>
    <w:rsid w:val="00857FBD"/>
    <w:rsid w:val="00864BAF"/>
    <w:rsid w:val="00876A40"/>
    <w:rsid w:val="008774F5"/>
    <w:rsid w:val="00882713"/>
    <w:rsid w:val="008843E0"/>
    <w:rsid w:val="00885098"/>
    <w:rsid w:val="00887D79"/>
    <w:rsid w:val="008A17AD"/>
    <w:rsid w:val="008B142A"/>
    <w:rsid w:val="008B4692"/>
    <w:rsid w:val="008B5E25"/>
    <w:rsid w:val="008C3E69"/>
    <w:rsid w:val="008D0507"/>
    <w:rsid w:val="008D6845"/>
    <w:rsid w:val="008D6FDF"/>
    <w:rsid w:val="008D73AD"/>
    <w:rsid w:val="008D7725"/>
    <w:rsid w:val="008E0879"/>
    <w:rsid w:val="008E117C"/>
    <w:rsid w:val="008E21AE"/>
    <w:rsid w:val="008E33C4"/>
    <w:rsid w:val="008E36CC"/>
    <w:rsid w:val="008E49F5"/>
    <w:rsid w:val="00911D71"/>
    <w:rsid w:val="00914250"/>
    <w:rsid w:val="00920D2A"/>
    <w:rsid w:val="0092701B"/>
    <w:rsid w:val="009456BB"/>
    <w:rsid w:val="009477B7"/>
    <w:rsid w:val="009522A8"/>
    <w:rsid w:val="00954405"/>
    <w:rsid w:val="009816DB"/>
    <w:rsid w:val="00981CC3"/>
    <w:rsid w:val="009833CB"/>
    <w:rsid w:val="009936FD"/>
    <w:rsid w:val="00994FD1"/>
    <w:rsid w:val="009A2523"/>
    <w:rsid w:val="009A4816"/>
    <w:rsid w:val="009B0B8D"/>
    <w:rsid w:val="009B4650"/>
    <w:rsid w:val="009B79B9"/>
    <w:rsid w:val="009C1F19"/>
    <w:rsid w:val="009C21B7"/>
    <w:rsid w:val="009C50E1"/>
    <w:rsid w:val="009C7E42"/>
    <w:rsid w:val="009D3EFA"/>
    <w:rsid w:val="009D7946"/>
    <w:rsid w:val="009E7081"/>
    <w:rsid w:val="009F219B"/>
    <w:rsid w:val="009F2A35"/>
    <w:rsid w:val="00A05F14"/>
    <w:rsid w:val="00A129CA"/>
    <w:rsid w:val="00A141D5"/>
    <w:rsid w:val="00A32D38"/>
    <w:rsid w:val="00A3344E"/>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703D"/>
    <w:rsid w:val="00B17794"/>
    <w:rsid w:val="00B26033"/>
    <w:rsid w:val="00B34874"/>
    <w:rsid w:val="00B41924"/>
    <w:rsid w:val="00B474B2"/>
    <w:rsid w:val="00B50957"/>
    <w:rsid w:val="00B51BE1"/>
    <w:rsid w:val="00B5349D"/>
    <w:rsid w:val="00B5745C"/>
    <w:rsid w:val="00B66AEE"/>
    <w:rsid w:val="00B7501E"/>
    <w:rsid w:val="00B85199"/>
    <w:rsid w:val="00B929C2"/>
    <w:rsid w:val="00BA13CE"/>
    <w:rsid w:val="00BB2946"/>
    <w:rsid w:val="00BB59C6"/>
    <w:rsid w:val="00BB6C1E"/>
    <w:rsid w:val="00BD0CA0"/>
    <w:rsid w:val="00BD682C"/>
    <w:rsid w:val="00BE0324"/>
    <w:rsid w:val="00BE363B"/>
    <w:rsid w:val="00BE3F91"/>
    <w:rsid w:val="00BE66C3"/>
    <w:rsid w:val="00BE71B7"/>
    <w:rsid w:val="00BF6678"/>
    <w:rsid w:val="00C05D3C"/>
    <w:rsid w:val="00C1734C"/>
    <w:rsid w:val="00C20671"/>
    <w:rsid w:val="00C20C43"/>
    <w:rsid w:val="00C2219A"/>
    <w:rsid w:val="00C3027C"/>
    <w:rsid w:val="00C4209D"/>
    <w:rsid w:val="00C503C7"/>
    <w:rsid w:val="00C52C91"/>
    <w:rsid w:val="00C54513"/>
    <w:rsid w:val="00C56E75"/>
    <w:rsid w:val="00C7047F"/>
    <w:rsid w:val="00C76E80"/>
    <w:rsid w:val="00C800D1"/>
    <w:rsid w:val="00C81266"/>
    <w:rsid w:val="00C8273B"/>
    <w:rsid w:val="00C843CB"/>
    <w:rsid w:val="00C86FE9"/>
    <w:rsid w:val="00CA03B4"/>
    <w:rsid w:val="00CA4F0E"/>
    <w:rsid w:val="00CB3C25"/>
    <w:rsid w:val="00CC15DA"/>
    <w:rsid w:val="00CC2E91"/>
    <w:rsid w:val="00CC44BA"/>
    <w:rsid w:val="00CD082B"/>
    <w:rsid w:val="00CF349C"/>
    <w:rsid w:val="00CF4270"/>
    <w:rsid w:val="00D0128F"/>
    <w:rsid w:val="00D1455C"/>
    <w:rsid w:val="00D20C3B"/>
    <w:rsid w:val="00D21A86"/>
    <w:rsid w:val="00D37A8A"/>
    <w:rsid w:val="00D40CDC"/>
    <w:rsid w:val="00D42B21"/>
    <w:rsid w:val="00D44DFE"/>
    <w:rsid w:val="00D46803"/>
    <w:rsid w:val="00D474D1"/>
    <w:rsid w:val="00D6110D"/>
    <w:rsid w:val="00D71757"/>
    <w:rsid w:val="00D73DEE"/>
    <w:rsid w:val="00D763B5"/>
    <w:rsid w:val="00D91230"/>
    <w:rsid w:val="00DA5D97"/>
    <w:rsid w:val="00DA6678"/>
    <w:rsid w:val="00DB2445"/>
    <w:rsid w:val="00DB6173"/>
    <w:rsid w:val="00DC59CD"/>
    <w:rsid w:val="00DC60C3"/>
    <w:rsid w:val="00DD5D87"/>
    <w:rsid w:val="00DF2DDC"/>
    <w:rsid w:val="00DF6043"/>
    <w:rsid w:val="00DF7232"/>
    <w:rsid w:val="00DF7F28"/>
    <w:rsid w:val="00E00AE3"/>
    <w:rsid w:val="00E061E6"/>
    <w:rsid w:val="00E1796C"/>
    <w:rsid w:val="00E269E2"/>
    <w:rsid w:val="00E31C1F"/>
    <w:rsid w:val="00E366CA"/>
    <w:rsid w:val="00E509E1"/>
    <w:rsid w:val="00E517E6"/>
    <w:rsid w:val="00E52C78"/>
    <w:rsid w:val="00E53CA7"/>
    <w:rsid w:val="00E66165"/>
    <w:rsid w:val="00E66679"/>
    <w:rsid w:val="00E76519"/>
    <w:rsid w:val="00E776F2"/>
    <w:rsid w:val="00E8171F"/>
    <w:rsid w:val="00E92361"/>
    <w:rsid w:val="00E92852"/>
    <w:rsid w:val="00E94E91"/>
    <w:rsid w:val="00EB0387"/>
    <w:rsid w:val="00EB2B79"/>
    <w:rsid w:val="00EC3AE9"/>
    <w:rsid w:val="00ED3B5C"/>
    <w:rsid w:val="00EE084A"/>
    <w:rsid w:val="00EE5FF5"/>
    <w:rsid w:val="00EE6B3F"/>
    <w:rsid w:val="00EF31FB"/>
    <w:rsid w:val="00EF6449"/>
    <w:rsid w:val="00F038A7"/>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75976"/>
    <w:rsid w:val="00F76FB6"/>
    <w:rsid w:val="00F945E3"/>
    <w:rsid w:val="00F9621F"/>
    <w:rsid w:val="00F96EAE"/>
    <w:rsid w:val="00FB7442"/>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34</Pages>
  <Words>6548</Words>
  <Characters>37325</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Dementiev</cp:lastModifiedBy>
  <cp:revision>379</cp:revision>
  <dcterms:created xsi:type="dcterms:W3CDTF">2023-02-22T13:12:00Z</dcterms:created>
  <dcterms:modified xsi:type="dcterms:W3CDTF">2023-06-26T21:35:00Z</dcterms:modified>
</cp:coreProperties>
</file>