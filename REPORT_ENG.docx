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E04A7" w14:textId="03F3D68D" w:rsidR="00A141D5" w:rsidRPr="00F440EB" w:rsidRDefault="00F440EB" w:rsidP="00A141D5">
      <w:pPr>
        <w:ind w:firstLine="0"/>
        <w:jc w:val="center"/>
        <w:rPr>
          <w:b/>
          <w:bCs/>
          <w:szCs w:val="28"/>
          <w:lang w:val="en-US"/>
        </w:rPr>
      </w:pPr>
      <w:r w:rsidRPr="00F440EB">
        <w:rPr>
          <w:b/>
          <w:bCs/>
          <w:szCs w:val="28"/>
          <w:lang w:val="en-US"/>
        </w:rPr>
        <w:t>EXTENDED KALMAN FILTER APPLICATION IN THE UNDERWATER VEHICLE POSITIONING TASK</w:t>
      </w:r>
    </w:p>
    <w:p w14:paraId="542D76F1" w14:textId="77777777" w:rsidR="00294FF1" w:rsidRPr="00F440EB" w:rsidRDefault="00294FF1" w:rsidP="00A141D5">
      <w:pPr>
        <w:ind w:firstLine="0"/>
        <w:jc w:val="center"/>
        <w:rPr>
          <w:b/>
          <w:bCs/>
          <w:szCs w:val="28"/>
          <w:lang w:val="en-US"/>
        </w:rPr>
      </w:pPr>
    </w:p>
    <w:p w14:paraId="037A4459" w14:textId="2C4F178C" w:rsidR="00A141D5" w:rsidRPr="00F440EB" w:rsidRDefault="00914250" w:rsidP="00A141D5">
      <w:pPr>
        <w:ind w:firstLine="0"/>
        <w:jc w:val="center"/>
        <w:rPr>
          <w:b/>
          <w:bCs/>
          <w:szCs w:val="28"/>
        </w:rPr>
      </w:pPr>
      <w:r>
        <w:rPr>
          <w:b/>
          <w:bCs/>
          <w:szCs w:val="28"/>
          <w:lang w:val="en-US"/>
        </w:rPr>
        <w:t>ABSTRACT</w:t>
      </w:r>
    </w:p>
    <w:p w14:paraId="4A9116FE" w14:textId="3491DA97" w:rsidR="00294FF1" w:rsidRPr="00294FF1" w:rsidRDefault="00294FF1" w:rsidP="00294FF1">
      <w:pPr>
        <w:ind w:firstLine="0"/>
        <w:rPr>
          <w:szCs w:val="28"/>
        </w:rPr>
      </w:pPr>
      <w:r>
        <w:rPr>
          <w:b/>
          <w:bCs/>
          <w:szCs w:val="28"/>
        </w:rPr>
        <w:tab/>
      </w:r>
      <w:r>
        <w:rPr>
          <w:szCs w:val="28"/>
        </w:rPr>
        <w:t>В данной статье предложена схема комплексирования информации для использования расширенного фильтра Калмана в задаче позиционирования ведущего подводного аппарата</w:t>
      </w:r>
      <w:r w:rsidR="00817EDA" w:rsidRPr="00817EDA">
        <w:rPr>
          <w:szCs w:val="28"/>
        </w:rPr>
        <w:t xml:space="preserve"> </w:t>
      </w:r>
      <w:r w:rsidR="00817EDA">
        <w:t>с помощью коммуникационных устройств (буев)</w:t>
      </w:r>
      <w:r w:rsidR="00C81266">
        <w:t>,</w:t>
      </w:r>
      <w:r w:rsidR="00817EDA">
        <w:t xml:space="preserve"> дающих информацию о положении </w:t>
      </w:r>
      <w:r w:rsidR="00C81266">
        <w:t>при помощи механизма наклонных дальностей</w:t>
      </w:r>
      <w:r w:rsidR="00EF6449">
        <w:t xml:space="preserve">, инерциальных датчиков, допплеровского лага и </w:t>
      </w:r>
      <w:proofErr w:type="spellStart"/>
      <w:r w:rsidR="00EF6449">
        <w:t>глубинометра</w:t>
      </w:r>
      <w:proofErr w:type="spellEnd"/>
      <w:r>
        <w:rPr>
          <w:szCs w:val="28"/>
        </w:rPr>
        <w:t>. Описаны методики расчета параметров всех компонент комплексной навигационной модели. Приведены результаты имитационного моделирования с соответствующими метриками качества.</w:t>
      </w:r>
    </w:p>
    <w:p w14:paraId="75E8A642" w14:textId="77777777" w:rsidR="00294FF1" w:rsidRPr="00A141D5" w:rsidRDefault="00294FF1" w:rsidP="00A141D5">
      <w:pPr>
        <w:ind w:firstLine="0"/>
        <w:jc w:val="center"/>
        <w:rPr>
          <w:b/>
          <w:bCs/>
          <w:szCs w:val="28"/>
        </w:rPr>
      </w:pPr>
    </w:p>
    <w:p w14:paraId="200AEC1D" w14:textId="2460950E" w:rsidR="00664EBF" w:rsidRPr="00B929C2" w:rsidRDefault="00760AEC" w:rsidP="00A141D5">
      <w:pPr>
        <w:ind w:firstLine="0"/>
        <w:jc w:val="center"/>
        <w:rPr>
          <w:b/>
          <w:bCs/>
          <w:szCs w:val="28"/>
        </w:rPr>
      </w:pPr>
      <w:r>
        <w:rPr>
          <w:b/>
          <w:bCs/>
          <w:szCs w:val="28"/>
          <w:lang w:val="en-US"/>
        </w:rPr>
        <w:t>INTRODUCTION</w:t>
      </w:r>
    </w:p>
    <w:p w14:paraId="6EF03CF1" w14:textId="14B38128" w:rsidR="00664EBF" w:rsidRPr="00664EBF" w:rsidDel="00B17794" w:rsidRDefault="00664EBF" w:rsidP="00664EBF">
      <w:pPr>
        <w:ind w:firstLine="709"/>
        <w:rPr>
          <w:del w:id="0" w:author="Kabanov" w:date="2023-06-21T00:17:00Z"/>
          <w:szCs w:val="28"/>
        </w:rPr>
      </w:pPr>
      <w:r w:rsidRPr="00664EBF">
        <w:rPr>
          <w:szCs w:val="28"/>
        </w:rPr>
        <w:t>Автономные подводные аппараты (</w:t>
      </w:r>
      <w:proofErr w:type="spellStart"/>
      <w:r w:rsidRPr="00664EBF">
        <w:rPr>
          <w:szCs w:val="28"/>
        </w:rPr>
        <w:t>AUVs</w:t>
      </w:r>
      <w:proofErr w:type="spellEnd"/>
      <w:r w:rsidRPr="00664EBF">
        <w:rPr>
          <w:szCs w:val="28"/>
        </w:rPr>
        <w:t xml:space="preserve">) </w:t>
      </w:r>
      <w:r w:rsidR="004D2446">
        <w:rPr>
          <w:szCs w:val="28"/>
        </w:rPr>
        <w:t>–</w:t>
      </w:r>
      <w:r w:rsidRPr="00664EBF">
        <w:rPr>
          <w:szCs w:val="28"/>
        </w:rPr>
        <w:t xml:space="preserve"> роботы, которые способны перемещаться под водой самостоятельно без вмешательства оператора. До относительно недавнего времени, AUV использовались лишь в ограниченных областях применения. С развитием технологий обработки данных и высокоэффективных источников питания, AUV стали развиваться и использоваться чаще.</w:t>
      </w:r>
      <w:ins w:id="1" w:author="Kabanov" w:date="2023-06-21T00:17:00Z">
        <w:r w:rsidR="00B17794">
          <w:rPr>
            <w:szCs w:val="28"/>
          </w:rPr>
          <w:t xml:space="preserve"> </w:t>
        </w:r>
      </w:ins>
    </w:p>
    <w:p w14:paraId="115ED168" w14:textId="1A71109C" w:rsidR="00664EBF" w:rsidRPr="00664EBF" w:rsidRDefault="00664EBF" w:rsidP="00D44DFE">
      <w:pPr>
        <w:ind w:firstLine="709"/>
        <w:rPr>
          <w:szCs w:val="28"/>
        </w:rPr>
      </w:pPr>
      <w:r w:rsidRPr="00664EBF">
        <w:rPr>
          <w:szCs w:val="28"/>
        </w:rPr>
        <w:t xml:space="preserve">Как правило, AUV обладают высокой степенью автономности, гибкости и возможностями удаленной навигации при исследовании морских ресурсов, подводной разведке, сборе данных и других аспектах [1]. С развитием технологий воздушной и наземной навигации, технологии подводной навигации также </w:t>
      </w:r>
      <w:r w:rsidR="00B17794">
        <w:rPr>
          <w:szCs w:val="28"/>
        </w:rPr>
        <w:t>стали существенно</w:t>
      </w:r>
      <w:r w:rsidR="00B17794" w:rsidRPr="00664EBF">
        <w:rPr>
          <w:szCs w:val="28"/>
        </w:rPr>
        <w:t xml:space="preserve"> эволюционир</w:t>
      </w:r>
      <w:r w:rsidR="00B17794">
        <w:rPr>
          <w:szCs w:val="28"/>
        </w:rPr>
        <w:t>овать</w:t>
      </w:r>
      <w:r w:rsidR="00B17794" w:rsidRPr="00664EBF">
        <w:rPr>
          <w:szCs w:val="28"/>
        </w:rPr>
        <w:t xml:space="preserve"> </w:t>
      </w:r>
      <w:r w:rsidRPr="00664EBF">
        <w:rPr>
          <w:szCs w:val="28"/>
        </w:rPr>
        <w:t>[2,3,4]. Однако, из-за специфики подводной среды, все еще существует разрыв между точностью навигации и позиционирования подводных аппаратов по сравнению с воздушными и наземными, и на данный момент подводная навигация стала главным камнем преткновения в области морских исследований [5].</w:t>
      </w:r>
    </w:p>
    <w:p w14:paraId="36649667" w14:textId="1FAFC52A" w:rsidR="00664EBF" w:rsidRPr="00664EBF" w:rsidRDefault="00664EBF" w:rsidP="00664EBF">
      <w:pPr>
        <w:ind w:firstLine="709"/>
        <w:rPr>
          <w:szCs w:val="28"/>
        </w:rPr>
      </w:pPr>
      <w:r w:rsidRPr="00664EBF">
        <w:rPr>
          <w:szCs w:val="28"/>
        </w:rPr>
        <w:t>Подводя итог, можно сказать, что даже при наличии большего количества датчиков, все еще существует множество ограничений и недостатков в независимой работе AUV под водой. Однако AUV способн</w:t>
      </w:r>
      <w:r w:rsidR="00372F0E">
        <w:rPr>
          <w:szCs w:val="28"/>
        </w:rPr>
        <w:t>ы</w:t>
      </w:r>
      <w:r w:rsidRPr="00664EBF">
        <w:rPr>
          <w:szCs w:val="28"/>
        </w:rPr>
        <w:t xml:space="preserve"> использовать свои навигационные датчики для получения соответствующей измерительной информации для последующего комплексирования с технологиями подводной акустической связи. Простота и гибкость использования подобных систем привели к повышенному вниманию исследователей к подводному позиционированию AUV [6,7].</w:t>
      </w:r>
    </w:p>
    <w:p w14:paraId="4BEAC17D" w14:textId="22D5A4B4" w:rsidR="00664EBF" w:rsidRPr="00664EBF" w:rsidRDefault="00664EBF" w:rsidP="00664EBF">
      <w:pPr>
        <w:ind w:firstLine="709"/>
        <w:rPr>
          <w:szCs w:val="28"/>
        </w:rPr>
      </w:pPr>
      <w:r w:rsidRPr="00664EBF">
        <w:rPr>
          <w:szCs w:val="28"/>
        </w:rPr>
        <w:t xml:space="preserve">Основной проблемой навигации и позиционирования является оценка состояния, и точный сбор информации о наблюдениях, в особенности для ведущего </w:t>
      </w:r>
      <w:r w:rsidR="008D0507">
        <w:rPr>
          <w:szCs w:val="28"/>
        </w:rPr>
        <w:t>аппарата в группе</w:t>
      </w:r>
      <w:r w:rsidRPr="00664EBF">
        <w:rPr>
          <w:szCs w:val="28"/>
        </w:rPr>
        <w:t xml:space="preserve">. Большинство существующих методов позиционирования </w:t>
      </w:r>
      <w:r w:rsidR="008D0507" w:rsidRPr="00664EBF">
        <w:rPr>
          <w:szCs w:val="28"/>
        </w:rPr>
        <w:t xml:space="preserve">AUV </w:t>
      </w:r>
      <w:r w:rsidRPr="00664EBF">
        <w:rPr>
          <w:szCs w:val="28"/>
        </w:rPr>
        <w:t xml:space="preserve">включают улучшенные алгоритмы </w:t>
      </w:r>
      <w:r w:rsidR="008D0507">
        <w:rPr>
          <w:szCs w:val="28"/>
        </w:rPr>
        <w:t xml:space="preserve">навигации на основе </w:t>
      </w:r>
      <w:r w:rsidRPr="00664EBF">
        <w:rPr>
          <w:szCs w:val="28"/>
        </w:rPr>
        <w:t>фильтра Калмана (KF) в сочетании с данными измерений от подводных навигационных датчиков. Модель совместной системы локализации AUV часто является нелинейной. Поэтому для оценки состояния обычно используется расширенный фильтр Калмана (EKF) [8,9,10].</w:t>
      </w:r>
    </w:p>
    <w:p w14:paraId="080DAA9C" w14:textId="3ABEE11C" w:rsidR="00664EBF" w:rsidRDefault="00664EBF" w:rsidP="00664EBF">
      <w:pPr>
        <w:ind w:firstLine="709"/>
        <w:rPr>
          <w:szCs w:val="28"/>
        </w:rPr>
      </w:pPr>
      <w:r w:rsidRPr="00664EBF">
        <w:rPr>
          <w:szCs w:val="28"/>
        </w:rPr>
        <w:t xml:space="preserve">В настоящее время использование гидроакустических устройств связи для получения относительных наблюдений является наиболее эффективным и надежным методом измерения. Однако AUV используются в сложных морских средах, где на </w:t>
      </w:r>
      <w:r w:rsidRPr="00664EBF">
        <w:rPr>
          <w:szCs w:val="28"/>
        </w:rPr>
        <w:lastRenderedPageBreak/>
        <w:t>измерительные датчики могут повлиять неблагоприятные условия, приводя к неизвестным ошибкам измерительной системы. Это неизбежно приводит к снижению точности и стабильности процедуры фильтрации.</w:t>
      </w:r>
    </w:p>
    <w:p w14:paraId="47CEAF76" w14:textId="7D7944BC" w:rsidR="002B6A49" w:rsidRPr="0060478A" w:rsidRDefault="002B6A49" w:rsidP="00664EBF">
      <w:pPr>
        <w:ind w:firstLine="709"/>
        <w:rPr>
          <w:szCs w:val="28"/>
        </w:rPr>
      </w:pPr>
      <w:r>
        <w:rPr>
          <w:szCs w:val="28"/>
        </w:rPr>
        <w:t xml:space="preserve">Среди существующих решений по задаче позиционирования выделяется работа </w:t>
      </w:r>
      <w:r w:rsidR="007823AD" w:rsidRPr="007823AD">
        <w:rPr>
          <w:szCs w:val="28"/>
        </w:rPr>
        <w:t>[11</w:t>
      </w:r>
      <w:r w:rsidRPr="002B6A49">
        <w:rPr>
          <w:szCs w:val="28"/>
        </w:rPr>
        <w:t xml:space="preserve">], </w:t>
      </w:r>
      <w:r>
        <w:rPr>
          <w:szCs w:val="28"/>
        </w:rPr>
        <w:t xml:space="preserve">где </w:t>
      </w:r>
      <w:r w:rsidR="00053172">
        <w:rPr>
          <w:szCs w:val="28"/>
        </w:rPr>
        <w:t xml:space="preserve">рассматривалась система комплексирования информации с датчиков, среди которых данные наклонных дальностей от трех гидроакустических буев, расположенных на поверхности. </w:t>
      </w:r>
      <w:r w:rsidR="004C26C4">
        <w:rPr>
          <w:szCs w:val="28"/>
        </w:rPr>
        <w:t xml:space="preserve">Аналогичная задача представлена в </w:t>
      </w:r>
      <w:r w:rsidR="004C26C4" w:rsidRPr="004C26C4">
        <w:rPr>
          <w:szCs w:val="28"/>
        </w:rPr>
        <w:t>[</w:t>
      </w:r>
      <w:r w:rsidR="007823AD" w:rsidRPr="00EE084A">
        <w:t>12</w:t>
      </w:r>
      <w:r w:rsidR="004C26C4" w:rsidRPr="004C26C4">
        <w:rPr>
          <w:szCs w:val="28"/>
        </w:rPr>
        <w:t xml:space="preserve">], </w:t>
      </w:r>
      <w:r w:rsidR="004C26C4">
        <w:rPr>
          <w:szCs w:val="28"/>
        </w:rPr>
        <w:t xml:space="preserve">но </w:t>
      </w:r>
      <w:r w:rsidR="0060478A">
        <w:rPr>
          <w:szCs w:val="28"/>
        </w:rPr>
        <w:t>задействованы уже четыре буя</w:t>
      </w:r>
      <w:r w:rsidR="004C26C4">
        <w:rPr>
          <w:szCs w:val="28"/>
        </w:rPr>
        <w:t>.</w:t>
      </w:r>
      <w:r w:rsidR="0060478A">
        <w:rPr>
          <w:szCs w:val="28"/>
        </w:rPr>
        <w:t xml:space="preserve"> В представленных источниках можно выделить существенные недостатки</w:t>
      </w:r>
      <w:r w:rsidR="0060478A" w:rsidRPr="0060478A">
        <w:rPr>
          <w:szCs w:val="28"/>
        </w:rPr>
        <w:t xml:space="preserve">: </w:t>
      </w:r>
      <w:r w:rsidR="0060478A">
        <w:rPr>
          <w:szCs w:val="28"/>
        </w:rPr>
        <w:t>отсутствие параметров для настройки фильтра и методологии комплексирования информации с датчиков.</w:t>
      </w:r>
      <w:r w:rsidR="0017049C">
        <w:rPr>
          <w:szCs w:val="28"/>
        </w:rPr>
        <w:t xml:space="preserve"> Более того</w:t>
      </w:r>
      <w:r w:rsidR="00E509E1">
        <w:rPr>
          <w:szCs w:val="28"/>
        </w:rPr>
        <w:t>,</w:t>
      </w:r>
      <w:r w:rsidR="0017049C">
        <w:rPr>
          <w:szCs w:val="28"/>
        </w:rPr>
        <w:t xml:space="preserve"> не приведены метрики качества</w:t>
      </w:r>
      <w:r w:rsidR="00E509E1">
        <w:rPr>
          <w:szCs w:val="28"/>
        </w:rPr>
        <w:t xml:space="preserve"> по ошибкам работы фильтра, от чего трудно определить степень точности работы алгоритмов восстановления состояния.</w:t>
      </w:r>
    </w:p>
    <w:p w14:paraId="486EE821" w14:textId="4ABF17D0" w:rsidR="00664EBF" w:rsidRDefault="00664EBF" w:rsidP="00664EBF">
      <w:pPr>
        <w:ind w:firstLine="709"/>
        <w:rPr>
          <w:szCs w:val="28"/>
        </w:rPr>
      </w:pPr>
      <w:r w:rsidRPr="00664EBF">
        <w:rPr>
          <w:szCs w:val="28"/>
        </w:rPr>
        <w:t>Для решения вышеуказанных проблем необходим</w:t>
      </w:r>
      <w:r w:rsidR="0060478A">
        <w:rPr>
          <w:szCs w:val="28"/>
        </w:rPr>
        <w:t xml:space="preserve">а разработка алгоритма фильтрации при помощи </w:t>
      </w:r>
      <w:r w:rsidR="0060478A">
        <w:rPr>
          <w:szCs w:val="28"/>
          <w:lang w:val="en-US"/>
        </w:rPr>
        <w:t>EKF</w:t>
      </w:r>
      <w:r w:rsidR="0060478A" w:rsidRPr="0060478A">
        <w:rPr>
          <w:szCs w:val="28"/>
        </w:rPr>
        <w:t xml:space="preserve"> </w:t>
      </w:r>
      <w:r w:rsidR="0060478A">
        <w:rPr>
          <w:szCs w:val="28"/>
        </w:rPr>
        <w:t>с учетом шумовых параметров датчиков</w:t>
      </w:r>
      <w:r w:rsidRPr="00664EBF">
        <w:rPr>
          <w:szCs w:val="28"/>
        </w:rPr>
        <w:t>.</w:t>
      </w:r>
      <w:r w:rsidR="0060478A">
        <w:rPr>
          <w:szCs w:val="28"/>
        </w:rPr>
        <w:t xml:space="preserve"> В настоящей работе будет принято использование двух буев с ультракороткой базой для обеспечения позиционирования подводного аппарата при комплексировании информации с датчиками инерциальной навигации, допплеровским лагом и </w:t>
      </w:r>
      <w:proofErr w:type="spellStart"/>
      <w:r w:rsidR="0060478A">
        <w:rPr>
          <w:szCs w:val="28"/>
        </w:rPr>
        <w:t>глубинометром</w:t>
      </w:r>
      <w:proofErr w:type="spellEnd"/>
      <w:r w:rsidR="0060478A">
        <w:rPr>
          <w:szCs w:val="28"/>
        </w:rPr>
        <w:t>.</w:t>
      </w:r>
    </w:p>
    <w:p w14:paraId="3F8EE127" w14:textId="650CDEBB" w:rsidR="009522A8" w:rsidRDefault="009522A8">
      <w:pPr>
        <w:spacing w:after="160" w:line="259" w:lineRule="auto"/>
        <w:ind w:firstLine="0"/>
        <w:jc w:val="left"/>
        <w:rPr>
          <w:b/>
          <w:bCs/>
          <w:szCs w:val="28"/>
        </w:rPr>
      </w:pPr>
    </w:p>
    <w:p w14:paraId="69D7AB07" w14:textId="77777777" w:rsidR="00294FF1" w:rsidRDefault="00294FF1">
      <w:pPr>
        <w:spacing w:after="160" w:line="259" w:lineRule="auto"/>
        <w:ind w:firstLine="0"/>
        <w:jc w:val="left"/>
        <w:rPr>
          <w:b/>
          <w:bCs/>
          <w:szCs w:val="28"/>
        </w:rPr>
      </w:pPr>
      <w:r>
        <w:rPr>
          <w:b/>
          <w:bCs/>
          <w:szCs w:val="28"/>
        </w:rPr>
        <w:br w:type="page"/>
      </w:r>
    </w:p>
    <w:p w14:paraId="08FA5F38" w14:textId="4358057C" w:rsidR="0047342C" w:rsidRPr="00F440EB" w:rsidRDefault="00F440EB" w:rsidP="00A141D5">
      <w:pPr>
        <w:ind w:firstLine="0"/>
        <w:jc w:val="center"/>
        <w:rPr>
          <w:b/>
          <w:bCs/>
          <w:szCs w:val="28"/>
          <w:lang w:val="en-US"/>
        </w:rPr>
      </w:pPr>
      <w:r w:rsidRPr="00F440EB">
        <w:rPr>
          <w:b/>
          <w:bCs/>
          <w:szCs w:val="28"/>
          <w:lang w:val="en-US"/>
        </w:rPr>
        <w:lastRenderedPageBreak/>
        <w:t xml:space="preserve">MATERIALS </w:t>
      </w:r>
      <w:r>
        <w:rPr>
          <w:b/>
          <w:bCs/>
          <w:szCs w:val="28"/>
          <w:lang w:val="en-US"/>
        </w:rPr>
        <w:t xml:space="preserve">AND </w:t>
      </w:r>
      <w:r w:rsidRPr="00F440EB">
        <w:rPr>
          <w:b/>
          <w:bCs/>
          <w:szCs w:val="28"/>
          <w:lang w:val="en-US"/>
        </w:rPr>
        <w:t>METHODS</w:t>
      </w:r>
    </w:p>
    <w:p w14:paraId="037CAA56" w14:textId="77777777" w:rsidR="00A141D5" w:rsidRPr="00F440EB" w:rsidRDefault="00A141D5" w:rsidP="00920D2A">
      <w:pPr>
        <w:ind w:firstLine="709"/>
        <w:rPr>
          <w:b/>
          <w:bCs/>
          <w:szCs w:val="28"/>
          <w:lang w:val="en-US"/>
        </w:rPr>
      </w:pPr>
    </w:p>
    <w:p w14:paraId="644AAE5C" w14:textId="034D02D4" w:rsidR="007B43A8" w:rsidRPr="00F440EB" w:rsidRDefault="00F440EB" w:rsidP="00D372D2">
      <w:pPr>
        <w:spacing w:after="240"/>
        <w:rPr>
          <w:szCs w:val="28"/>
          <w:lang w:val="en-US"/>
        </w:rPr>
      </w:pPr>
      <w:r w:rsidRPr="00F440EB">
        <w:rPr>
          <w:b/>
          <w:bCs/>
          <w:szCs w:val="28"/>
          <w:lang w:val="en-US"/>
        </w:rPr>
        <w:t>AUV NAVIGATION SYSTEMS</w:t>
      </w:r>
    </w:p>
    <w:p w14:paraId="34F67F4E" w14:textId="62E949D6" w:rsidR="00F3083E" w:rsidRPr="002B063F" w:rsidRDefault="00F440EB" w:rsidP="007B43A8">
      <w:pPr>
        <w:spacing w:after="160" w:line="259" w:lineRule="auto"/>
        <w:ind w:firstLine="709"/>
        <w:rPr>
          <w:szCs w:val="28"/>
          <w:lang w:val="en-US"/>
        </w:rPr>
      </w:pPr>
      <w:r w:rsidRPr="00F440EB">
        <w:rPr>
          <w:szCs w:val="28"/>
          <w:lang w:val="en-US"/>
        </w:rPr>
        <w:t>In contrast to airborne or ground-based drones, AUVs are dealing with a uniquely difficult navigational problem due to the lack of high-precision satellite navigation underwater. Of course, for remotely piloted vehicles, additional navigation information (position, speed) may be sent to the vehicle via fiber optic cable</w:t>
      </w:r>
      <w:r w:rsidR="007B43A8" w:rsidRPr="00F440EB">
        <w:rPr>
          <w:szCs w:val="28"/>
          <w:lang w:val="en-US"/>
        </w:rPr>
        <w:t xml:space="preserve">. </w:t>
      </w:r>
      <w:r w:rsidR="002B063F" w:rsidRPr="002B063F">
        <w:rPr>
          <w:szCs w:val="28"/>
          <w:lang w:val="en-US"/>
        </w:rPr>
        <w:t>However, for unmanned submersibles without cable communication, this is almost impossible to be implemented in practice [13,14]</w:t>
      </w:r>
      <w:r w:rsidR="007B43A8" w:rsidRPr="002B063F">
        <w:rPr>
          <w:szCs w:val="28"/>
          <w:lang w:val="en-US"/>
        </w:rPr>
        <w:t xml:space="preserve">. </w:t>
      </w:r>
    </w:p>
    <w:p w14:paraId="034F0797" w14:textId="09AC7DD4" w:rsidR="005E0562" w:rsidRPr="002B063F" w:rsidRDefault="002B063F" w:rsidP="007B43A8">
      <w:pPr>
        <w:spacing w:after="160" w:line="259" w:lineRule="auto"/>
        <w:ind w:firstLine="709"/>
        <w:rPr>
          <w:lang w:val="en-US"/>
        </w:rPr>
      </w:pPr>
      <w:r w:rsidRPr="002B063F">
        <w:rPr>
          <w:lang w:val="en-US"/>
        </w:rPr>
        <w:t>There are three main methods of AUV navigation in the literature: dead reckoning and inertial navigation, acoustic navigation and geophysical navigation methods</w:t>
      </w:r>
      <w:r w:rsidR="003D7792" w:rsidRPr="002B063F">
        <w:rPr>
          <w:lang w:val="en-US"/>
        </w:rPr>
        <w:t xml:space="preserve"> [15]</w:t>
      </w:r>
      <w:r w:rsidR="005E0562" w:rsidRPr="002B063F">
        <w:rPr>
          <w:lang w:val="en-US"/>
        </w:rPr>
        <w:t>.</w:t>
      </w:r>
    </w:p>
    <w:p w14:paraId="502B3BD8" w14:textId="0B1C1481" w:rsidR="005E0562" w:rsidRPr="002B063F" w:rsidRDefault="002B063F" w:rsidP="007B43A8">
      <w:pPr>
        <w:spacing w:after="160" w:line="259" w:lineRule="auto"/>
        <w:ind w:firstLine="709"/>
        <w:rPr>
          <w:lang w:val="en-US"/>
        </w:rPr>
      </w:pPr>
      <w:r w:rsidRPr="002B063F">
        <w:rPr>
          <w:lang w:val="en-US"/>
        </w:rPr>
        <w:t>The first method is based primarily on the inertial navigation equipment, which has become financially affordable, especially after the creation of microelectromechanical systems (MEMS)</w:t>
      </w:r>
      <w:r w:rsidR="005E0562" w:rsidRPr="002B063F">
        <w:rPr>
          <w:lang w:val="en-US"/>
        </w:rPr>
        <w:t>.</w:t>
      </w:r>
    </w:p>
    <w:p w14:paraId="7F0962EE" w14:textId="39B3F0BE" w:rsidR="00DB2445" w:rsidRPr="002B063F" w:rsidRDefault="002B063F" w:rsidP="007B43A8">
      <w:pPr>
        <w:spacing w:after="160" w:line="259" w:lineRule="auto"/>
        <w:ind w:firstLine="709"/>
        <w:rPr>
          <w:lang w:val="en-US"/>
        </w:rPr>
      </w:pPr>
      <w:r w:rsidRPr="002B063F">
        <w:rPr>
          <w:lang w:val="en-US"/>
        </w:rPr>
        <w:t xml:space="preserve">Since measurement errors of inertial navigation equipment are monotonically increasing and unlimited, other aids (e.g., differential global positioning system for position estimation, Doppler velocity log or correlated speed log for velocity estimation; pressure sensors for depth estimation, etc.) </w:t>
      </w:r>
      <w:r w:rsidR="005F02D6" w:rsidRPr="005F02D6">
        <w:rPr>
          <w:lang w:val="en-US"/>
        </w:rPr>
        <w:t xml:space="preserve">must be integrated to improve positioning system accuracy </w:t>
      </w:r>
      <w:r w:rsidR="003D7792" w:rsidRPr="002B063F">
        <w:rPr>
          <w:lang w:val="en-US"/>
        </w:rPr>
        <w:t>[16]</w:t>
      </w:r>
      <w:r w:rsidR="00DB2445" w:rsidRPr="002B063F">
        <w:rPr>
          <w:lang w:val="en-US"/>
        </w:rPr>
        <w:t>.</w:t>
      </w:r>
    </w:p>
    <w:p w14:paraId="6CAB6D86" w14:textId="27410504" w:rsidR="00DB2445" w:rsidRPr="00793836" w:rsidRDefault="00793836" w:rsidP="007B43A8">
      <w:pPr>
        <w:spacing w:after="160" w:line="259" w:lineRule="auto"/>
        <w:ind w:firstLine="709"/>
        <w:rPr>
          <w:lang w:val="en-US"/>
        </w:rPr>
      </w:pPr>
      <w:r w:rsidRPr="00793836">
        <w:rPr>
          <w:lang w:val="en-US"/>
        </w:rPr>
        <w:t>Acoustic navigation is based on using the AUV transponder's acoustic signals to determine its position. The most common methods are the long baseline, which uses at least two widely separated transponders mounted usually on the seafloor; and the ultra-short baseline, which uses GPS-calibrated transponders on an accompanying surface vessel. Both methods have limited range (about 10 km for individual LBLs, about 4 km in deep water, while less than 0.5 km in shallow water for USBL networks)</w:t>
      </w:r>
      <w:r w:rsidR="00DB2445" w:rsidRPr="00793836">
        <w:rPr>
          <w:lang w:val="en-US"/>
        </w:rPr>
        <w:t xml:space="preserve">. </w:t>
      </w:r>
      <w:r w:rsidRPr="00793836">
        <w:rPr>
          <w:lang w:val="en-US"/>
        </w:rPr>
        <w:t>Because LBL requires the installation of beacons, its applicability is limited to missions performed in stationary locations (e.g., harbor defense). In addition, beacon installation and maintenance are complicated and expensive operations. USBL may not be applicable in some military applications because of tactical limitations, as it requires an accompanying vessel</w:t>
      </w:r>
      <w:r w:rsidR="004C41C6" w:rsidRPr="00793836">
        <w:rPr>
          <w:lang w:val="en-US"/>
        </w:rPr>
        <w:t xml:space="preserve"> [17]</w:t>
      </w:r>
      <w:r w:rsidR="00DB2445" w:rsidRPr="00793836">
        <w:rPr>
          <w:lang w:val="en-US"/>
        </w:rPr>
        <w:t>.</w:t>
      </w:r>
      <w:r w:rsidR="00DF7232" w:rsidRPr="00793836">
        <w:rPr>
          <w:lang w:val="en-US"/>
        </w:rPr>
        <w:t xml:space="preserve"> </w:t>
      </w:r>
    </w:p>
    <w:p w14:paraId="76CFB910" w14:textId="54CFAA8C" w:rsidR="008007FC" w:rsidRPr="00A736FC" w:rsidRDefault="00A736FC" w:rsidP="00AC4615">
      <w:pPr>
        <w:spacing w:after="160" w:line="259" w:lineRule="auto"/>
        <w:ind w:firstLine="709"/>
        <w:rPr>
          <w:lang w:val="en-US"/>
        </w:rPr>
      </w:pPr>
      <w:r w:rsidRPr="00A736FC">
        <w:rPr>
          <w:lang w:val="en-US"/>
        </w:rPr>
        <w:t>As can be seen in Fig. 1, it is necessary to provide measurements fusion of different sensors in order to estimate AUV position together with errors</w:t>
      </w:r>
      <w:r w:rsidR="00DB2445" w:rsidRPr="00A736FC">
        <w:rPr>
          <w:lang w:val="en-US"/>
        </w:rPr>
        <w:t>.</w:t>
      </w:r>
    </w:p>
    <w:p w14:paraId="711833D6" w14:textId="01E43933" w:rsidR="00981CC3" w:rsidRDefault="00981CC3" w:rsidP="007745C5">
      <w:pPr>
        <w:spacing w:after="160" w:line="259" w:lineRule="auto"/>
        <w:ind w:firstLine="0"/>
        <w:jc w:val="center"/>
        <w:rPr>
          <w:szCs w:val="28"/>
        </w:rPr>
      </w:pPr>
      <w:r>
        <w:rPr>
          <w:noProof/>
          <w:szCs w:val="28"/>
        </w:rPr>
        <w:lastRenderedPageBreak/>
        <mc:AlternateContent>
          <mc:Choice Requires="wpc">
            <w:drawing>
              <wp:inline distT="0" distB="0" distL="0" distR="0" wp14:anchorId="2B7309DC" wp14:editId="4054DD5C">
                <wp:extent cx="6497955" cy="3356043"/>
                <wp:effectExtent l="0" t="0" r="0" b="0"/>
                <wp:docPr id="23" name="Полотно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 name="Прямоугольник 24"/>
                        <wps:cNvSpPr/>
                        <wps:spPr>
                          <a:xfrm>
                            <a:off x="87546" y="175087"/>
                            <a:ext cx="1896821" cy="41828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4234973" w14:textId="779FF4F9" w:rsidR="00C21B5B" w:rsidRPr="00A736FC" w:rsidRDefault="00C21B5B" w:rsidP="00981CC3">
                              <w:pPr>
                                <w:ind w:firstLine="0"/>
                                <w:jc w:val="center"/>
                                <w:rPr>
                                  <w:b/>
                                  <w:bCs/>
                                  <w:lang w:val="en-US"/>
                                </w:rPr>
                              </w:pPr>
                              <w:r>
                                <w:rPr>
                                  <w:b/>
                                  <w:bCs/>
                                  <w:lang w:val="en-US"/>
                                </w:rPr>
                                <w:t>GYROSCOPE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87540" y="700224"/>
                            <a:ext cx="1896865" cy="41828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5C4DFD" w14:textId="0614CC51" w:rsidR="00C21B5B" w:rsidRPr="00981CC3" w:rsidRDefault="00C21B5B" w:rsidP="00981CC3">
                              <w:pPr>
                                <w:ind w:firstLine="0"/>
                                <w:jc w:val="center"/>
                                <w:rPr>
                                  <w:b/>
                                  <w:bCs/>
                                </w:rPr>
                              </w:pPr>
                              <w:r w:rsidRPr="00A736FC">
                                <w:rPr>
                                  <w:b/>
                                  <w:bCs/>
                                </w:rPr>
                                <w:t>ACCELEROMETER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Прямоугольник 26"/>
                        <wps:cNvSpPr/>
                        <wps:spPr>
                          <a:xfrm>
                            <a:off x="87545" y="1235136"/>
                            <a:ext cx="1896860"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22F3F9B" w14:textId="31A6C7ED" w:rsidR="00C21B5B" w:rsidRPr="00981CC3" w:rsidRDefault="00C21B5B" w:rsidP="00981CC3">
                              <w:pPr>
                                <w:ind w:firstLine="0"/>
                                <w:jc w:val="center"/>
                                <w:rPr>
                                  <w:b/>
                                  <w:bCs/>
                                </w:rPr>
                              </w:pPr>
                              <w:r w:rsidRPr="00A736FC">
                                <w:rPr>
                                  <w:b/>
                                  <w:bCs/>
                                </w:rPr>
                                <w:t>PRESSURE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Прямоугольник 27"/>
                        <wps:cNvSpPr/>
                        <wps:spPr>
                          <a:xfrm>
                            <a:off x="87545" y="1916032"/>
                            <a:ext cx="1896897"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7D9EDB3" w14:textId="131BB2CC" w:rsidR="00C21B5B" w:rsidRPr="00981CC3" w:rsidRDefault="00C21B5B" w:rsidP="00981CC3">
                              <w:pPr>
                                <w:ind w:firstLine="0"/>
                                <w:jc w:val="center"/>
                                <w:rPr>
                                  <w:b/>
                                  <w:bCs/>
                                </w:rPr>
                              </w:pPr>
                              <w:r w:rsidRPr="00A736FC">
                                <w:rPr>
                                  <w:b/>
                                  <w:bCs/>
                                </w:rPr>
                                <w:t>DOPPLER VELOCITY 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рямоугольник 28"/>
                        <wps:cNvSpPr/>
                        <wps:spPr>
                          <a:xfrm>
                            <a:off x="87470" y="2596968"/>
                            <a:ext cx="1896897"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75115FA" w14:textId="03A6B411" w:rsidR="00C21B5B" w:rsidRPr="00981CC3" w:rsidRDefault="00C21B5B" w:rsidP="00981CC3">
                              <w:pPr>
                                <w:ind w:firstLine="0"/>
                                <w:jc w:val="center"/>
                                <w:rPr>
                                  <w:b/>
                                  <w:bCs/>
                                  <w:lang w:val="en-US"/>
                                </w:rPr>
                              </w:pPr>
                              <w:r>
                                <w:rPr>
                                  <w:b/>
                                  <w:bCs/>
                                  <w:lang w:val="en-US"/>
                                </w:rPr>
                                <w:t>GPS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Прямая со стрелкой 30"/>
                        <wps:cNvCnPr/>
                        <wps:spPr>
                          <a:xfrm>
                            <a:off x="1994170" y="379378"/>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Прямая со стрелкой 31"/>
                        <wps:cNvCnPr/>
                        <wps:spPr>
                          <a:xfrm>
                            <a:off x="1994170" y="914400"/>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Прямая со стрелкой 32"/>
                        <wps:cNvCnPr/>
                        <wps:spPr>
                          <a:xfrm>
                            <a:off x="1994170" y="15077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Прямая со стрелкой 33"/>
                        <wps:cNvCnPr/>
                        <wps:spPr>
                          <a:xfrm>
                            <a:off x="1984442" y="2188723"/>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Прямая со стрелкой 34"/>
                        <wps:cNvCnPr/>
                        <wps:spPr>
                          <a:xfrm>
                            <a:off x="1994170" y="28793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Прямоугольник 35"/>
                        <wps:cNvSpPr/>
                        <wps:spPr>
                          <a:xfrm>
                            <a:off x="3005845" y="136173"/>
                            <a:ext cx="87549" cy="301557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ая со стрелкой 37"/>
                        <wps:cNvCnPr/>
                        <wps:spPr>
                          <a:xfrm>
                            <a:off x="3093394" y="1634246"/>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Прямоугольник 38"/>
                        <wps:cNvSpPr/>
                        <wps:spPr>
                          <a:xfrm>
                            <a:off x="4085615" y="1157231"/>
                            <a:ext cx="1322963" cy="963398"/>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90C8FA6" w14:textId="06E0CBA2" w:rsidR="00C21B5B" w:rsidRPr="00A736FC" w:rsidRDefault="00C21B5B" w:rsidP="00981CC3">
                              <w:pPr>
                                <w:ind w:firstLine="0"/>
                                <w:jc w:val="center"/>
                                <w:rPr>
                                  <w:b/>
                                  <w:bCs/>
                                  <w:lang w:val="en-US"/>
                                </w:rPr>
                              </w:pPr>
                              <w:r>
                                <w:rPr>
                                  <w:b/>
                                  <w:bCs/>
                                  <w:lang w:val="en-US"/>
                                </w:rPr>
                                <w:t>EXTENDED KALMAN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Прямая со стрелкой 39"/>
                        <wps:cNvCnPr/>
                        <wps:spPr>
                          <a:xfrm>
                            <a:off x="5408578" y="1643974"/>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Прямая со стрелкой 40"/>
                        <wps:cNvCnPr/>
                        <wps:spPr>
                          <a:xfrm>
                            <a:off x="428017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Прямая со стрелкой 41"/>
                        <wps:cNvCnPr/>
                        <wps:spPr>
                          <a:xfrm>
                            <a:off x="523348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Прямая со стрелкой 42"/>
                        <wps:cNvCnPr/>
                        <wps:spPr>
                          <a:xfrm flipV="1">
                            <a:off x="4260715" y="2149813"/>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Прямая со стрелкой 43"/>
                        <wps:cNvCnPr/>
                        <wps:spPr>
                          <a:xfrm flipV="1">
                            <a:off x="5223753" y="2140085"/>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Надпись 44"/>
                        <wps:cNvSpPr txBox="1"/>
                        <wps:spPr>
                          <a:xfrm>
                            <a:off x="4260715" y="651693"/>
                            <a:ext cx="447473" cy="389142"/>
                          </a:xfrm>
                          <a:prstGeom prst="rect">
                            <a:avLst/>
                          </a:prstGeom>
                          <a:noFill/>
                          <a:ln w="6350">
                            <a:noFill/>
                          </a:ln>
                        </wps:spPr>
                        <wps:txbx>
                          <w:txbxContent>
                            <w:p w14:paraId="73B3E0D6" w14:textId="46E3716E" w:rsidR="00C21B5B" w:rsidRDefault="009F589E"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Надпись 45"/>
                        <wps:cNvSpPr txBox="1"/>
                        <wps:spPr>
                          <a:xfrm>
                            <a:off x="5194570" y="671149"/>
                            <a:ext cx="447473" cy="389142"/>
                          </a:xfrm>
                          <a:prstGeom prst="rect">
                            <a:avLst/>
                          </a:prstGeom>
                          <a:noFill/>
                          <a:ln w="6350">
                            <a:noFill/>
                          </a:ln>
                        </wps:spPr>
                        <wps:txbx>
                          <w:txbxContent>
                            <w:p w14:paraId="23FF4DEE" w14:textId="68DB4650" w:rsidR="00C21B5B" w:rsidRDefault="009F589E"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Надпись 46"/>
                        <wps:cNvSpPr txBox="1"/>
                        <wps:spPr>
                          <a:xfrm>
                            <a:off x="4231532" y="2305395"/>
                            <a:ext cx="447473" cy="389142"/>
                          </a:xfrm>
                          <a:prstGeom prst="rect">
                            <a:avLst/>
                          </a:prstGeom>
                          <a:noFill/>
                          <a:ln w="6350">
                            <a:noFill/>
                          </a:ln>
                        </wps:spPr>
                        <wps:txbx>
                          <w:txbxContent>
                            <w:p w14:paraId="168E840A" w14:textId="2EF0281C" w:rsidR="00C21B5B" w:rsidRPr="00981CC3" w:rsidRDefault="00C21B5B" w:rsidP="00981CC3">
                              <w:pPr>
                                <w:ind w:firstLine="0"/>
                                <w:rPr>
                                  <w:i/>
                                </w:rPr>
                              </w:pPr>
                              <m:oMathPara>
                                <m:oMath>
                                  <m:r>
                                    <w:rPr>
                                      <w:rFonts w:ascii="Cambria Math" w:hAnsi="Cambria Math"/>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Надпись 47"/>
                        <wps:cNvSpPr txBox="1"/>
                        <wps:spPr>
                          <a:xfrm>
                            <a:off x="5194570" y="2315124"/>
                            <a:ext cx="447473" cy="389142"/>
                          </a:xfrm>
                          <a:prstGeom prst="rect">
                            <a:avLst/>
                          </a:prstGeom>
                          <a:noFill/>
                          <a:ln w="6350">
                            <a:noFill/>
                          </a:ln>
                        </wps:spPr>
                        <wps:txbx>
                          <w:txbxContent>
                            <w:p w14:paraId="73F9587B" w14:textId="4C30CE0B" w:rsidR="00C21B5B" w:rsidRPr="00981CC3" w:rsidRDefault="00C21B5B" w:rsidP="00981CC3">
                              <w:pPr>
                                <w:ind w:firstLine="0"/>
                                <w:rPr>
                                  <w:i/>
                                </w:rPr>
                              </w:pPr>
                              <m:oMathPara>
                                <m:oMath>
                                  <m:r>
                                    <w:rPr>
                                      <w:rFonts w:ascii="Cambria Math" w:hAnsi="Cambria Math"/>
                                    </w:rPr>
                                    <m:t>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Надпись 48"/>
                        <wps:cNvSpPr txBox="1"/>
                        <wps:spPr>
                          <a:xfrm>
                            <a:off x="5680953" y="1322902"/>
                            <a:ext cx="447473" cy="389142"/>
                          </a:xfrm>
                          <a:prstGeom prst="rect">
                            <a:avLst/>
                          </a:prstGeom>
                          <a:noFill/>
                          <a:ln w="6350">
                            <a:noFill/>
                          </a:ln>
                        </wps:spPr>
                        <wps:txbx>
                          <w:txbxContent>
                            <w:p w14:paraId="212BD601" w14:textId="76D91501" w:rsidR="00C21B5B" w:rsidRDefault="009F589E"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Надпись 49"/>
                        <wps:cNvSpPr txBox="1"/>
                        <wps:spPr>
                          <a:xfrm>
                            <a:off x="3365770" y="1293745"/>
                            <a:ext cx="447473" cy="389142"/>
                          </a:xfrm>
                          <a:prstGeom prst="rect">
                            <a:avLst/>
                          </a:prstGeom>
                          <a:noFill/>
                          <a:ln w="6350">
                            <a:noFill/>
                          </a:ln>
                        </wps:spPr>
                        <wps:txbx>
                          <w:txbxContent>
                            <w:p w14:paraId="23884B87" w14:textId="7D25B8A1" w:rsidR="00C21B5B" w:rsidRDefault="009F589E" w:rsidP="00981CC3">
                              <w:pPr>
                                <w:ind w:firstLine="0"/>
                              </w:pPr>
                              <m:oMathPara>
                                <m:oMath>
                                  <m:acc>
                                    <m:accPr>
                                      <m:chr m:val="̃"/>
                                      <m:ctrlPr>
                                        <w:rPr>
                                          <w:rFonts w:ascii="Cambria Math" w:hAnsi="Cambria Math"/>
                                          <w:i/>
                                          <w:szCs w:val="28"/>
                                          <w:lang w:val="en-GB"/>
                                        </w:rPr>
                                      </m:ctrlPr>
                                    </m:accPr>
                                    <m:e>
                                      <m:r>
                                        <w:rPr>
                                          <w:rFonts w:ascii="Cambria Math" w:hAnsi="Cambria Math"/>
                                          <w:szCs w:val="28"/>
                                          <w:lang w:val="en-GB"/>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Надпись 50"/>
                        <wps:cNvSpPr txBox="1"/>
                        <wps:spPr>
                          <a:xfrm>
                            <a:off x="1898011" y="2567965"/>
                            <a:ext cx="972765" cy="389142"/>
                          </a:xfrm>
                          <a:prstGeom prst="rect">
                            <a:avLst/>
                          </a:prstGeom>
                          <a:noFill/>
                          <a:ln w="6350">
                            <a:noFill/>
                          </a:ln>
                        </wps:spPr>
                        <wps:txbx>
                          <w:txbxContent>
                            <w:p w14:paraId="020DA8C7" w14:textId="157DA0F2" w:rsidR="00C21B5B" w:rsidRDefault="009F589E"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1</m:t>
                                        </m:r>
                                      </m:sub>
                                    </m:sSub>
                                  </m:sub>
                                </m:sSub>
                              </m:oMath>
                              <w:r w:rsidR="00C21B5B">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2</m:t>
                                        </m:r>
                                      </m:sub>
                                    </m:sSub>
                                  </m:sub>
                                </m:sSub>
                              </m:oMath>
                            </w:p>
                            <w:p w14:paraId="5EA586F0" w14:textId="6110993B"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Надпись 51"/>
                        <wps:cNvSpPr txBox="1"/>
                        <wps:spPr>
                          <a:xfrm>
                            <a:off x="1845459" y="1865971"/>
                            <a:ext cx="1223561" cy="389142"/>
                          </a:xfrm>
                          <a:prstGeom prst="rect">
                            <a:avLst/>
                          </a:prstGeom>
                          <a:noFill/>
                          <a:ln w="6350">
                            <a:noFill/>
                          </a:ln>
                        </wps:spPr>
                        <wps:txbx>
                          <w:txbxContent>
                            <w:p w14:paraId="3D665A18" w14:textId="29552D0C" w:rsidR="00C21B5B" w:rsidRDefault="009F589E"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u</m:t>
                                        </m:r>
                                      </m:e>
                                    </m:acc>
                                  </m:e>
                                  <m:sub>
                                    <m:r>
                                      <w:rPr>
                                        <w:rFonts w:ascii="Cambria Math" w:hAnsi="Cambria Math"/>
                                        <w:szCs w:val="28"/>
                                        <w:lang w:val="en-GB"/>
                                      </w:rPr>
                                      <m:t>DVL</m:t>
                                    </m:r>
                                  </m:sub>
                                </m:sSub>
                              </m:oMath>
                              <w:r w:rsidR="00C21B5B">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v</m:t>
                                        </m:r>
                                      </m:e>
                                    </m:acc>
                                  </m:e>
                                  <m:sub>
                                    <m:r>
                                      <w:rPr>
                                        <w:rFonts w:ascii="Cambria Math" w:hAnsi="Cambria Math"/>
                                        <w:szCs w:val="28"/>
                                        <w:lang w:val="en-GB"/>
                                      </w:rPr>
                                      <m:t>DVL</m:t>
                                    </m:r>
                                  </m:sub>
                                </m:sSub>
                              </m:oMath>
                            </w:p>
                            <w:p w14:paraId="1A9B2815" w14:textId="77777777"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Надпись 52"/>
                        <wps:cNvSpPr txBox="1"/>
                        <wps:spPr>
                          <a:xfrm>
                            <a:off x="1646546" y="1205078"/>
                            <a:ext cx="972765" cy="389142"/>
                          </a:xfrm>
                          <a:prstGeom prst="rect">
                            <a:avLst/>
                          </a:prstGeom>
                          <a:noFill/>
                          <a:ln w="6350">
                            <a:noFill/>
                          </a:ln>
                        </wps:spPr>
                        <wps:txbx>
                          <w:txbxContent>
                            <w:p w14:paraId="2BEF8FDF" w14:textId="4709557C" w:rsidR="00C21B5B" w:rsidRDefault="009F589E"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Надпись 53"/>
                        <wps:cNvSpPr txBox="1"/>
                        <wps:spPr>
                          <a:xfrm>
                            <a:off x="1750866" y="593415"/>
                            <a:ext cx="972765" cy="389142"/>
                          </a:xfrm>
                          <a:prstGeom prst="rect">
                            <a:avLst/>
                          </a:prstGeom>
                          <a:noFill/>
                          <a:ln w="6350">
                            <a:noFill/>
                          </a:ln>
                        </wps:spPr>
                        <wps:txbx>
                          <w:txbxContent>
                            <w:p w14:paraId="72809F6E" w14:textId="035E5069" w:rsidR="00C21B5B" w:rsidRDefault="009F589E"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lang w:val="en-GB"/>
                                      </w:rPr>
                                      <m:t>IMU</m:t>
                                    </m:r>
                                  </m:sub>
                                </m:sSub>
                              </m:oMath>
                              <w:r w:rsidR="00C21B5B">
                                <w:rPr>
                                  <w:szCs w:val="28"/>
                                  <w:lang w:val="en-GB"/>
                                </w:rPr>
                                <w:t xml:space="preserve"> </w:t>
                              </w:r>
                            </w:p>
                            <w:p w14:paraId="4B71326D" w14:textId="77777777"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Надпись 54"/>
                        <wps:cNvSpPr txBox="1"/>
                        <wps:spPr>
                          <a:xfrm>
                            <a:off x="1834166" y="35408"/>
                            <a:ext cx="972765" cy="437557"/>
                          </a:xfrm>
                          <a:prstGeom prst="rect">
                            <a:avLst/>
                          </a:prstGeom>
                          <a:noFill/>
                          <a:ln w="6350">
                            <a:noFill/>
                          </a:ln>
                        </wps:spPr>
                        <wps:txbx>
                          <w:txbxContent>
                            <w:p w14:paraId="62A4FBFE" w14:textId="76AAA270" w:rsidR="00C21B5B" w:rsidRPr="008B5E25" w:rsidRDefault="009F589E" w:rsidP="00981CC3">
                              <w:pPr>
                                <w:ind w:firstLine="0"/>
                                <w:jc w:val="center"/>
                                <w:rPr>
                                  <w:i/>
                                  <w:lang w:val="en-US"/>
                                </w:rPr>
                              </w:pPr>
                              <m:oMathPara>
                                <m:oMath>
                                  <m:sSub>
                                    <m:sSubPr>
                                      <m:ctrlPr>
                                        <w:rPr>
                                          <w:rFonts w:ascii="Cambria Math" w:hAnsi="Cambria Math"/>
                                          <w:i/>
                                          <w:szCs w:val="28"/>
                                          <w:lang w:val="en-GB"/>
                                        </w:rPr>
                                      </m:ctrlPr>
                                    </m:sSubPr>
                                    <m:e>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ctrlPr>
                                        <w:rPr>
                                          <w:rFonts w:ascii="Cambria Math" w:hAnsi="Cambria Math"/>
                                          <w:i/>
                                          <w:szCs w:val="28"/>
                                          <w:lang w:val="en-US"/>
                                        </w:rPr>
                                      </m:ctrlPr>
                                    </m:e>
                                    <m:sub>
                                      <m:r>
                                        <w:rPr>
                                          <w:rFonts w:ascii="Cambria Math" w:hAnsi="Cambria Math"/>
                                          <w:szCs w:val="28"/>
                                          <w:lang w:val="en-US"/>
                                        </w:rPr>
                                        <m:t>GYRO</m:t>
                                      </m:r>
                                    </m:sub>
                                  </m:sSub>
                                </m:oMath>
                              </m:oMathPara>
                            </w:p>
                            <w:p w14:paraId="6E643D13" w14:textId="77777777"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B7309DC" id="Полотно 23" o:spid="_x0000_s1026" editas="canvas" style="width:511.65pt;height:264.25pt;mso-position-horizontal-relative:char;mso-position-vertical-relative:line" coordsize="64979,33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979;height:33559;visibility:visible;mso-wrap-style:square" filled="t">
                  <v:fill o:detectmouseclick="t"/>
                  <v:path o:connecttype="none"/>
                </v:shape>
                <v:rect id="Прямоугольник 24" o:spid="_x0000_s1028" style="position:absolute;left:875;top:1750;width:18968;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54234973" w14:textId="779FF4F9" w:rsidR="00C21B5B" w:rsidRPr="00A736FC" w:rsidRDefault="00C21B5B" w:rsidP="00981CC3">
                        <w:pPr>
                          <w:ind w:firstLine="0"/>
                          <w:jc w:val="center"/>
                          <w:rPr>
                            <w:b/>
                            <w:bCs/>
                            <w:lang w:val="en-US"/>
                          </w:rPr>
                        </w:pPr>
                        <w:r>
                          <w:rPr>
                            <w:b/>
                            <w:bCs/>
                            <w:lang w:val="en-US"/>
                          </w:rPr>
                          <w:t>GYROSCOPE</w:t>
                        </w:r>
                      </w:p>
                    </w:txbxContent>
                  </v:textbox>
                </v:rect>
                <v:rect id="Прямоугольник 25" o:spid="_x0000_s1029" style="position:absolute;left:875;top:7002;width:18969;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285C4DFD" w14:textId="0614CC51" w:rsidR="00C21B5B" w:rsidRPr="00981CC3" w:rsidRDefault="00C21B5B" w:rsidP="00981CC3">
                        <w:pPr>
                          <w:ind w:firstLine="0"/>
                          <w:jc w:val="center"/>
                          <w:rPr>
                            <w:b/>
                            <w:bCs/>
                          </w:rPr>
                        </w:pPr>
                        <w:r w:rsidRPr="00A736FC">
                          <w:rPr>
                            <w:b/>
                            <w:bCs/>
                          </w:rPr>
                          <w:t>ACCELEROMETER</w:t>
                        </w:r>
                      </w:p>
                    </w:txbxContent>
                  </v:textbox>
                </v:rect>
                <v:rect id="Прямоугольник 26" o:spid="_x0000_s1030" style="position:absolute;left:875;top:12351;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222F3F9B" w14:textId="31A6C7ED" w:rsidR="00C21B5B" w:rsidRPr="00981CC3" w:rsidRDefault="00C21B5B" w:rsidP="00981CC3">
                        <w:pPr>
                          <w:ind w:firstLine="0"/>
                          <w:jc w:val="center"/>
                          <w:rPr>
                            <w:b/>
                            <w:bCs/>
                          </w:rPr>
                        </w:pPr>
                        <w:r w:rsidRPr="00A736FC">
                          <w:rPr>
                            <w:b/>
                            <w:bCs/>
                          </w:rPr>
                          <w:t>PRESSURE SENSOR</w:t>
                        </w:r>
                      </w:p>
                    </w:txbxContent>
                  </v:textbox>
                </v:rect>
                <v:rect id="Прямоугольник 27" o:spid="_x0000_s1031" style="position:absolute;left:875;top:19160;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27D9EDB3" w14:textId="131BB2CC" w:rsidR="00C21B5B" w:rsidRPr="00981CC3" w:rsidRDefault="00C21B5B" w:rsidP="00981CC3">
                        <w:pPr>
                          <w:ind w:firstLine="0"/>
                          <w:jc w:val="center"/>
                          <w:rPr>
                            <w:b/>
                            <w:bCs/>
                          </w:rPr>
                        </w:pPr>
                        <w:r w:rsidRPr="00A736FC">
                          <w:rPr>
                            <w:b/>
                            <w:bCs/>
                          </w:rPr>
                          <w:t>DOPPLER VELOCITY LOG</w:t>
                        </w:r>
                      </w:p>
                    </w:txbxContent>
                  </v:textbox>
                </v:rect>
                <v:rect id="Прямоугольник 28" o:spid="_x0000_s1032" style="position:absolute;left:874;top:25969;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" fillcolor="#c3c3c3 [2166]" strokecolor="#a5a5a5 [3206]" strokeweight=".5pt">
                  <v:fill color2="#b6b6b6 [2614]" rotate="t" colors="0 #d2d2d2;.5 #c8c8c8;1 silver" focus="100%" type="gradient">
                    <o:fill v:ext="view" type="gradientUnscaled"/>
                  </v:fill>
                  <v:textbox>
                    <w:txbxContent>
                      <w:p w14:paraId="175115FA" w14:textId="03A6B411" w:rsidR="00C21B5B" w:rsidRPr="00981CC3" w:rsidRDefault="00C21B5B" w:rsidP="00981CC3">
                        <w:pPr>
                          <w:ind w:firstLine="0"/>
                          <w:jc w:val="center"/>
                          <w:rPr>
                            <w:b/>
                            <w:bCs/>
                            <w:lang w:val="en-US"/>
                          </w:rPr>
                        </w:pPr>
                        <w:r>
                          <w:rPr>
                            <w:b/>
                            <w:bCs/>
                            <w:lang w:val="en-US"/>
                          </w:rPr>
                          <w:t>GPS</w:t>
                        </w:r>
                      </w:p>
                    </w:txbxContent>
                  </v:textbox>
                </v:rect>
                <v:shapetype id="_x0000_t32" coordsize="21600,21600" o:spt="32" o:oned="t" path="m,l21600,21600e" filled="f">
                  <v:path arrowok="t" fillok="f" o:connecttype="none"/>
                  <o:lock v:ext="edit" shapetype="t"/>
                </v:shapetype>
                <v:shape id="Прямая со стрелкой 30" o:spid="_x0000_s1033" type="#_x0000_t32" style="position:absolute;left:19941;top:3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Прямая со стрелкой 31" o:spid="_x0000_s1034" type="#_x0000_t32" style="position:absolute;left:19941;top:9144;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shape id="Прямая со стрелкой 32" o:spid="_x0000_s1035" type="#_x0000_t32" style="position:absolute;left:19941;top:1507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Прямая со стрелкой 33" o:spid="_x0000_s1036" type="#_x0000_t32" style="position:absolute;left:19844;top:2188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 id="Прямая со стрелкой 34" o:spid="_x0000_s1037" type="#_x0000_t32" style="position:absolute;left:19941;top:28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rect id="Прямоугольник 35" o:spid="_x0000_s1038" style="position:absolute;left:30058;top:1361;width:875;height:30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FfxQAAANsAAAAPAAAAZHJzL2Rvd25yZXYueG1sRI9Ba8JA&#10;FITvBf/D8gQvpW60tJ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BgDqFfxQAAANsAAAAP&#10;AAAAAAAAAAAAAAAAAAcCAABkcnMvZG93bnJldi54bWxQSwUGAAAAAAMAAwC3AAAA+QIAAAAA&#10;" fillcolor="black [3200]" strokecolor="black [1600]" strokeweight="1pt"/>
                <v:shape id="Прямая со стрелкой 37" o:spid="_x0000_s1039" type="#_x0000_t32" style="position:absolute;left:30933;top:16342;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rect id="Прямоугольник 38" o:spid="_x0000_s1040" style="position:absolute;left:40856;top:11572;width:13229;height:9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290C8FA6" w14:textId="06E0CBA2" w:rsidR="00C21B5B" w:rsidRPr="00A736FC" w:rsidRDefault="00C21B5B" w:rsidP="00981CC3">
                        <w:pPr>
                          <w:ind w:firstLine="0"/>
                          <w:jc w:val="center"/>
                          <w:rPr>
                            <w:b/>
                            <w:bCs/>
                            <w:lang w:val="en-US"/>
                          </w:rPr>
                        </w:pPr>
                        <w:r>
                          <w:rPr>
                            <w:b/>
                            <w:bCs/>
                            <w:lang w:val="en-US"/>
                          </w:rPr>
                          <w:t>EXTENDED KALMAN FILTER</w:t>
                        </w:r>
                      </w:p>
                    </w:txbxContent>
                  </v:textbox>
                </v:rect>
                <v:shape id="Прямая со стрелкой 39" o:spid="_x0000_s1041" type="#_x0000_t32" style="position:absolute;left:54085;top:16439;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Прямая со стрелкой 40" o:spid="_x0000_s1042" type="#_x0000_t32" style="position:absolute;left:42801;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shape id="Прямая со стрелкой 41" o:spid="_x0000_s1043" type="#_x0000_t32" style="position:absolute;left:52334;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Прямая со стрелкой 42" o:spid="_x0000_s1044" type="#_x0000_t32" style="position:absolute;left:42607;top:21498;width:0;height:57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Прямая со стрелкой 43" o:spid="_x0000_s1045" type="#_x0000_t32" style="position:absolute;left:52237;top:21400;width:0;height:5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shapetype id="_x0000_t202" coordsize="21600,21600" o:spt="202" path="m,l,21600r21600,l21600,xe">
                  <v:stroke joinstyle="miter"/>
                  <v:path gradientshapeok="t" o:connecttype="rect"/>
                </v:shapetype>
                <v:shape id="Надпись 44" o:spid="_x0000_s1046" type="#_x0000_t202" style="position:absolute;left:42607;top:6516;width:4474;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73B3E0D6" w14:textId="46E3716E" w:rsidR="00C21B5B" w:rsidRDefault="009F589E"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Надпись 45" o:spid="_x0000_s1047" type="#_x0000_t202" style="position:absolute;left:51945;top:671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3FF4DEE" w14:textId="68DB4650" w:rsidR="00C21B5B" w:rsidRDefault="009F589E"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v:textbox>
                </v:shape>
                <v:shape id="Надпись 46" o:spid="_x0000_s1048" type="#_x0000_t202" style="position:absolute;left:42315;top:23053;width:447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68E840A" w14:textId="2EF0281C" w:rsidR="00C21B5B" w:rsidRPr="00981CC3" w:rsidRDefault="00C21B5B" w:rsidP="00981CC3">
                        <w:pPr>
                          <w:ind w:firstLine="0"/>
                          <w:rPr>
                            <w:i/>
                          </w:rPr>
                        </w:pPr>
                        <m:oMathPara>
                          <m:oMath>
                            <m:r>
                              <w:rPr>
                                <w:rFonts w:ascii="Cambria Math" w:hAnsi="Cambria Math"/>
                              </w:rPr>
                              <m:t>Q</m:t>
                            </m:r>
                          </m:oMath>
                        </m:oMathPara>
                      </w:p>
                    </w:txbxContent>
                  </v:textbox>
                </v:shape>
                <v:shape id="Надпись 47" o:spid="_x0000_s1049" type="#_x0000_t202" style="position:absolute;left:51945;top:2315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73F9587B" w14:textId="4C30CE0B" w:rsidR="00C21B5B" w:rsidRPr="00981CC3" w:rsidRDefault="00C21B5B" w:rsidP="00981CC3">
                        <w:pPr>
                          <w:ind w:firstLine="0"/>
                          <w:rPr>
                            <w:i/>
                          </w:rPr>
                        </w:pPr>
                        <m:oMathPara>
                          <m:oMath>
                            <m:r>
                              <w:rPr>
                                <w:rFonts w:ascii="Cambria Math" w:hAnsi="Cambria Math"/>
                              </w:rPr>
                              <m:t>R</m:t>
                            </m:r>
                          </m:oMath>
                        </m:oMathPara>
                      </w:p>
                    </w:txbxContent>
                  </v:textbox>
                </v:shape>
                <v:shape id="Надпись 48" o:spid="_x0000_s1050" type="#_x0000_t202" style="position:absolute;left:56809;top:13229;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12BD601" w14:textId="76D91501" w:rsidR="00C21B5B" w:rsidRDefault="009F589E"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v:textbox>
                </v:shape>
                <v:shape id="Надпись 49" o:spid="_x0000_s1051" type="#_x0000_t202" style="position:absolute;left:33657;top:12937;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23884B87" w14:textId="7D25B8A1" w:rsidR="00C21B5B" w:rsidRDefault="009F589E" w:rsidP="00981CC3">
                        <w:pPr>
                          <w:ind w:firstLine="0"/>
                        </w:pPr>
                        <m:oMathPara>
                          <m:oMath>
                            <m:acc>
                              <m:accPr>
                                <m:chr m:val="̃"/>
                                <m:ctrlPr>
                                  <w:rPr>
                                    <w:rFonts w:ascii="Cambria Math" w:hAnsi="Cambria Math"/>
                                    <w:i/>
                                    <w:szCs w:val="28"/>
                                    <w:lang w:val="en-GB"/>
                                  </w:rPr>
                                </m:ctrlPr>
                              </m:accPr>
                              <m:e>
                                <m:r>
                                  <w:rPr>
                                    <w:rFonts w:ascii="Cambria Math" w:hAnsi="Cambria Math"/>
                                    <w:szCs w:val="28"/>
                                    <w:lang w:val="en-GB"/>
                                  </w:rPr>
                                  <m:t>x</m:t>
                                </m:r>
                              </m:e>
                            </m:acc>
                          </m:oMath>
                        </m:oMathPara>
                      </w:p>
                    </w:txbxContent>
                  </v:textbox>
                </v:shape>
                <v:shape id="Надпись 50" o:spid="_x0000_s1052" type="#_x0000_t202" style="position:absolute;left:18980;top:25679;width:9727;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020DA8C7" w14:textId="157DA0F2" w:rsidR="00C21B5B" w:rsidRDefault="009F589E"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1</m:t>
                                  </m:r>
                                </m:sub>
                              </m:sSub>
                            </m:sub>
                          </m:sSub>
                        </m:oMath>
                        <w:r w:rsidR="00C21B5B">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2</m:t>
                                  </m:r>
                                </m:sub>
                              </m:sSub>
                            </m:sub>
                          </m:sSub>
                        </m:oMath>
                      </w:p>
                      <w:p w14:paraId="5EA586F0" w14:textId="6110993B" w:rsidR="00C21B5B" w:rsidRDefault="00C21B5B" w:rsidP="00981CC3">
                        <w:pPr>
                          <w:ind w:firstLine="0"/>
                          <w:jc w:val="center"/>
                        </w:pPr>
                      </w:p>
                    </w:txbxContent>
                  </v:textbox>
                </v:shape>
                <v:shape id="Надпись 51" o:spid="_x0000_s1053" type="#_x0000_t202" style="position:absolute;left:18454;top:18659;width:12236;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D665A18" w14:textId="29552D0C" w:rsidR="00C21B5B" w:rsidRDefault="009F589E"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u</m:t>
                                  </m:r>
                                </m:e>
                              </m:acc>
                            </m:e>
                            <m:sub>
                              <m:r>
                                <w:rPr>
                                  <w:rFonts w:ascii="Cambria Math" w:hAnsi="Cambria Math"/>
                                  <w:szCs w:val="28"/>
                                  <w:lang w:val="en-GB"/>
                                </w:rPr>
                                <m:t>DVL</m:t>
                              </m:r>
                            </m:sub>
                          </m:sSub>
                        </m:oMath>
                        <w:r w:rsidR="00C21B5B">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v</m:t>
                                  </m:r>
                                </m:e>
                              </m:acc>
                            </m:e>
                            <m:sub>
                              <m:r>
                                <w:rPr>
                                  <w:rFonts w:ascii="Cambria Math" w:hAnsi="Cambria Math"/>
                                  <w:szCs w:val="28"/>
                                  <w:lang w:val="en-GB"/>
                                </w:rPr>
                                <m:t>DVL</m:t>
                              </m:r>
                            </m:sub>
                          </m:sSub>
                        </m:oMath>
                      </w:p>
                      <w:p w14:paraId="1A9B2815" w14:textId="77777777" w:rsidR="00C21B5B" w:rsidRDefault="00C21B5B" w:rsidP="00981CC3">
                        <w:pPr>
                          <w:ind w:firstLine="0"/>
                          <w:jc w:val="center"/>
                        </w:pPr>
                      </w:p>
                    </w:txbxContent>
                  </v:textbox>
                </v:shape>
                <v:shape id="Надпись 52" o:spid="_x0000_s1054" type="#_x0000_t202" style="position:absolute;left:16465;top:12050;width:9728;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2BEF8FDF" w14:textId="4709557C" w:rsidR="00C21B5B" w:rsidRDefault="009F589E"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C21B5B" w:rsidRDefault="00C21B5B" w:rsidP="00981CC3">
                        <w:pPr>
                          <w:ind w:firstLine="0"/>
                          <w:jc w:val="center"/>
                        </w:pPr>
                      </w:p>
                    </w:txbxContent>
                  </v:textbox>
                </v:shape>
                <v:shape id="Надпись 53" o:spid="_x0000_s1055" type="#_x0000_t202" style="position:absolute;left:17508;top:5934;width:9728;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72809F6E" w14:textId="035E5069" w:rsidR="00C21B5B" w:rsidRDefault="009F589E"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lang w:val="en-GB"/>
                                </w:rPr>
                                <m:t>IMU</m:t>
                              </m:r>
                            </m:sub>
                          </m:sSub>
                        </m:oMath>
                        <w:r w:rsidR="00C21B5B">
                          <w:rPr>
                            <w:szCs w:val="28"/>
                            <w:lang w:val="en-GB"/>
                          </w:rPr>
                          <w:t xml:space="preserve"> </w:t>
                        </w:r>
                      </w:p>
                      <w:p w14:paraId="4B71326D" w14:textId="77777777" w:rsidR="00C21B5B" w:rsidRDefault="00C21B5B" w:rsidP="00981CC3">
                        <w:pPr>
                          <w:ind w:firstLine="0"/>
                          <w:jc w:val="center"/>
                        </w:pPr>
                      </w:p>
                    </w:txbxContent>
                  </v:textbox>
                </v:shape>
                <v:shape id="Надпись 54" o:spid="_x0000_s1056" type="#_x0000_t202" style="position:absolute;left:18341;top:354;width:9728;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62A4FBFE" w14:textId="76AAA270" w:rsidR="00C21B5B" w:rsidRPr="008B5E25" w:rsidRDefault="009F589E" w:rsidP="00981CC3">
                        <w:pPr>
                          <w:ind w:firstLine="0"/>
                          <w:jc w:val="center"/>
                          <w:rPr>
                            <w:i/>
                            <w:lang w:val="en-US"/>
                          </w:rPr>
                        </w:pPr>
                        <m:oMathPara>
                          <m:oMath>
                            <m:sSub>
                              <m:sSubPr>
                                <m:ctrlPr>
                                  <w:rPr>
                                    <w:rFonts w:ascii="Cambria Math" w:hAnsi="Cambria Math"/>
                                    <w:i/>
                                    <w:szCs w:val="28"/>
                                    <w:lang w:val="en-GB"/>
                                  </w:rPr>
                                </m:ctrlPr>
                              </m:sSubPr>
                              <m:e>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ctrlPr>
                                  <w:rPr>
                                    <w:rFonts w:ascii="Cambria Math" w:hAnsi="Cambria Math"/>
                                    <w:i/>
                                    <w:szCs w:val="28"/>
                                    <w:lang w:val="en-US"/>
                                  </w:rPr>
                                </m:ctrlPr>
                              </m:e>
                              <m:sub>
                                <m:r>
                                  <w:rPr>
                                    <w:rFonts w:ascii="Cambria Math" w:hAnsi="Cambria Math"/>
                                    <w:szCs w:val="28"/>
                                    <w:lang w:val="en-US"/>
                                  </w:rPr>
                                  <m:t>GYRO</m:t>
                                </m:r>
                              </m:sub>
                            </m:sSub>
                          </m:oMath>
                        </m:oMathPara>
                      </w:p>
                      <w:p w14:paraId="6E643D13" w14:textId="77777777" w:rsidR="00C21B5B" w:rsidRDefault="00C21B5B" w:rsidP="00981CC3">
                        <w:pPr>
                          <w:ind w:firstLine="0"/>
                          <w:jc w:val="center"/>
                        </w:pPr>
                      </w:p>
                    </w:txbxContent>
                  </v:textbox>
                </v:shape>
                <w10:anchorlock/>
              </v:group>
            </w:pict>
          </mc:Fallback>
        </mc:AlternateContent>
      </w:r>
    </w:p>
    <w:p w14:paraId="47A3B811" w14:textId="5DC30556" w:rsidR="00C56E75" w:rsidRPr="00A736FC" w:rsidRDefault="00A736FC" w:rsidP="00C56E75">
      <w:pPr>
        <w:spacing w:after="160" w:line="259" w:lineRule="auto"/>
        <w:ind w:firstLine="0"/>
        <w:jc w:val="center"/>
        <w:rPr>
          <w:lang w:val="en-US"/>
        </w:rPr>
      </w:pPr>
      <w:r>
        <w:rPr>
          <w:lang w:val="en-US"/>
        </w:rPr>
        <w:t>Figure</w:t>
      </w:r>
      <w:r w:rsidR="00C56E75" w:rsidRPr="00A736FC">
        <w:rPr>
          <w:lang w:val="en-US"/>
        </w:rPr>
        <w:t xml:space="preserve"> 1 – </w:t>
      </w:r>
      <w:r w:rsidRPr="00A736FC">
        <w:rPr>
          <w:lang w:val="en-US"/>
        </w:rPr>
        <w:t>Fusion and filtering scheme for sensor readings</w:t>
      </w:r>
    </w:p>
    <w:p w14:paraId="49AFBCF7" w14:textId="76C960AB" w:rsidR="008007FC" w:rsidRPr="00787341" w:rsidRDefault="00783384" w:rsidP="00275FA7">
      <w:pPr>
        <w:spacing w:after="160" w:line="259" w:lineRule="auto"/>
        <w:ind w:firstLine="709"/>
        <w:rPr>
          <w:lang w:val="en-US"/>
        </w:rPr>
      </w:pPr>
      <w:r w:rsidRPr="00787341">
        <w:rPr>
          <w:lang w:val="en-US"/>
        </w:rPr>
        <w:t>The most commonly used method of obtaining absolute position information underwater is through the buoys. These buoys are in known locations and the AUV receives the range and/or azimuth to several of them and then calculates its position through trilateration or triangulation. Based on the location of the transceivers, three different basic systems can be distinguished: Long Baseline System (LBL), Short Baseline System (SBL) and Ultra Short Baseline System (USBL)</w:t>
      </w:r>
      <w:r w:rsidR="00AA598C" w:rsidRPr="00787341">
        <w:rPr>
          <w:lang w:val="en-US"/>
        </w:rPr>
        <w:t xml:space="preserve"> [18,19]</w:t>
      </w:r>
      <w:r w:rsidR="001B55F4" w:rsidRPr="00787341">
        <w:rPr>
          <w:lang w:val="en-US"/>
        </w:rPr>
        <w:t>.</w:t>
      </w:r>
    </w:p>
    <w:p w14:paraId="024CE27A" w14:textId="1498E497" w:rsidR="00275FA7" w:rsidRDefault="005D76DF" w:rsidP="00275FA7">
      <w:pPr>
        <w:spacing w:after="160" w:line="259" w:lineRule="auto"/>
        <w:ind w:firstLine="709"/>
      </w:pPr>
      <w:r w:rsidRPr="005D76DF">
        <w:rPr>
          <w:lang w:val="en-US"/>
        </w:rPr>
        <w:t>A typical configuration for a standard long baseline is shown in Figure 2(a). Two or more buoys are deployed around the perimeter of the area in which the AUV will operate. These buoys are anchored and float on the surface or, especially in deeper waters, several meters above the seafloor. Each unit receives acoustic requested pings from a common receiving channel</w:t>
      </w:r>
      <w:r w:rsidR="00275FA7" w:rsidRPr="005D76DF">
        <w:rPr>
          <w:lang w:val="en-US"/>
        </w:rPr>
        <w:t xml:space="preserve">. </w:t>
      </w:r>
      <w:r w:rsidR="00275FA7" w:rsidRPr="00AB2E5B">
        <w:rPr>
          <w:highlight w:val="yellow"/>
        </w:rPr>
        <w:t xml:space="preserve">После получения запросного </w:t>
      </w:r>
      <w:proofErr w:type="spellStart"/>
      <w:r w:rsidR="00275FA7" w:rsidRPr="00AB2E5B">
        <w:rPr>
          <w:highlight w:val="yellow"/>
        </w:rPr>
        <w:t>пинга</w:t>
      </w:r>
      <w:proofErr w:type="spellEnd"/>
      <w:r w:rsidR="00275FA7" w:rsidRPr="00AB2E5B">
        <w:rPr>
          <w:highlight w:val="yellow"/>
        </w:rPr>
        <w:t xml:space="preserve"> от </w:t>
      </w:r>
      <w:r w:rsidR="00EE084A" w:rsidRPr="00AB2E5B">
        <w:rPr>
          <w:highlight w:val="yellow"/>
          <w:lang w:val="en-US"/>
        </w:rPr>
        <w:t>AUV</w:t>
      </w:r>
      <w:r w:rsidR="00275FA7" w:rsidRPr="00AB2E5B">
        <w:rPr>
          <w:highlight w:val="yellow"/>
        </w:rPr>
        <w:t xml:space="preserve">, каждый блок ждет уникальное специфическое время ответа TAT, а затем посылает в ответ </w:t>
      </w:r>
      <w:proofErr w:type="spellStart"/>
      <w:r w:rsidR="00275FA7" w:rsidRPr="00AB2E5B">
        <w:rPr>
          <w:highlight w:val="yellow"/>
        </w:rPr>
        <w:t>пинг</w:t>
      </w:r>
      <w:proofErr w:type="spellEnd"/>
      <w:r w:rsidR="00275FA7" w:rsidRPr="00AB2E5B">
        <w:rPr>
          <w:highlight w:val="yellow"/>
        </w:rPr>
        <w:t xml:space="preserve"> на своем отдельном канале передачи. </w:t>
      </w:r>
      <w:r w:rsidR="00EE084A" w:rsidRPr="00AB2E5B">
        <w:rPr>
          <w:highlight w:val="yellow"/>
          <w:lang w:val="en-US"/>
        </w:rPr>
        <w:t>AUV</w:t>
      </w:r>
      <w:r w:rsidR="00275FA7" w:rsidRPr="00AB2E5B">
        <w:rPr>
          <w:highlight w:val="yellow"/>
        </w:rPr>
        <w:t xml:space="preserve"> затем получает ответный </w:t>
      </w:r>
      <w:proofErr w:type="spellStart"/>
      <w:r w:rsidR="00275FA7" w:rsidRPr="00AB2E5B">
        <w:rPr>
          <w:highlight w:val="yellow"/>
        </w:rPr>
        <w:t>пинг</w:t>
      </w:r>
      <w:proofErr w:type="spellEnd"/>
      <w:r w:rsidR="00275FA7" w:rsidRPr="00AB2E5B">
        <w:rPr>
          <w:highlight w:val="yellow"/>
        </w:rPr>
        <w:t xml:space="preserve">. Канал передачи, а также ТАТ различны для каждого блока. Уникальный ТАТ гарантирует, что два буя не будут смешиваться при передаче в одно время, и с использованием различных частот передачи буи обеспечивают способ определения для </w:t>
      </w:r>
      <w:r w:rsidR="00EE084A" w:rsidRPr="00AB2E5B">
        <w:rPr>
          <w:highlight w:val="yellow"/>
          <w:lang w:val="en-US"/>
        </w:rPr>
        <w:t>AUV</w:t>
      </w:r>
      <w:r w:rsidR="00275FA7" w:rsidRPr="00AB2E5B">
        <w:rPr>
          <w:highlight w:val="yellow"/>
        </w:rPr>
        <w:t xml:space="preserve">, из какого блока был отправлен ответный </w:t>
      </w:r>
      <w:proofErr w:type="spellStart"/>
      <w:r w:rsidR="00275FA7" w:rsidRPr="00AB2E5B">
        <w:rPr>
          <w:highlight w:val="yellow"/>
        </w:rPr>
        <w:t>пинг</w:t>
      </w:r>
      <w:proofErr w:type="spellEnd"/>
      <w:r w:rsidR="00275FA7">
        <w:t>.</w:t>
      </w:r>
    </w:p>
    <w:p w14:paraId="047EB743" w14:textId="329B145F" w:rsidR="00275FA7" w:rsidRDefault="00AA598C" w:rsidP="00620389">
      <w:pPr>
        <w:spacing w:after="160" w:line="259" w:lineRule="auto"/>
        <w:ind w:firstLine="0"/>
        <w:jc w:val="center"/>
        <w:rPr>
          <w:szCs w:val="28"/>
        </w:rPr>
      </w:pPr>
      <w:r>
        <w:rPr>
          <w:noProof/>
        </w:rPr>
        <w:lastRenderedPageBreak/>
        <w:drawing>
          <wp:inline distT="0" distB="0" distL="0" distR="0" wp14:anchorId="3261B223" wp14:editId="12F00E4A">
            <wp:extent cx="6349261" cy="3689131"/>
            <wp:effectExtent l="19050" t="19050" r="13970" b="260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12845"/>
                    <a:stretch/>
                  </pic:blipFill>
                  <pic:spPr bwMode="auto">
                    <a:xfrm>
                      <a:off x="0" y="0"/>
                      <a:ext cx="6366723" cy="3699277"/>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5F749453" w14:textId="60CE2577" w:rsidR="00C56E75" w:rsidRPr="008054C7" w:rsidRDefault="00AB2E5B" w:rsidP="00C56E75">
      <w:pPr>
        <w:spacing w:after="160" w:line="259" w:lineRule="auto"/>
        <w:ind w:firstLine="0"/>
        <w:jc w:val="center"/>
        <w:rPr>
          <w:szCs w:val="28"/>
          <w:lang w:val="en-US"/>
        </w:rPr>
      </w:pPr>
      <w:r w:rsidRPr="008054C7">
        <w:rPr>
          <w:szCs w:val="28"/>
          <w:lang w:val="en-US"/>
        </w:rPr>
        <w:t>Figure 2</w:t>
      </w:r>
      <w:r w:rsidR="00C56E75" w:rsidRPr="008054C7">
        <w:rPr>
          <w:szCs w:val="28"/>
          <w:lang w:val="en-US"/>
        </w:rPr>
        <w:t xml:space="preserve"> – </w:t>
      </w:r>
      <w:r w:rsidR="008054C7" w:rsidRPr="008054C7">
        <w:rPr>
          <w:szCs w:val="28"/>
          <w:lang w:val="en-US"/>
        </w:rPr>
        <w:t>Buoy-based underwater positioning methods</w:t>
      </w:r>
    </w:p>
    <w:p w14:paraId="5421AE56" w14:textId="055E3EBE" w:rsidR="007B43A8" w:rsidRPr="008054C7" w:rsidRDefault="008054C7" w:rsidP="00620389">
      <w:pPr>
        <w:spacing w:after="160" w:line="259" w:lineRule="auto"/>
        <w:ind w:firstLine="709"/>
        <w:rPr>
          <w:lang w:val="en-US"/>
        </w:rPr>
      </w:pPr>
      <w:r w:rsidRPr="008054C7">
        <w:rPr>
          <w:lang w:val="en-US"/>
        </w:rPr>
        <w:t>The standard LBL systems mentioned earlier are not well suited for large groups, as only one AUV can access the buoy network at a time and receive position updates. Therefore, the position update interval increases with the number of vehicles</w:t>
      </w:r>
      <w:r w:rsidR="00275FA7" w:rsidRPr="008054C7">
        <w:rPr>
          <w:lang w:val="en-US"/>
        </w:rPr>
        <w:t>.</w:t>
      </w:r>
    </w:p>
    <w:p w14:paraId="6B1AF612" w14:textId="1094377B" w:rsidR="00816AB6" w:rsidRPr="00CF349C" w:rsidRDefault="00CF349C" w:rsidP="00620389">
      <w:pPr>
        <w:spacing w:after="160" w:line="259" w:lineRule="auto"/>
        <w:ind w:firstLine="709"/>
        <w:rPr>
          <w:lang w:val="en-US"/>
        </w:rPr>
      </w:pPr>
      <w:r w:rsidRPr="00CF349C">
        <w:rPr>
          <w:lang w:val="en-US"/>
        </w:rPr>
        <w:t>New LBL systems like the one shown in Fig. 3(b), synchronized the clocks of the buoys and the AUV transceiver units. The buoys broadcast a ping containing a unique identifier at certain intervals. When the AUV receives this ping, the known beacon broadcast schedule and the timing of the synchronized clocks ensure that the vehicle knows when the ping was sent and can directly calculate the OWTT</w:t>
      </w:r>
      <w:r>
        <w:rPr>
          <w:lang w:val="en-US"/>
        </w:rPr>
        <w:t xml:space="preserve"> (</w:t>
      </w:r>
      <w:r w:rsidRPr="00CF349C">
        <w:rPr>
          <w:lang w:val="en-US"/>
        </w:rPr>
        <w:t>one-way travel-time</w:t>
      </w:r>
      <w:r>
        <w:rPr>
          <w:lang w:val="en-US"/>
        </w:rPr>
        <w:t>)</w:t>
      </w:r>
      <w:r w:rsidR="00816AB6" w:rsidRPr="00CF349C">
        <w:rPr>
          <w:lang w:val="en-US"/>
        </w:rPr>
        <w:t>.</w:t>
      </w:r>
    </w:p>
    <w:p w14:paraId="67D32D7E" w14:textId="4B18398A" w:rsidR="00275FA7" w:rsidRPr="008E36CC" w:rsidRDefault="008E36CC" w:rsidP="00620389">
      <w:pPr>
        <w:spacing w:after="160" w:line="259" w:lineRule="auto"/>
        <w:ind w:firstLine="709"/>
        <w:rPr>
          <w:b/>
          <w:bCs/>
          <w:szCs w:val="28"/>
          <w:lang w:val="en-US"/>
        </w:rPr>
      </w:pPr>
      <w:r w:rsidRPr="008E36CC">
        <w:rPr>
          <w:lang w:val="en-US"/>
        </w:rPr>
        <w:t>Another improvement over conventional LBLs is the system shown in Fig. 3(c). Relying on the setup in Fig. 3(b), the buoys now transmit their GPS positions along with a unique identifier. As with the system described earlier, the AUV does not need to send queries to the buoys. With the buoy positions embedded in the ping, the buoys are free to swim, and there is no need to save their coordinates to the AUV before deployment</w:t>
      </w:r>
      <w:r w:rsidR="00275FA7" w:rsidRPr="008E36CC">
        <w:rPr>
          <w:lang w:val="en-US"/>
        </w:rPr>
        <w:t>.</w:t>
      </w:r>
    </w:p>
    <w:p w14:paraId="1FDDA701" w14:textId="777D8AB2" w:rsidR="0047342C" w:rsidRPr="008E36CC" w:rsidRDefault="00275FA7" w:rsidP="0047342C">
      <w:pPr>
        <w:spacing w:after="160" w:line="259" w:lineRule="auto"/>
        <w:ind w:firstLine="709"/>
        <w:rPr>
          <w:b/>
          <w:bCs/>
          <w:szCs w:val="28"/>
          <w:lang w:val="en-US"/>
        </w:rPr>
      </w:pPr>
      <w:r w:rsidRPr="008E36CC">
        <w:rPr>
          <w:b/>
          <w:bCs/>
          <w:szCs w:val="28"/>
          <w:lang w:val="en-US"/>
        </w:rPr>
        <w:br w:type="page"/>
      </w:r>
      <w:r w:rsidR="008E36CC" w:rsidRPr="008E36CC">
        <w:rPr>
          <w:b/>
          <w:bCs/>
          <w:szCs w:val="28"/>
          <w:lang w:val="en-US"/>
        </w:rPr>
        <w:lastRenderedPageBreak/>
        <w:t>Slant Range</w:t>
      </w:r>
      <w:r w:rsidR="008E36CC">
        <w:rPr>
          <w:b/>
          <w:bCs/>
          <w:szCs w:val="28"/>
          <w:lang w:val="en-US"/>
        </w:rPr>
        <w:t>s</w:t>
      </w:r>
      <w:r w:rsidR="008E36CC" w:rsidRPr="008E36CC">
        <w:rPr>
          <w:b/>
          <w:bCs/>
          <w:szCs w:val="28"/>
          <w:lang w:val="en-US"/>
        </w:rPr>
        <w:t xml:space="preserve"> Usage</w:t>
      </w:r>
    </w:p>
    <w:p w14:paraId="155C99AC" w14:textId="2906E013" w:rsidR="0047342C" w:rsidRPr="008E36CC" w:rsidRDefault="0047342C" w:rsidP="0047342C">
      <w:pPr>
        <w:spacing w:after="160" w:line="259" w:lineRule="auto"/>
        <w:ind w:firstLine="0"/>
        <w:rPr>
          <w:szCs w:val="28"/>
          <w:lang w:val="en-US"/>
        </w:rPr>
      </w:pPr>
      <w:r w:rsidRPr="008E36CC">
        <w:rPr>
          <w:szCs w:val="28"/>
          <w:lang w:val="en-US"/>
        </w:rPr>
        <w:tab/>
      </w:r>
      <w:r w:rsidR="008E36CC" w:rsidRPr="008E36CC">
        <w:rPr>
          <w:szCs w:val="28"/>
          <w:lang w:val="en-US"/>
        </w:rPr>
        <w:t>If there are two or more buoys, it is possible to reconstruct information about the location of the modem</w:t>
      </w:r>
      <w:r w:rsidR="008E36CC">
        <w:rPr>
          <w:szCs w:val="28"/>
          <w:lang w:val="en-US"/>
        </w:rPr>
        <w:t>-</w:t>
      </w:r>
      <w:r w:rsidR="008E36CC" w:rsidRPr="008E36CC">
        <w:rPr>
          <w:szCs w:val="28"/>
          <w:lang w:val="en-US"/>
        </w:rPr>
        <w:t>object using the slant range mechanism to recalculate the position in the global coordinate system by GPS or GLONASS</w:t>
      </w:r>
      <w:r w:rsidRPr="008E36CC">
        <w:rPr>
          <w:szCs w:val="28"/>
          <w:lang w:val="en-US"/>
        </w:rPr>
        <w:t>.</w:t>
      </w:r>
    </w:p>
    <w:p w14:paraId="1C8019D4" w14:textId="7C0FC976" w:rsidR="0047342C" w:rsidRPr="00121FC3" w:rsidRDefault="0047342C" w:rsidP="0047342C">
      <w:pPr>
        <w:spacing w:after="160" w:line="259" w:lineRule="auto"/>
        <w:ind w:firstLine="0"/>
        <w:rPr>
          <w:szCs w:val="28"/>
          <w:lang w:val="en-US"/>
        </w:rPr>
      </w:pPr>
      <w:r w:rsidRPr="008E36CC">
        <w:rPr>
          <w:szCs w:val="28"/>
          <w:lang w:val="en-US"/>
        </w:rPr>
        <w:tab/>
      </w:r>
      <w:r w:rsidR="00121FC3" w:rsidRPr="00121FC3">
        <w:rPr>
          <w:szCs w:val="28"/>
          <w:lang w:val="en-US"/>
        </w:rPr>
        <w:t xml:space="preserve">Two </w:t>
      </w:r>
      <w:proofErr w:type="spellStart"/>
      <w:r w:rsidR="00121FC3" w:rsidRPr="00121FC3">
        <w:rPr>
          <w:szCs w:val="28"/>
          <w:lang w:val="en-US"/>
        </w:rPr>
        <w:t>buoys</w:t>
      </w:r>
      <w:proofErr w:type="spellEnd"/>
      <w:r w:rsidR="00121FC3" w:rsidRPr="00121FC3">
        <w:rPr>
          <w:szCs w:val="28"/>
          <w:lang w:val="en-US"/>
        </w:rPr>
        <w:t xml:space="preserve"> are considered in the task. Their locations at longitudinal, lateral and vertical displacements are determined by the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lang w:val="en-US"/>
              </w:rPr>
              <m:t>1</m:t>
            </m:r>
            <m:ctrlPr>
              <w:rPr>
                <w:rFonts w:ascii="Cambria Math" w:hAnsi="Cambria Math"/>
                <w:i/>
                <w:szCs w:val="28"/>
              </w:rPr>
            </m:ctrlPr>
          </m:sub>
          <m:sup>
            <m:r>
              <w:rPr>
                <w:rFonts w:ascii="Cambria Math" w:hAnsi="Cambria Math"/>
                <w:szCs w:val="28"/>
                <w:lang w:val="en-US"/>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r>
              <w:rPr>
                <w:rFonts w:ascii="Cambria Math" w:hAnsi="Cambria Math"/>
                <w:szCs w:val="28"/>
                <w:lang w:val="en-US"/>
              </w:rPr>
              <m:t>)</m:t>
            </m:r>
          </m:sup>
        </m:sSubSup>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mr>
                </m:m>
              </m:e>
            </m:d>
            <m:ctrlPr>
              <w:rPr>
                <w:rFonts w:ascii="Cambria Math" w:hAnsi="Cambria Math"/>
                <w:i/>
                <w:szCs w:val="28"/>
              </w:rPr>
            </m:ctrlPr>
          </m:e>
          <m:sup>
            <m:r>
              <w:rPr>
                <w:rFonts w:ascii="Cambria Math" w:hAnsi="Cambria Math"/>
                <w:szCs w:val="28"/>
              </w:rPr>
              <m:t>T</m:t>
            </m:r>
          </m:sup>
        </m:sSup>
      </m:oMath>
      <w:r w:rsidRPr="00121FC3">
        <w:rPr>
          <w:szCs w:val="28"/>
          <w:lang w:val="en-US"/>
        </w:rPr>
        <w:t xml:space="preserve"> </w:t>
      </w:r>
      <w:r w:rsidR="00121FC3">
        <w:rPr>
          <w:szCs w:val="28"/>
          <w:lang w:val="en-US"/>
        </w:rPr>
        <w:t>and</w:t>
      </w:r>
      <w:r w:rsidRPr="00121FC3">
        <w:rPr>
          <w:szCs w:val="28"/>
          <w:lang w:val="en-US"/>
        </w:rPr>
        <w:t xml:space="preserve">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lang w:val="en-US"/>
              </w:rPr>
              <m:t>1</m:t>
            </m:r>
            <m:ctrlPr>
              <w:rPr>
                <w:rFonts w:ascii="Cambria Math" w:hAnsi="Cambria Math"/>
                <w:i/>
                <w:szCs w:val="28"/>
              </w:rPr>
            </m:ctrlPr>
          </m:sub>
          <m:sup>
            <m:r>
              <w:rPr>
                <w:rFonts w:ascii="Cambria Math" w:hAnsi="Cambria Math"/>
                <w:szCs w:val="28"/>
                <w:lang w:val="en-US"/>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r>
              <w:rPr>
                <w:rFonts w:ascii="Cambria Math" w:hAnsi="Cambria Math"/>
                <w:szCs w:val="28"/>
                <w:lang w:val="en-US"/>
              </w:rPr>
              <m:t>)</m:t>
            </m:r>
          </m:sup>
        </m:sSubSup>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mr>
                </m:m>
              </m:e>
            </m:d>
            <m:ctrlPr>
              <w:rPr>
                <w:rFonts w:ascii="Cambria Math" w:hAnsi="Cambria Math"/>
                <w:i/>
                <w:szCs w:val="28"/>
              </w:rPr>
            </m:ctrlPr>
          </m:e>
          <m:sup>
            <m:r>
              <w:rPr>
                <w:rFonts w:ascii="Cambria Math" w:hAnsi="Cambria Math"/>
                <w:szCs w:val="28"/>
              </w:rPr>
              <m:t>T</m:t>
            </m:r>
          </m:sup>
        </m:sSup>
      </m:oMath>
      <w:r w:rsidR="00121FC3" w:rsidRPr="00121FC3">
        <w:rPr>
          <w:szCs w:val="28"/>
          <w:lang w:val="en-US"/>
        </w:rPr>
        <w:t xml:space="preserve"> vectors</w:t>
      </w:r>
      <w:r w:rsidRPr="00121FC3">
        <w:rPr>
          <w:szCs w:val="28"/>
          <w:lang w:val="en-US"/>
        </w:rPr>
        <w:t xml:space="preserve">. </w:t>
      </w:r>
      <w:r w:rsidR="00121FC3" w:rsidRPr="00121FC3">
        <w:rPr>
          <w:szCs w:val="28"/>
          <w:lang w:val="en-US"/>
        </w:rPr>
        <w:t xml:space="preserve">Assuming that the depth is constant (without considering wave perturbations), it is possible to neglect the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oMath>
      <w:r w:rsidRPr="00121FC3">
        <w:rPr>
          <w:szCs w:val="28"/>
          <w:lang w:val="en-US"/>
        </w:rPr>
        <w:t xml:space="preserve"> </w:t>
      </w:r>
      <w:r w:rsidR="00121FC3">
        <w:rPr>
          <w:szCs w:val="28"/>
          <w:lang w:val="en-US"/>
        </w:rPr>
        <w:t>and</w:t>
      </w:r>
      <w:r w:rsidRPr="00121FC3">
        <w:rPr>
          <w:szCs w:val="28"/>
          <w:lang w:val="en-US"/>
        </w:rPr>
        <w:t xml:space="preserve">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oMath>
      <w:r w:rsidR="00121FC3">
        <w:rPr>
          <w:szCs w:val="28"/>
          <w:lang w:val="en-US"/>
        </w:rPr>
        <w:t xml:space="preserve"> </w:t>
      </w:r>
      <w:r w:rsidR="00121FC3" w:rsidRPr="00121FC3">
        <w:rPr>
          <w:szCs w:val="28"/>
          <w:lang w:val="en-US"/>
        </w:rPr>
        <w:t>values</w:t>
      </w:r>
      <w:r w:rsidRPr="00121FC3">
        <w:rPr>
          <w:szCs w:val="28"/>
          <w:lang w:val="en-US"/>
        </w:rPr>
        <w:t xml:space="preserve">, </w:t>
      </w:r>
      <w:r w:rsidR="00121FC3" w:rsidRPr="00121FC3">
        <w:rPr>
          <w:szCs w:val="28"/>
          <w:lang w:val="en-US"/>
        </w:rPr>
        <w:t>obtaining the positions in the plane</w:t>
      </w:r>
      <w:r w:rsidRPr="00121FC3">
        <w:rPr>
          <w:szCs w:val="28"/>
          <w:lang w:val="en-US"/>
        </w:rPr>
        <w:t xml:space="preserve">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r>
              <w:rPr>
                <w:rFonts w:ascii="Cambria Math" w:hAnsi="Cambria Math"/>
                <w:szCs w:val="28"/>
                <w:lang w:val="en-US"/>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mr>
                </m:m>
              </m:e>
            </m:d>
            <m:ctrlPr>
              <w:rPr>
                <w:rFonts w:ascii="Cambria Math" w:hAnsi="Cambria Math"/>
                <w:i/>
                <w:szCs w:val="28"/>
              </w:rPr>
            </m:ctrlPr>
          </m:e>
          <m:sup>
            <m:r>
              <w:rPr>
                <w:rFonts w:ascii="Cambria Math" w:hAnsi="Cambria Math"/>
                <w:szCs w:val="28"/>
              </w:rPr>
              <m:t>T</m:t>
            </m:r>
          </m:sup>
        </m:sSup>
      </m:oMath>
      <w:r w:rsidRPr="00121FC3">
        <w:rPr>
          <w:szCs w:val="28"/>
          <w:lang w:val="en-US"/>
        </w:rPr>
        <w:t xml:space="preserve"> </w:t>
      </w:r>
      <w:r w:rsidR="00121FC3">
        <w:rPr>
          <w:szCs w:val="28"/>
          <w:lang w:val="en-US"/>
        </w:rPr>
        <w:t>and</w:t>
      </w:r>
      <w:r w:rsidRPr="00121FC3">
        <w:rPr>
          <w:szCs w:val="28"/>
          <w:lang w:val="en-US"/>
        </w:rPr>
        <w:t xml:space="preserve">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mr>
                </m:m>
              </m:e>
            </m:d>
            <m:ctrlPr>
              <w:rPr>
                <w:rFonts w:ascii="Cambria Math" w:hAnsi="Cambria Math"/>
                <w:i/>
                <w:szCs w:val="28"/>
              </w:rPr>
            </m:ctrlPr>
          </m:e>
          <m:sup>
            <m:r>
              <w:rPr>
                <w:rFonts w:ascii="Cambria Math" w:hAnsi="Cambria Math"/>
                <w:szCs w:val="28"/>
              </w:rPr>
              <m:t>T</m:t>
            </m:r>
          </m:sup>
        </m:sSup>
      </m:oMath>
      <w:r w:rsidRPr="00121FC3">
        <w:rPr>
          <w:szCs w:val="28"/>
          <w:lang w:val="en-US"/>
        </w:rPr>
        <w:t>.</w:t>
      </w:r>
    </w:p>
    <w:p w14:paraId="796B9249" w14:textId="6D36B1B4" w:rsidR="0047342C" w:rsidRPr="001414C7" w:rsidRDefault="0047342C" w:rsidP="0047342C">
      <w:pPr>
        <w:spacing w:after="160" w:line="259" w:lineRule="auto"/>
        <w:ind w:firstLine="0"/>
        <w:rPr>
          <w:szCs w:val="28"/>
          <w:lang w:val="en-US"/>
        </w:rPr>
      </w:pPr>
      <w:r w:rsidRPr="00121FC3">
        <w:rPr>
          <w:szCs w:val="28"/>
          <w:lang w:val="en-US"/>
        </w:rPr>
        <w:tab/>
        <w:t xml:space="preserve"> </w:t>
      </w:r>
      <w:r w:rsidR="00121FC3" w:rsidRPr="00121FC3">
        <w:rPr>
          <w:szCs w:val="28"/>
          <w:lang w:val="en-US"/>
        </w:rPr>
        <w:t xml:space="preserve">The possibility to obtain slant range to the underwater vehicle will allow to calculate its position, but preliminary requires knowledge of its depth </w:t>
      </w:r>
      <m:oMath>
        <m:r>
          <w:rPr>
            <w:rFonts w:ascii="Cambria Math" w:hAnsi="Cambria Math"/>
            <w:szCs w:val="28"/>
            <w:lang w:val="en-US"/>
          </w:rPr>
          <m:t>z</m:t>
        </m:r>
      </m:oMath>
      <w:r w:rsidR="00121FC3" w:rsidRPr="00121FC3">
        <w:rPr>
          <w:szCs w:val="28"/>
          <w:lang w:val="en-US"/>
        </w:rPr>
        <w:t xml:space="preserve"> (assuming that the pressure sensor is always working) to determine the projection of the range on the XY plane</w:t>
      </w:r>
      <w:r w:rsidRPr="00121FC3">
        <w:rPr>
          <w:szCs w:val="28"/>
          <w:lang w:val="en-US"/>
        </w:rPr>
        <w:t xml:space="preserve">. </w:t>
      </w:r>
      <w:r w:rsidR="00121FC3" w:rsidRPr="001414C7">
        <w:rPr>
          <w:szCs w:val="28"/>
          <w:lang w:val="en-US"/>
        </w:rPr>
        <w:t xml:space="preserve">Denoting the slanted ranges as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oMath>
      <w:r w:rsidRPr="001414C7">
        <w:rPr>
          <w:szCs w:val="28"/>
          <w:lang w:val="en-US"/>
        </w:rPr>
        <w:t xml:space="preserve"> </w:t>
      </w:r>
      <w:r w:rsidR="00121FC3">
        <w:rPr>
          <w:szCs w:val="28"/>
          <w:lang w:val="en-US"/>
        </w:rPr>
        <w:t>and</w:t>
      </w:r>
      <w:r w:rsidRPr="001414C7">
        <w:rPr>
          <w:szCs w:val="28"/>
          <w:lang w:val="en-US"/>
        </w:rPr>
        <w:t xml:space="preserve">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oMath>
      <w:r w:rsidR="001414C7">
        <w:rPr>
          <w:szCs w:val="28"/>
          <w:lang w:val="en-US"/>
        </w:rPr>
        <w:t>,</w:t>
      </w:r>
      <w:r w:rsidRPr="001414C7">
        <w:rPr>
          <w:szCs w:val="28"/>
          <w:lang w:val="en-US"/>
        </w:rPr>
        <w:t xml:space="preserve"> </w:t>
      </w:r>
      <w:r w:rsidR="001414C7" w:rsidRPr="001414C7">
        <w:rPr>
          <w:szCs w:val="28"/>
          <w:lang w:val="en-US"/>
        </w:rPr>
        <w:t>expressions for their plane projections are obtained</w:t>
      </w:r>
    </w:p>
    <w:p w14:paraId="2ED7E42B" w14:textId="30F866DE" w:rsidR="0047342C" w:rsidRPr="009E7081" w:rsidRDefault="009F589E" w:rsidP="0047342C">
      <w:pPr>
        <w:spacing w:after="160" w:line="259" w:lineRule="auto"/>
        <w:ind w:firstLine="0"/>
        <w:jc w:val="center"/>
        <w:rPr>
          <w:b/>
          <w:bCs/>
          <w:szCs w:val="28"/>
        </w:rPr>
      </w:pPr>
      <m:oMathPara>
        <m:oMath>
          <m:m>
            <m:mPr>
              <m:mcs>
                <m:mc>
                  <m:mcPr>
                    <m:count m:val="1"/>
                    <m:mcJc m:val="center"/>
                  </m:mcPr>
                </m:mc>
              </m:mcs>
              <m:ctrlPr>
                <w:rPr>
                  <w:rFonts w:ascii="Cambria Math" w:hAnsi="Cambria Math"/>
                  <w:b/>
                  <w:bCs/>
                  <w:i/>
                  <w:szCs w:val="28"/>
                </w:rPr>
              </m:ctrlPr>
            </m:mP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r>
                  <w:rPr>
                    <w:rFonts w:ascii="Cambria Math" w:hAnsi="Cambria Math"/>
                    <w:szCs w:val="28"/>
                  </w:rPr>
                  <m:t>,</m:t>
                </m:r>
              </m:e>
            </m:m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r>
                  <w:rPr>
                    <w:rFonts w:ascii="Cambria Math" w:hAnsi="Cambria Math"/>
                    <w:szCs w:val="28"/>
                  </w:rPr>
                  <m:t>.</m:t>
                </m:r>
              </m:e>
            </m:mr>
          </m:m>
        </m:oMath>
      </m:oMathPara>
    </w:p>
    <w:p w14:paraId="15C53BC8" w14:textId="5C86D1B1" w:rsidR="0047342C" w:rsidRPr="00493885" w:rsidRDefault="0047342C" w:rsidP="0047342C">
      <w:pPr>
        <w:spacing w:after="160" w:line="259" w:lineRule="auto"/>
        <w:ind w:firstLine="0"/>
        <w:rPr>
          <w:szCs w:val="28"/>
          <w:lang w:val="en-US"/>
        </w:rPr>
      </w:pPr>
      <w:r>
        <w:rPr>
          <w:b/>
          <w:bCs/>
          <w:szCs w:val="28"/>
          <w:lang w:val="en-US"/>
        </w:rPr>
        <w:tab/>
      </w:r>
      <w:r w:rsidR="00493885" w:rsidRPr="00493885">
        <w:rPr>
          <w:szCs w:val="28"/>
          <w:lang w:val="en-US"/>
        </w:rPr>
        <w:t>Further, the positioning problem is reduced to the geometric problem of finding intersection points between two circles whose centers are the buoy positions, and whose radii are the projections found earlier</w:t>
      </w:r>
      <w:r w:rsidRPr="00493885">
        <w:rPr>
          <w:szCs w:val="28"/>
          <w:lang w:val="en-US"/>
        </w:rPr>
        <w:t xml:space="preserve"> </w:t>
      </w:r>
      <w:r w:rsidR="00493885">
        <w:rPr>
          <w:szCs w:val="28"/>
          <w:lang w:val="en-US"/>
        </w:rPr>
        <w:t>(</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oMath>
      <w:r w:rsidRPr="00493885">
        <w:rPr>
          <w:szCs w:val="28"/>
          <w:lang w:val="en-US"/>
        </w:rPr>
        <w:t xml:space="preserve"> </w:t>
      </w:r>
      <w:r w:rsidR="00493885">
        <w:rPr>
          <w:szCs w:val="28"/>
          <w:lang w:val="en-US"/>
        </w:rPr>
        <w:t>and</w:t>
      </w:r>
      <w:r w:rsidRPr="00493885">
        <w:rPr>
          <w:szCs w:val="28"/>
          <w:lang w:val="en-US"/>
        </w:rPr>
        <w:t xml:space="preserve">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oMath>
      <w:r w:rsidR="00493885">
        <w:rPr>
          <w:szCs w:val="28"/>
          <w:lang w:val="en-US"/>
        </w:rPr>
        <w:t>)</w:t>
      </w:r>
      <w:r w:rsidRPr="00493885">
        <w:rPr>
          <w:szCs w:val="28"/>
          <w:lang w:val="en-US"/>
        </w:rPr>
        <w:t xml:space="preserve">. </w:t>
      </w:r>
    </w:p>
    <w:p w14:paraId="4A932FF6" w14:textId="6F896678" w:rsidR="0047342C" w:rsidRPr="00493885" w:rsidRDefault="00493885" w:rsidP="0047342C">
      <w:pPr>
        <w:spacing w:after="160" w:line="259" w:lineRule="auto"/>
        <w:ind w:firstLine="709"/>
        <w:rPr>
          <w:iCs/>
          <w:szCs w:val="28"/>
          <w:lang w:val="en-US"/>
        </w:rPr>
      </w:pPr>
      <w:r w:rsidRPr="00493885">
        <w:rPr>
          <w:szCs w:val="28"/>
          <w:lang w:val="en-US"/>
        </w:rPr>
        <w:t xml:space="preserve">The distance between the circles </w:t>
      </w:r>
      <m:oMath>
        <m:r>
          <w:rPr>
            <w:rFonts w:ascii="Cambria Math" w:hAnsi="Cambria Math"/>
            <w:szCs w:val="28"/>
          </w:rPr>
          <m:t>d</m:t>
        </m:r>
        <m:r>
          <w:rPr>
            <w:rFonts w:ascii="Cambria Math" w:hAnsi="Cambria Math"/>
            <w:szCs w:val="28"/>
            <w:lang w:val="en-US"/>
          </w:rPr>
          <m:t>=</m:t>
        </m:r>
        <m:d>
          <m:dPr>
            <m:begChr m:val="|"/>
            <m:endChr m:val="|"/>
            <m:ctrlPr>
              <w:rPr>
                <w:rFonts w:ascii="Cambria Math" w:hAnsi="Cambria Math"/>
                <w:i/>
                <w:iCs/>
                <w:szCs w:val="28"/>
              </w:rPr>
            </m:ctrlPr>
          </m:d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e>
        </m:d>
      </m:oMath>
      <w:r w:rsidR="0047342C" w:rsidRPr="00493885">
        <w:rPr>
          <w:iCs/>
          <w:szCs w:val="28"/>
          <w:lang w:val="en-US"/>
        </w:rPr>
        <w:t xml:space="preserve"> </w:t>
      </w:r>
      <w:r w:rsidRPr="00493885">
        <w:rPr>
          <w:iCs/>
          <w:szCs w:val="28"/>
          <w:lang w:val="en-US"/>
        </w:rPr>
        <w:t>allows to use the cosine theorem</w:t>
      </w:r>
    </w:p>
    <w:p w14:paraId="0BA3D513" w14:textId="6DF7EEC4" w:rsidR="0047342C" w:rsidRPr="00493885" w:rsidRDefault="009F589E" w:rsidP="0047342C">
      <w:pPr>
        <w:spacing w:after="160" w:line="259" w:lineRule="auto"/>
        <w:ind w:firstLine="0"/>
        <w:rPr>
          <w:i/>
          <w:szCs w:val="28"/>
        </w:rPr>
      </w:pPr>
      <m:oMathPara>
        <m:oMath>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ctrlPr>
                    <w:rPr>
                      <w:rFonts w:ascii="Cambria Math" w:hAnsi="Cambria Math"/>
                      <w:i/>
                      <w:szCs w:val="28"/>
                      <w:lang w:val="en-US"/>
                    </w:rPr>
                  </m:ctrlP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rPr>
                    <m:t>2</m:t>
                  </m:r>
                </m:sup>
              </m:sSubSup>
              <m:r>
                <w:rPr>
                  <w:rFonts w:ascii="Cambria Math" w:hAnsi="Cambria Math"/>
                  <w:szCs w:val="28"/>
                </w:rPr>
                <m:t>+</m:t>
              </m:r>
              <m:sSup>
                <m:sSupPr>
                  <m:ctrlPr>
                    <w:rPr>
                      <w:rFonts w:ascii="Cambria Math" w:hAnsi="Cambria Math"/>
                      <w:i/>
                      <w:szCs w:val="28"/>
                    </w:rPr>
                  </m:ctrlPr>
                </m:sSupPr>
                <m:e>
                  <m:r>
                    <w:rPr>
                      <w:rFonts w:ascii="Cambria Math" w:hAnsi="Cambria Math"/>
                      <w:szCs w:val="28"/>
                    </w:rPr>
                    <m:t>d</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rPr>
                    <m:t>2</m:t>
                  </m:r>
                </m:sup>
              </m:sSubSup>
            </m:num>
            <m:den>
              <m:r>
                <w:rPr>
                  <w:rFonts w:ascii="Cambria Math" w:hAnsi="Cambria Math"/>
                  <w:szCs w:val="28"/>
                </w:rPr>
                <m:t>2d</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den>
          </m:f>
          <m:r>
            <w:rPr>
              <w:rFonts w:ascii="Cambria Math" w:hAnsi="Cambria Math"/>
              <w:szCs w:val="28"/>
            </w:rPr>
            <m:t>.</m:t>
          </m:r>
        </m:oMath>
      </m:oMathPara>
    </w:p>
    <w:p w14:paraId="2731F22D" w14:textId="5E9A2481" w:rsidR="0047342C" w:rsidRPr="00493885" w:rsidRDefault="0047342C" w:rsidP="0047342C">
      <w:pPr>
        <w:spacing w:after="160" w:line="259" w:lineRule="auto"/>
        <w:ind w:firstLine="0"/>
        <w:rPr>
          <w:szCs w:val="28"/>
          <w:lang w:val="en-US"/>
        </w:rPr>
      </w:pPr>
      <w:r>
        <w:rPr>
          <w:b/>
          <w:bCs/>
          <w:szCs w:val="28"/>
          <w:lang w:val="en-US"/>
        </w:rPr>
        <w:tab/>
      </w:r>
      <w:r w:rsidR="00493885" w:rsidRPr="00493885">
        <w:rPr>
          <w:szCs w:val="28"/>
          <w:lang w:val="en-US"/>
        </w:rPr>
        <w:t>The possible positions of the submersible are now defined by the expression</w:t>
      </w:r>
    </w:p>
    <w:p w14:paraId="42246BA2" w14:textId="5A77488C" w:rsidR="0047342C" w:rsidRPr="00141D5A" w:rsidRDefault="009F589E" w:rsidP="0047342C">
      <w:pPr>
        <w:spacing w:after="160" w:line="259" w:lineRule="auto"/>
        <w:ind w:firstLine="0"/>
        <w:rPr>
          <w:i/>
          <w:szCs w:val="28"/>
        </w:rPr>
      </w:pPr>
      <m:oMathPara>
        <m:oMath>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SR</m:t>
                        </m:r>
                      </m:sub>
                    </m:sSub>
                  </m:e>
                </m:mr>
                <m:mr>
                  <m:e>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SR</m:t>
                        </m:r>
                      </m:sub>
                    </m:sSub>
                  </m:e>
                </m:mr>
              </m:m>
            </m:e>
          </m:d>
          <m:r>
            <w:rPr>
              <w:rFonts w:ascii="Cambria Math" w:hAnsi="Cambria Math"/>
              <w:szCs w:val="28"/>
            </w:rPr>
            <m:t>=</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e>
          </m:d>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ad>
                <m:radPr>
                  <m:degHide m:val="1"/>
                  <m:ctrlPr>
                    <w:rPr>
                      <w:rFonts w:ascii="Cambria Math" w:hAnsi="Cambria Math"/>
                      <w:i/>
                      <w:szCs w:val="28"/>
                    </w:rPr>
                  </m:ctrlPr>
                </m:radPr>
                <m:deg/>
                <m:e>
                  <m:r>
                    <w:rPr>
                      <w:rFonts w:ascii="Cambria Math" w:hAnsi="Cambria Math"/>
                      <w:szCs w:val="28"/>
                    </w:rPr>
                    <m:t>1-</m:t>
                  </m:r>
                  <m:func>
                    <m:funcPr>
                      <m:ctrlPr>
                        <w:rPr>
                          <w:rFonts w:ascii="Cambria Math" w:hAnsi="Cambria Math"/>
                          <w:i/>
                          <w:szCs w:val="28"/>
                        </w:rPr>
                      </m:ctrlPr>
                    </m:funcPr>
                    <m:fName>
                      <m:sSup>
                        <m:sSupPr>
                          <m:ctrlPr>
                            <w:rPr>
                              <w:rFonts w:ascii="Cambria Math" w:hAnsi="Cambria Math"/>
                              <w:i/>
                              <w:szCs w:val="28"/>
                            </w:rPr>
                          </m:ctrlPr>
                        </m:sSupPr>
                        <m:e>
                          <m:r>
                            <m:rPr>
                              <m:sty m:val="p"/>
                            </m:rPr>
                            <w:rPr>
                              <w:rFonts w:ascii="Cambria Math" w:hAnsi="Cambria Math"/>
                              <w:szCs w:val="28"/>
                            </w:rPr>
                            <m:t>cos</m:t>
                          </m:r>
                          <m:ctrlPr>
                            <w:rPr>
                              <w:rFonts w:ascii="Cambria Math" w:hAnsi="Cambria Math"/>
                              <w:szCs w:val="28"/>
                            </w:rPr>
                          </m:ctrlPr>
                        </m:e>
                        <m:sup>
                          <m:r>
                            <w:rPr>
                              <w:rFonts w:ascii="Cambria Math" w:hAnsi="Cambria Math"/>
                              <w:szCs w:val="28"/>
                            </w:rPr>
                            <m:t>2</m:t>
                          </m:r>
                        </m:sup>
                      </m:sSup>
                    </m:fName>
                    <m:e>
                      <m:r>
                        <w:rPr>
                          <w:rFonts w:ascii="Cambria Math" w:hAnsi="Cambria Math"/>
                          <w:szCs w:val="28"/>
                        </w:rPr>
                        <m:t>α</m:t>
                      </m:r>
                    </m:e>
                  </m:func>
                </m:e>
              </m:rad>
            </m:e>
          </m:d>
          <m:r>
            <w:rPr>
              <w:rFonts w:ascii="Cambria Math" w:hAnsi="Cambria Math"/>
              <w:szCs w:val="28"/>
              <w:lang w:val="en-US"/>
            </w:rPr>
            <m:t>,</m:t>
          </m:r>
        </m:oMath>
      </m:oMathPara>
    </w:p>
    <w:p w14:paraId="0A42040A" w14:textId="07CA8845" w:rsidR="0047342C" w:rsidRPr="00802014" w:rsidRDefault="00802014" w:rsidP="0047342C">
      <w:pPr>
        <w:spacing w:after="160" w:line="259" w:lineRule="auto"/>
        <w:ind w:firstLine="0"/>
        <w:rPr>
          <w:szCs w:val="28"/>
          <w:lang w:val="en-US"/>
        </w:rPr>
      </w:pPr>
      <w:r>
        <w:rPr>
          <w:szCs w:val="28"/>
          <w:lang w:val="en-US"/>
        </w:rPr>
        <w:t>where</w:t>
      </w:r>
      <w:r w:rsidR="0047342C" w:rsidRPr="00802014">
        <w:rPr>
          <w:szCs w:val="28"/>
          <w:lang w:val="en-US"/>
        </w:rPr>
        <w:t xml:space="preserve"> </w:t>
      </w: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r>
          <w:rPr>
            <w:rFonts w:ascii="Cambria Math" w:hAnsi="Cambria Math"/>
            <w:szCs w:val="28"/>
            <w:lang w:val="en-US"/>
          </w:rPr>
          <m:t>=</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num>
          <m:den>
            <m:r>
              <w:rPr>
                <w:rFonts w:ascii="Cambria Math" w:hAnsi="Cambria Math"/>
                <w:szCs w:val="28"/>
                <w:lang w:val="en-US"/>
              </w:rPr>
              <m:t>d</m:t>
            </m:r>
          </m:den>
        </m:f>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x</m:t>
                          </m:r>
                        </m:sub>
                      </m:sSub>
                    </m:sub>
                  </m:sSub>
                </m:e>
              </m:m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y</m:t>
                          </m:r>
                        </m:sub>
                      </m:sSub>
                    </m:sub>
                  </m:sSub>
                </m:e>
              </m:mr>
            </m:m>
          </m:e>
        </m:d>
      </m:oMath>
      <w:r w:rsidR="0047342C" w:rsidRPr="00802014">
        <w:rPr>
          <w:szCs w:val="28"/>
          <w:lang w:val="en-US"/>
        </w:rPr>
        <w:t xml:space="preserve"> – </w:t>
      </w:r>
      <w:r w:rsidRPr="00802014">
        <w:rPr>
          <w:szCs w:val="28"/>
          <w:lang w:val="en-US"/>
        </w:rPr>
        <w:t>unit vector between the first and the second center</w:t>
      </w:r>
      <w:r w:rsidR="0047342C" w:rsidRPr="00802014">
        <w:rPr>
          <w:szCs w:val="28"/>
          <w:lang w:val="en-US"/>
        </w:rPr>
        <w:t>,</w:t>
      </w:r>
    </w:p>
    <w:p w14:paraId="21A1B379" w14:textId="67F285A1" w:rsidR="0047342C" w:rsidRPr="00802014" w:rsidRDefault="009F589E" w:rsidP="0047342C">
      <w:pPr>
        <w:spacing w:after="160" w:line="259" w:lineRule="auto"/>
        <w:ind w:firstLine="0"/>
        <w:rPr>
          <w:iCs/>
          <w:szCs w:val="28"/>
          <w:lang w:val="en-US"/>
        </w:rPr>
      </w:pP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y</m:t>
                      </m:r>
                    </m:sub>
                  </m:sSub>
                </m:e>
              </m:mr>
              <m:mr>
                <m:e>
                  <m:r>
                    <w:rPr>
                      <w:rFonts w:ascii="Cambria Math" w:hAnsi="Cambria Math"/>
                      <w:szCs w:val="28"/>
                      <w:lang w:val="en-US"/>
                    </w:rPr>
                    <m:t>-</m:t>
                  </m:r>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x</m:t>
                      </m:r>
                    </m:sub>
                  </m:sSub>
                </m:e>
              </m:mr>
            </m:m>
          </m:e>
        </m:d>
      </m:oMath>
      <w:r w:rsidR="0047342C" w:rsidRPr="00802014">
        <w:rPr>
          <w:iCs/>
          <w:szCs w:val="28"/>
          <w:lang w:val="en-US"/>
        </w:rPr>
        <w:t xml:space="preserve"> – </w:t>
      </w:r>
      <w:r w:rsidR="00802014" w:rsidRPr="00802014">
        <w:rPr>
          <w:iCs/>
          <w:szCs w:val="28"/>
          <w:lang w:val="en-US"/>
        </w:rPr>
        <w:t>perpendicular to the unit vector</w:t>
      </w:r>
      <w:r w:rsidR="0047342C" w:rsidRPr="00802014">
        <w:rPr>
          <w:iCs/>
          <w:szCs w:val="28"/>
          <w:lang w:val="en-US"/>
        </w:rPr>
        <w:t>.</w:t>
      </w:r>
    </w:p>
    <w:p w14:paraId="536EF981" w14:textId="402CFD7D" w:rsidR="0047342C" w:rsidRPr="00802014" w:rsidRDefault="0047342C" w:rsidP="0047342C">
      <w:pPr>
        <w:spacing w:after="160" w:line="259" w:lineRule="auto"/>
        <w:ind w:firstLine="0"/>
        <w:rPr>
          <w:iCs/>
          <w:szCs w:val="28"/>
          <w:lang w:val="en-US"/>
        </w:rPr>
      </w:pPr>
      <w:r w:rsidRPr="00802014">
        <w:rPr>
          <w:iCs/>
          <w:szCs w:val="28"/>
          <w:lang w:val="en-US"/>
        </w:rPr>
        <w:tab/>
      </w:r>
      <w:r w:rsidR="00802014" w:rsidRPr="00802014">
        <w:rPr>
          <w:iCs/>
          <w:szCs w:val="28"/>
          <w:lang w:val="en-US"/>
        </w:rPr>
        <w:t>The duality of solving the equation is resolved if the previous underwater vehicle position is known. In this case, it is necessary to choose the point closest to the last vehicle position (Fig. 3).</w:t>
      </w:r>
    </w:p>
    <w:p w14:paraId="6366ADD1" w14:textId="77777777" w:rsidR="0047342C" w:rsidRDefault="0047342C" w:rsidP="0047342C">
      <w:pPr>
        <w:spacing w:after="160" w:line="259" w:lineRule="auto"/>
        <w:ind w:firstLine="0"/>
        <w:jc w:val="center"/>
        <w:rPr>
          <w:b/>
          <w:bCs/>
          <w:szCs w:val="28"/>
        </w:rPr>
      </w:pPr>
      <w:r w:rsidRPr="00083CD0">
        <w:rPr>
          <w:b/>
          <w:bCs/>
          <w:noProof/>
          <w:szCs w:val="28"/>
        </w:rPr>
        <w:lastRenderedPageBreak/>
        <w:drawing>
          <wp:inline distT="0" distB="0" distL="0" distR="0" wp14:anchorId="11AD597E" wp14:editId="424EF38A">
            <wp:extent cx="5334000" cy="4000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000" cy="4000500"/>
                    </a:xfrm>
                    <a:prstGeom prst="rect">
                      <a:avLst/>
                    </a:prstGeom>
                  </pic:spPr>
                </pic:pic>
              </a:graphicData>
            </a:graphic>
          </wp:inline>
        </w:drawing>
      </w:r>
    </w:p>
    <w:p w14:paraId="7527109A" w14:textId="23E6689F" w:rsidR="0047342C" w:rsidRPr="008D6FDF" w:rsidRDefault="00C05D3C" w:rsidP="0047342C">
      <w:pPr>
        <w:tabs>
          <w:tab w:val="left" w:pos="8356"/>
        </w:tabs>
        <w:ind w:firstLine="0"/>
        <w:jc w:val="center"/>
        <w:rPr>
          <w:szCs w:val="28"/>
          <w:lang w:val="en-US"/>
        </w:rPr>
      </w:pPr>
      <w:r>
        <w:rPr>
          <w:szCs w:val="28"/>
          <w:lang w:val="en-US"/>
        </w:rPr>
        <w:t>Figure</w:t>
      </w:r>
      <w:r w:rsidR="0047342C" w:rsidRPr="008D6FDF">
        <w:rPr>
          <w:szCs w:val="28"/>
          <w:lang w:val="en-US"/>
        </w:rPr>
        <w:t xml:space="preserve"> </w:t>
      </w:r>
      <w:r w:rsidR="009477B7" w:rsidRPr="008D6FDF">
        <w:rPr>
          <w:szCs w:val="28"/>
          <w:lang w:val="en-US"/>
        </w:rPr>
        <w:t>3</w:t>
      </w:r>
      <w:r w:rsidR="0047342C" w:rsidRPr="008D6FDF">
        <w:rPr>
          <w:szCs w:val="28"/>
          <w:lang w:val="en-US"/>
        </w:rPr>
        <w:t xml:space="preserve"> – </w:t>
      </w:r>
      <w:r w:rsidRPr="008D6FDF">
        <w:rPr>
          <w:szCs w:val="28"/>
          <w:lang w:val="en-US"/>
        </w:rPr>
        <w:t>Slant ranges geometry</w:t>
      </w:r>
    </w:p>
    <w:p w14:paraId="7EE4E35A" w14:textId="76B4D070" w:rsidR="00275FA7" w:rsidRPr="008D6FDF" w:rsidRDefault="00275FA7">
      <w:pPr>
        <w:spacing w:after="160" w:line="259" w:lineRule="auto"/>
        <w:ind w:firstLine="0"/>
        <w:jc w:val="left"/>
        <w:rPr>
          <w:b/>
          <w:bCs/>
          <w:szCs w:val="28"/>
          <w:lang w:val="en-US"/>
        </w:rPr>
      </w:pPr>
    </w:p>
    <w:p w14:paraId="549A8C93" w14:textId="77777777" w:rsidR="00631019" w:rsidRPr="008D6FDF" w:rsidRDefault="00631019">
      <w:pPr>
        <w:spacing w:after="160" w:line="259" w:lineRule="auto"/>
        <w:ind w:firstLine="0"/>
        <w:jc w:val="left"/>
        <w:rPr>
          <w:b/>
          <w:bCs/>
          <w:szCs w:val="28"/>
          <w:lang w:val="en-US"/>
        </w:rPr>
      </w:pPr>
      <w:r w:rsidRPr="008D6FDF">
        <w:rPr>
          <w:b/>
          <w:bCs/>
          <w:szCs w:val="28"/>
          <w:lang w:val="en-US"/>
        </w:rPr>
        <w:br w:type="page"/>
      </w:r>
    </w:p>
    <w:p w14:paraId="40FC936F" w14:textId="29553AE6" w:rsidR="00631019" w:rsidRPr="008D6FDF" w:rsidRDefault="008D6FDF" w:rsidP="00D372D2">
      <w:pPr>
        <w:spacing w:after="240"/>
        <w:ind w:firstLine="709"/>
        <w:rPr>
          <w:b/>
          <w:bCs/>
          <w:szCs w:val="28"/>
          <w:lang w:val="en-US"/>
        </w:rPr>
      </w:pPr>
      <w:r w:rsidRPr="008D6FDF">
        <w:rPr>
          <w:b/>
          <w:bCs/>
          <w:szCs w:val="28"/>
          <w:lang w:val="en-US"/>
        </w:rPr>
        <w:lastRenderedPageBreak/>
        <w:t>UNDERWATER VEHICLE MODEL DESCRIPTION</w:t>
      </w:r>
    </w:p>
    <w:p w14:paraId="34B0D620" w14:textId="7E8501F8" w:rsidR="00631019" w:rsidRPr="005A7FF1" w:rsidRDefault="005A7FF1" w:rsidP="00631019">
      <w:pPr>
        <w:ind w:firstLine="709"/>
        <w:rPr>
          <w:szCs w:val="28"/>
          <w:lang w:val="en-US"/>
        </w:rPr>
      </w:pPr>
      <w:r w:rsidRPr="005A7FF1">
        <w:rPr>
          <w:szCs w:val="28"/>
          <w:lang w:val="en-US"/>
        </w:rPr>
        <w:t xml:space="preserve">General coordinates of an autonomous underwater vehicle (AUV) are determined in a geocentric coordinate system using SNAME notation </w:t>
      </w:r>
      <w:r w:rsidR="00631019" w:rsidRPr="005A7FF1">
        <w:rPr>
          <w:szCs w:val="28"/>
          <w:lang w:val="en-US"/>
        </w:rPr>
        <w:t>[</w:t>
      </w:r>
      <w:r w:rsidR="00EE084A" w:rsidRPr="005A7FF1">
        <w:rPr>
          <w:szCs w:val="28"/>
          <w:lang w:val="en-US"/>
        </w:rPr>
        <w:t>20</w:t>
      </w:r>
      <w:r w:rsidR="00631019" w:rsidRPr="005A7FF1">
        <w:rPr>
          <w:szCs w:val="28"/>
          <w:lang w:val="en-US"/>
        </w:rPr>
        <w:t>,</w:t>
      </w:r>
      <w:r w:rsidR="00EE084A" w:rsidRPr="005A7FF1">
        <w:rPr>
          <w:szCs w:val="28"/>
          <w:lang w:val="en-US"/>
        </w:rPr>
        <w:t>21</w:t>
      </w:r>
      <w:r w:rsidR="00631019" w:rsidRPr="005A7FF1">
        <w:rPr>
          <w:szCs w:val="28"/>
          <w:lang w:val="en-US"/>
        </w:rPr>
        <w:t>]:</w:t>
      </w:r>
    </w:p>
    <w:p w14:paraId="7F136A6E" w14:textId="77777777" w:rsidR="00631019" w:rsidRPr="005A7FF1" w:rsidRDefault="00631019" w:rsidP="00631019">
      <w:pPr>
        <w:ind w:firstLine="709"/>
        <w:rPr>
          <w:szCs w:val="28"/>
          <w:lang w:val="en-US"/>
        </w:rPr>
      </w:pPr>
    </w:p>
    <w:p w14:paraId="26E6F1E0" w14:textId="77777777" w:rsidR="00631019" w:rsidRPr="000928CA" w:rsidRDefault="009F589E" w:rsidP="00631019">
      <w:pPr>
        <w:ind w:firstLine="709"/>
        <w:rPr>
          <w:szCs w:val="28"/>
        </w:rPr>
      </w:pPr>
      <m:oMathPara>
        <m:oMath>
          <m:eqArr>
            <m:eqArrPr>
              <m:maxDist m:val="1"/>
              <m:ctrlPr>
                <w:rPr>
                  <w:rFonts w:ascii="Cambria Math" w:hAnsi="Cambria Math"/>
                  <w:i/>
                  <w:sz w:val="26"/>
                  <w:szCs w:val="26"/>
                  <w:lang w:val="en-US"/>
                </w:rPr>
              </m:ctrlPr>
            </m:eqArrPr>
            <m:e>
              <m:r>
                <w:rPr>
                  <w:rFonts w:ascii="Cambria Math" w:hAnsi="Cambria Math"/>
                  <w:sz w:val="26"/>
                  <w:szCs w:val="26"/>
                </w:rPr>
                <m:t>η=</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1</m:t>
                            </m:r>
                          </m:sub>
                        </m:sSub>
                      </m:e>
                    </m:m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m:t>
                  </m:r>
                </m:sup>
              </m:sSup>
              <m:r>
                <w:rPr>
                  <w:rFonts w:ascii="Cambria Math" w:hAnsi="Cambria Math"/>
                  <w:sz w:val="26"/>
                  <w:szCs w:val="26"/>
                  <w:lang w:val="en-US"/>
                </w:rPr>
                <m:t>,</m:t>
              </m:r>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1</m:t>
                  </m:r>
                </m:e>
              </m:d>
              <m:ctrlPr>
                <w:rPr>
                  <w:rFonts w:ascii="Cambria Math" w:hAnsi="Cambria Math"/>
                  <w:i/>
                  <w:sz w:val="26"/>
                  <w:szCs w:val="26"/>
                </w:rPr>
              </m:ctrlPr>
            </m:e>
          </m:eqArr>
        </m:oMath>
      </m:oMathPara>
    </w:p>
    <w:p w14:paraId="04D9F838" w14:textId="77777777" w:rsidR="00631019" w:rsidRPr="000928CA" w:rsidRDefault="00631019" w:rsidP="00631019">
      <w:pPr>
        <w:ind w:firstLine="709"/>
        <w:rPr>
          <w:iCs/>
          <w:szCs w:val="28"/>
        </w:rPr>
      </w:pPr>
    </w:p>
    <w:p w14:paraId="391427A7" w14:textId="76826186" w:rsidR="00631019" w:rsidRPr="005A7FF1" w:rsidRDefault="005A7FF1" w:rsidP="00631019">
      <w:pPr>
        <w:ind w:firstLine="0"/>
        <w:rPr>
          <w:szCs w:val="28"/>
          <w:lang w:val="en-US"/>
        </w:rPr>
      </w:pPr>
      <w:r>
        <w:rPr>
          <w:szCs w:val="28"/>
          <w:lang w:val="en-US"/>
        </w:rPr>
        <w:t>where</w:t>
      </w:r>
      <w:r w:rsidR="00631019" w:rsidRPr="005A7FF1">
        <w:rPr>
          <w:szCs w:val="28"/>
          <w:lang w:val="en-US"/>
        </w:rPr>
        <w:t xml:space="preserve">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lang w:val="en-US"/>
              </w:rPr>
              <m:t>1</m:t>
            </m:r>
          </m:sub>
        </m:sSub>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x</m:t>
                      </m:r>
                    </m:e>
                    <m:e>
                      <m:r>
                        <w:rPr>
                          <w:rFonts w:ascii="Cambria Math" w:hAnsi="Cambria Math"/>
                          <w:szCs w:val="28"/>
                        </w:rPr>
                        <m:t>y</m:t>
                      </m:r>
                    </m:e>
                    <m:e>
                      <m:r>
                        <w:rPr>
                          <w:rFonts w:ascii="Cambria Math" w:hAnsi="Cambria Math"/>
                          <w:szCs w:val="28"/>
                        </w:rPr>
                        <m:t>z</m:t>
                      </m:r>
                    </m:e>
                  </m:mr>
                </m:m>
              </m:e>
            </m:d>
            <m:ctrlPr>
              <w:rPr>
                <w:rFonts w:ascii="Cambria Math" w:hAnsi="Cambria Math"/>
                <w:i/>
                <w:szCs w:val="28"/>
              </w:rPr>
            </m:ctrlPr>
          </m:e>
          <m:sup>
            <m:r>
              <w:rPr>
                <w:rFonts w:ascii="Cambria Math" w:hAnsi="Cambria Math"/>
                <w:szCs w:val="28"/>
              </w:rPr>
              <m:t>T</m:t>
            </m:r>
          </m:sup>
        </m:sSup>
      </m:oMath>
      <w:r w:rsidR="00631019" w:rsidRPr="005A7FF1">
        <w:rPr>
          <w:szCs w:val="28"/>
          <w:lang w:val="en-US"/>
        </w:rPr>
        <w:t xml:space="preserve"> </w:t>
      </w:r>
      <w:r w:rsidRPr="005A7FF1">
        <w:rPr>
          <w:szCs w:val="28"/>
          <w:lang w:val="en-US"/>
        </w:rPr>
        <w:t>determines the longitudinal, lateral, and vertical positions, respectively, and the vector</w:t>
      </w:r>
      <w:r>
        <w:rPr>
          <w:szCs w:val="28"/>
          <w:lang w:val="en-US"/>
        </w:rPr>
        <w:t xml:space="preserve">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lang w:val="en-US"/>
              </w:rPr>
              <m:t>2</m:t>
            </m:r>
          </m:sub>
        </m:sSub>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φ</m:t>
                      </m:r>
                    </m:e>
                    <m:e>
                      <m:r>
                        <w:rPr>
                          <w:rFonts w:ascii="Cambria Math" w:hAnsi="Cambria Math"/>
                          <w:szCs w:val="28"/>
                        </w:rPr>
                        <m:t>θ</m:t>
                      </m:r>
                    </m:e>
                    <m:e>
                      <m:r>
                        <w:rPr>
                          <w:rFonts w:ascii="Cambria Math" w:hAnsi="Cambria Math"/>
                          <w:szCs w:val="28"/>
                        </w:rPr>
                        <m:t>ψ</m:t>
                      </m:r>
                    </m:e>
                  </m:mr>
                </m:m>
              </m:e>
            </m:d>
            <m:ctrlPr>
              <w:rPr>
                <w:rFonts w:ascii="Cambria Math" w:hAnsi="Cambria Math"/>
                <w:i/>
                <w:szCs w:val="28"/>
              </w:rPr>
            </m:ctrlPr>
          </m:e>
          <m:sup>
            <m:r>
              <w:rPr>
                <w:rFonts w:ascii="Cambria Math" w:hAnsi="Cambria Math"/>
                <w:szCs w:val="28"/>
              </w:rPr>
              <m:t>T</m:t>
            </m:r>
          </m:sup>
        </m:sSup>
      </m:oMath>
      <w:r w:rsidR="00631019" w:rsidRPr="005A7FF1">
        <w:rPr>
          <w:szCs w:val="28"/>
          <w:lang w:val="en-US"/>
        </w:rPr>
        <w:t xml:space="preserve"> </w:t>
      </w:r>
      <w:r w:rsidRPr="00C76E80">
        <w:rPr>
          <w:szCs w:val="28"/>
          <w:lang w:val="en-US"/>
        </w:rPr>
        <w:t>determines the Euler angles: roll, pitch, and yaw, respectively</w:t>
      </w:r>
      <w:r w:rsidR="00631019" w:rsidRPr="005A7FF1">
        <w:rPr>
          <w:szCs w:val="28"/>
          <w:lang w:val="en-US"/>
        </w:rPr>
        <w:t xml:space="preserve">. </w:t>
      </w:r>
      <w:r w:rsidR="00631019" w:rsidRPr="005A7FF1">
        <w:rPr>
          <w:szCs w:val="28"/>
          <w:lang w:val="en-US"/>
        </w:rPr>
        <w:tab/>
      </w:r>
    </w:p>
    <w:p w14:paraId="55420B0E" w14:textId="6C6F7769" w:rsidR="00631019" w:rsidRPr="00640E90" w:rsidRDefault="00640E90" w:rsidP="00631019">
      <w:pPr>
        <w:ind w:firstLine="709"/>
        <w:rPr>
          <w:szCs w:val="28"/>
          <w:lang w:val="en-US"/>
        </w:rPr>
      </w:pPr>
      <w:r w:rsidRPr="00640E90">
        <w:rPr>
          <w:szCs w:val="28"/>
          <w:lang w:val="en-US"/>
        </w:rPr>
        <w:t xml:space="preserve">The velocity vector </w:t>
      </w:r>
      <m:oMath>
        <m:r>
          <m:rPr>
            <m:sty m:val="p"/>
          </m:rPr>
          <w:rPr>
            <w:rFonts w:ascii="Cambria Math" w:hAnsi="Cambria Math"/>
            <w:szCs w:val="28"/>
          </w:rPr>
          <m:t>ν</m:t>
        </m:r>
      </m:oMath>
      <w:r w:rsidR="00631019" w:rsidRPr="00640E90">
        <w:rPr>
          <w:szCs w:val="28"/>
          <w:lang w:val="en-US"/>
        </w:rPr>
        <w:t xml:space="preserve"> </w:t>
      </w:r>
      <w:r w:rsidRPr="00640E90">
        <w:rPr>
          <w:szCs w:val="28"/>
          <w:lang w:val="en-US"/>
        </w:rPr>
        <w:t>is expressed in the coordinate system associated with the body. The velocities according to the notation announced above should be written as</w:t>
      </w:r>
    </w:p>
    <w:p w14:paraId="61AF0CAC" w14:textId="77777777" w:rsidR="00631019" w:rsidRPr="00640E90" w:rsidRDefault="00631019" w:rsidP="00631019">
      <w:pPr>
        <w:ind w:firstLine="709"/>
        <w:rPr>
          <w:szCs w:val="28"/>
          <w:lang w:val="en-US"/>
        </w:rPr>
      </w:pPr>
    </w:p>
    <w:p w14:paraId="1386149A" w14:textId="77777777" w:rsidR="00631019" w:rsidRPr="000928CA" w:rsidRDefault="009F589E" w:rsidP="00631019">
      <w:pPr>
        <w:ind w:firstLine="709"/>
        <w:rPr>
          <w:szCs w:val="28"/>
        </w:rPr>
      </w:pPr>
      <m:oMathPara>
        <m:oMath>
          <m:eqArr>
            <m:eqArrPr>
              <m:maxDist m:val="1"/>
              <m:ctrlPr>
                <w:rPr>
                  <w:rFonts w:ascii="Cambria Math" w:hAnsi="Cambria Math"/>
                  <w:i/>
                  <w:sz w:val="26"/>
                  <w:szCs w:val="26"/>
                </w:rPr>
              </m:ctrlPr>
            </m:eqArrPr>
            <m:e>
              <m:r>
                <m:rPr>
                  <m:sty m:val="p"/>
                </m:rPr>
                <w:rPr>
                  <w:rFonts w:ascii="Cambria Math" w:hAnsi="Cambria Math"/>
                  <w:sz w:val="26"/>
                  <w:szCs w:val="26"/>
                </w:rPr>
                <m:t>ν=</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e>
                    </m:m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d>
                    <m:dPr>
                      <m:begChr m:val="["/>
                      <m:endChr m:val="]"/>
                      <m:ctrlPr>
                        <w:rPr>
                          <w:rFonts w:ascii="Cambria Math" w:hAnsi="Cambria Math"/>
                          <w:i/>
                          <w:sz w:val="26"/>
                          <w:szCs w:val="26"/>
                        </w:rPr>
                      </m:ctrlPr>
                    </m:dPr>
                    <m:e>
                      <m:m>
                        <m:mPr>
                          <m:mcs>
                            <m:mc>
                              <m:mcPr>
                                <m:count m:val="6"/>
                                <m:mcJc m:val="center"/>
                              </m:mcPr>
                            </m:mc>
                          </m:mcs>
                          <m:ctrlPr>
                            <w:rPr>
                              <w:rFonts w:ascii="Cambria Math" w:hAnsi="Cambria Math"/>
                              <w:i/>
                              <w:sz w:val="26"/>
                              <w:szCs w:val="26"/>
                            </w:rPr>
                          </m:ctrlPr>
                        </m:mPr>
                        <m:mr>
                          <m:e>
                            <m:r>
                              <w:rPr>
                                <w:rFonts w:ascii="Cambria Math" w:hAnsi="Cambria Math"/>
                                <w:sz w:val="26"/>
                                <w:szCs w:val="26"/>
                              </w:rPr>
                              <m:t>u</m:t>
                            </m:r>
                          </m:e>
                          <m:e>
                            <m:r>
                              <w:rPr>
                                <w:rFonts w:ascii="Cambria Math" w:hAnsi="Cambria Math"/>
                                <w:sz w:val="26"/>
                                <w:szCs w:val="26"/>
                              </w:rPr>
                              <m:t>v</m:t>
                            </m:r>
                          </m:e>
                          <m:e>
                            <m:r>
                              <w:rPr>
                                <w:rFonts w:ascii="Cambria Math" w:hAnsi="Cambria Math"/>
                                <w:sz w:val="26"/>
                                <w:szCs w:val="26"/>
                              </w:rPr>
                              <m:t>w</m:t>
                            </m:r>
                          </m:e>
                          <m:e>
                            <m:r>
                              <w:rPr>
                                <w:rFonts w:ascii="Cambria Math" w:hAnsi="Cambria Math"/>
                                <w:sz w:val="26"/>
                                <w:szCs w:val="26"/>
                              </w:rPr>
                              <m:t>p</m:t>
                            </m:r>
                          </m:e>
                          <m:e>
                            <m:r>
                              <w:rPr>
                                <w:rFonts w:ascii="Cambria Math" w:hAnsi="Cambria Math"/>
                                <w:sz w:val="26"/>
                                <w:szCs w:val="26"/>
                              </w:rPr>
                              <m:t>q</m:t>
                            </m:r>
                          </m:e>
                          <m:e>
                            <m:r>
                              <w:rPr>
                                <w:rFonts w:ascii="Cambria Math" w:hAnsi="Cambria Math"/>
                                <w:sz w:val="26"/>
                                <w:szCs w:val="26"/>
                              </w:rPr>
                              <m:t>r</m:t>
                            </m:r>
                          </m:e>
                        </m:mr>
                      </m:m>
                    </m:e>
                  </m:d>
                  <m:ctrlPr>
                    <w:rPr>
                      <w:rFonts w:ascii="Cambria Math" w:hAnsi="Cambria Math"/>
                      <w:i/>
                      <w:sz w:val="26"/>
                      <w:szCs w:val="26"/>
                    </w:rPr>
                  </m:ctrlPr>
                </m:e>
                <m:sup>
                  <m:r>
                    <w:rPr>
                      <w:rFonts w:ascii="Cambria Math" w:hAnsi="Cambria Math"/>
                      <w:sz w:val="26"/>
                      <w:szCs w:val="26"/>
                    </w:rPr>
                    <m:t>T</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2</m:t>
                  </m:r>
                </m:e>
              </m:d>
            </m:e>
          </m:eqArr>
        </m:oMath>
      </m:oMathPara>
    </w:p>
    <w:p w14:paraId="075BF59F" w14:textId="77777777" w:rsidR="00631019" w:rsidRPr="00AC5B2D" w:rsidRDefault="00631019" w:rsidP="00631019">
      <w:pPr>
        <w:ind w:firstLine="0"/>
        <w:rPr>
          <w:sz w:val="24"/>
          <w:szCs w:val="24"/>
        </w:rPr>
      </w:pPr>
    </w:p>
    <w:p w14:paraId="6DEA82EA" w14:textId="0156A633" w:rsidR="00631019" w:rsidRPr="00640E90" w:rsidRDefault="00640E90" w:rsidP="00631019">
      <w:pPr>
        <w:ind w:firstLine="709"/>
        <w:rPr>
          <w:szCs w:val="28"/>
          <w:lang w:val="en-US"/>
        </w:rPr>
      </w:pPr>
      <w:r w:rsidRPr="00640E90">
        <w:rPr>
          <w:szCs w:val="28"/>
          <w:lang w:val="en-US"/>
        </w:rPr>
        <w:t>Under the influence of hydrodynamic effects caused by the aquatic environment, it is possible to write down the expression for the underwater vehicle dynamics in the following form</w:t>
      </w:r>
    </w:p>
    <w:p w14:paraId="58AD4703" w14:textId="77777777" w:rsidR="00631019" w:rsidRPr="00640E90" w:rsidRDefault="00631019" w:rsidP="00631019">
      <w:pPr>
        <w:ind w:firstLine="709"/>
        <w:rPr>
          <w:szCs w:val="28"/>
          <w:lang w:val="en-US"/>
        </w:rPr>
      </w:pPr>
    </w:p>
    <w:p w14:paraId="0A8A2F9C" w14:textId="77777777" w:rsidR="00631019" w:rsidRPr="000928CA" w:rsidRDefault="009F589E" w:rsidP="00631019">
      <w:pPr>
        <w:ind w:firstLine="709"/>
        <w:rPr>
          <w:szCs w:val="28"/>
          <w:lang w:val="en-US"/>
        </w:rPr>
      </w:pPr>
      <m:oMathPara>
        <m:oMath>
          <m:eqArr>
            <m:eqArrPr>
              <m:maxDist m:val="1"/>
              <m:ctrlPr>
                <w:rPr>
                  <w:rFonts w:ascii="Cambria Math" w:hAnsi="Cambria Math"/>
                  <w:i/>
                  <w:sz w:val="26"/>
                  <w:szCs w:val="26"/>
                </w:rPr>
              </m:ctrlPr>
            </m:eqArrPr>
            <m:e>
              <m:m>
                <m:mPr>
                  <m:mcs>
                    <m:mc>
                      <m:mcPr>
                        <m:count m:val="1"/>
                        <m:mcJc m:val="center"/>
                      </m:mcPr>
                    </m:mc>
                  </m:mcs>
                  <m:ctrlPr>
                    <w:rPr>
                      <w:rFonts w:ascii="Cambria Math" w:hAnsi="Cambria Math"/>
                      <w:i/>
                      <w:sz w:val="26"/>
                      <w:szCs w:val="26"/>
                      <w:lang w:val="en-US"/>
                    </w:rPr>
                  </m:ctrlPr>
                </m:mPr>
                <m:mr>
                  <m:e>
                    <m:r>
                      <w:rPr>
                        <w:rFonts w:ascii="Cambria Math" w:hAnsi="Cambria Math"/>
                        <w:sz w:val="26"/>
                        <w:szCs w:val="26"/>
                        <w:lang w:val="en-US"/>
                      </w:rPr>
                      <m:t>M</m:t>
                    </m:r>
                    <m:acc>
                      <m:accPr>
                        <m:chr m:val="̇"/>
                        <m:ctrlPr>
                          <w:rPr>
                            <w:rFonts w:ascii="Cambria Math" w:hAnsi="Cambria Math"/>
                            <w:i/>
                            <w:sz w:val="26"/>
                            <w:szCs w:val="26"/>
                            <w:lang w:val="en-US"/>
                          </w:rPr>
                        </m:ctrlPr>
                      </m:accPr>
                      <m:e>
                        <m:r>
                          <m:rPr>
                            <m:sty m:val="p"/>
                          </m:rPr>
                          <w:rPr>
                            <w:rFonts w:ascii="Cambria Math" w:hAnsi="Cambria Math"/>
                            <w:sz w:val="26"/>
                            <w:szCs w:val="26"/>
                          </w:rPr>
                          <m:t>ν</m:t>
                        </m:r>
                      </m:e>
                    </m:acc>
                    <m:r>
                      <w:rPr>
                        <w:rFonts w:ascii="Cambria Math" w:hAnsi="Cambria Math"/>
                        <w:sz w:val="26"/>
                        <w:szCs w:val="26"/>
                      </w:rPr>
                      <m:t>+</m:t>
                    </m:r>
                    <m:r>
                      <w:rPr>
                        <w:rFonts w:ascii="Cambria Math" w:hAnsi="Cambria Math"/>
                        <w:sz w:val="26"/>
                        <w:szCs w:val="26"/>
                        <w:lang w:val="en-US"/>
                      </w:rPr>
                      <m:t>C</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lang w:val="en-US"/>
                      </w:rPr>
                      <m:t>D</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rPr>
                      <m:t>+</m:t>
                    </m:r>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r>
                      <w:rPr>
                        <w:rFonts w:ascii="Cambria Math" w:hAnsi="Cambria Math"/>
                        <w:sz w:val="26"/>
                        <w:szCs w:val="26"/>
                        <w:lang w:val="en-US"/>
                      </w:rPr>
                      <m:t>τ+</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US"/>
                      </w:rPr>
                      <m:t>(</m:t>
                    </m:r>
                    <m:r>
                      <w:rPr>
                        <w:rFonts w:ascii="Cambria Math" w:hAnsi="Cambria Math"/>
                        <w:sz w:val="26"/>
                        <w:szCs w:val="26"/>
                        <w:lang w:val="en-US"/>
                      </w:rPr>
                      <m:t>η</m:t>
                    </m:r>
                    <m:r>
                      <w:rPr>
                        <w:rFonts w:ascii="Cambria Math" w:hAnsi="Cambria Math"/>
                        <w:szCs w:val="28"/>
                        <w:lang w:val="en-US"/>
                      </w:rPr>
                      <m:t>)</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e>
                </m:mr>
                <m:mr>
                  <m:e>
                    <m:r>
                      <w:rPr>
                        <w:rFonts w:ascii="Cambria Math" w:hAnsi="Cambria Math"/>
                        <w:szCs w:val="28"/>
                      </w:rPr>
                      <m:t>M=</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Cs w:val="28"/>
                        <w:lang w:val="en-US"/>
                      </w:rPr>
                      <m:t>,</m:t>
                    </m:r>
                    <m:ctrlPr>
                      <w:rPr>
                        <w:rFonts w:ascii="Cambria Math" w:eastAsia="Cambria Math" w:hAnsi="Cambria Math" w:cs="Cambria Math"/>
                        <w:i/>
                        <w:szCs w:val="28"/>
                        <w:lang w:val="en-US"/>
                      </w:rPr>
                    </m:ctrlPr>
                  </m:e>
                </m:mr>
                <m:mr>
                  <m:e>
                    <m:r>
                      <w:rPr>
                        <w:rFonts w:ascii="Cambria Math" w:hAnsi="Cambria Math"/>
                        <w:szCs w:val="28"/>
                        <w:lang w:val="en-US"/>
                      </w:rPr>
                      <m:t>C</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lang w:val="en-US"/>
                      </w:rPr>
                      <m:t>,</m:t>
                    </m:r>
                  </m:e>
                </m:mr>
              </m:m>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3</m:t>
                  </m:r>
                </m:e>
              </m:d>
              <m:ctrlPr>
                <w:rPr>
                  <w:rFonts w:ascii="Cambria Math" w:hAnsi="Cambria Math"/>
                  <w:i/>
                  <w:sz w:val="26"/>
                  <w:szCs w:val="26"/>
                  <w:lang w:val="en-US"/>
                </w:rPr>
              </m:ctrlPr>
            </m:e>
          </m:eqArr>
        </m:oMath>
      </m:oMathPara>
    </w:p>
    <w:p w14:paraId="72512E43" w14:textId="77777777" w:rsidR="00631019" w:rsidRPr="000928CA" w:rsidRDefault="00631019" w:rsidP="00631019">
      <w:pPr>
        <w:ind w:firstLine="0"/>
        <w:rPr>
          <w:szCs w:val="28"/>
        </w:rPr>
      </w:pPr>
    </w:p>
    <w:p w14:paraId="2F68C231" w14:textId="0ABB2406" w:rsidR="00631019" w:rsidRPr="00640E90" w:rsidRDefault="00640E90" w:rsidP="00631019">
      <w:pPr>
        <w:ind w:firstLine="0"/>
        <w:rPr>
          <w:szCs w:val="28"/>
          <w:lang w:val="en-US"/>
        </w:rPr>
      </w:pPr>
      <w:r>
        <w:rPr>
          <w:szCs w:val="28"/>
          <w:lang w:val="en-US"/>
        </w:rPr>
        <w:t>where</w:t>
      </w:r>
      <w:r w:rsidR="00631019" w:rsidRPr="00640E90">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00631019" w:rsidRPr="00640E90">
        <w:rPr>
          <w:szCs w:val="28"/>
          <w:lang w:val="en-US"/>
        </w:rPr>
        <w:t xml:space="preserve"> – </w:t>
      </w:r>
      <w:r w:rsidRPr="00640E90">
        <w:rPr>
          <w:szCs w:val="28"/>
          <w:lang w:val="en-US"/>
        </w:rPr>
        <w:t xml:space="preserve">the solid body inertia matrix </w:t>
      </w:r>
      <w:r w:rsidR="00631019" w:rsidRPr="00640E90">
        <w:rPr>
          <w:szCs w:val="28"/>
          <w:lang w:val="en-US"/>
        </w:rPr>
        <w:t>(</w:t>
      </w:r>
      <m:oMath>
        <m:r>
          <w:rPr>
            <w:rFonts w:ascii="Cambria Math" w:hAnsi="Cambria Math"/>
            <w:szCs w:val="28"/>
            <w:lang w:val="en-US"/>
          </w:rPr>
          <m:t>n</m:t>
        </m:r>
      </m:oMath>
      <w:r w:rsidR="00631019" w:rsidRPr="00640E90">
        <w:rPr>
          <w:szCs w:val="28"/>
          <w:lang w:val="en-US"/>
        </w:rPr>
        <w:t xml:space="preserve"> </w:t>
      </w:r>
      <w:r w:rsidRPr="00640E90">
        <w:rPr>
          <w:szCs w:val="28"/>
          <w:lang w:val="en-US"/>
        </w:rPr>
        <w:t xml:space="preserve">is the </w:t>
      </w:r>
      <w:proofErr w:type="spellStart"/>
      <w:r>
        <w:rPr>
          <w:szCs w:val="28"/>
          <w:lang w:val="en-US"/>
        </w:rPr>
        <w:t>DoF</w:t>
      </w:r>
      <w:proofErr w:type="spellEnd"/>
      <w:r>
        <w:rPr>
          <w:szCs w:val="28"/>
          <w:lang w:val="en-US"/>
        </w:rPr>
        <w:t xml:space="preserve"> number</w:t>
      </w:r>
      <w:r w:rsidR="00631019" w:rsidRPr="00640E90">
        <w:rPr>
          <w:szCs w:val="28"/>
          <w:lang w:val="en-US"/>
        </w:rPr>
        <w:t xml:space="preserve">), </w:t>
      </w:r>
    </w:p>
    <w:p w14:paraId="60EEA365" w14:textId="1D67733B" w:rsidR="00631019" w:rsidRPr="00640E90" w:rsidRDefault="009F589E" w:rsidP="00631019">
      <w:pPr>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00631019" w:rsidRPr="00640E90">
        <w:rPr>
          <w:szCs w:val="28"/>
          <w:lang w:val="en-US"/>
        </w:rPr>
        <w:t xml:space="preserve"> – </w:t>
      </w:r>
      <w:r w:rsidR="00640E90" w:rsidRPr="00640E90">
        <w:rPr>
          <w:szCs w:val="28"/>
          <w:lang w:val="en-US"/>
        </w:rPr>
        <w:t>added mass matrix</w:t>
      </w:r>
      <w:r w:rsidR="00631019" w:rsidRPr="00640E90">
        <w:rPr>
          <w:szCs w:val="28"/>
          <w:lang w:val="en-US"/>
        </w:rPr>
        <w:t>,</w:t>
      </w:r>
    </w:p>
    <w:p w14:paraId="3DFF527A" w14:textId="4BF5C6FC" w:rsidR="00631019" w:rsidRPr="00640E90" w:rsidRDefault="009F589E" w:rsidP="00631019">
      <w:pPr>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00631019" w:rsidRPr="00640E90">
        <w:rPr>
          <w:szCs w:val="28"/>
          <w:lang w:val="en-US"/>
        </w:rPr>
        <w:t xml:space="preserve"> – </w:t>
      </w:r>
      <w:r w:rsidR="00640E90" w:rsidRPr="00640E90">
        <w:rPr>
          <w:szCs w:val="28"/>
          <w:lang w:val="en-US"/>
        </w:rPr>
        <w:t>solid body Coriolis matrix</w:t>
      </w:r>
      <w:r w:rsidR="00631019" w:rsidRPr="00640E90">
        <w:rPr>
          <w:szCs w:val="28"/>
          <w:lang w:val="en-US"/>
        </w:rPr>
        <w:t>,</w:t>
      </w:r>
    </w:p>
    <w:p w14:paraId="070BE4AC" w14:textId="3B60AD9D" w:rsidR="00631019" w:rsidRPr="00640E90" w:rsidRDefault="009F589E" w:rsidP="00631019">
      <w:pPr>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00631019" w:rsidRPr="00640E90">
        <w:rPr>
          <w:szCs w:val="28"/>
          <w:lang w:val="en-US"/>
        </w:rPr>
        <w:t xml:space="preserve"> – </w:t>
      </w:r>
      <w:r w:rsidR="00640E90" w:rsidRPr="00640E90">
        <w:rPr>
          <w:szCs w:val="28"/>
          <w:lang w:val="en-US"/>
        </w:rPr>
        <w:t xml:space="preserve">added </w:t>
      </w:r>
      <w:r w:rsidR="00640E90">
        <w:rPr>
          <w:szCs w:val="28"/>
          <w:lang w:val="en-US"/>
        </w:rPr>
        <w:t xml:space="preserve">mass </w:t>
      </w:r>
      <w:r w:rsidR="00640E90" w:rsidRPr="00640E90">
        <w:rPr>
          <w:szCs w:val="28"/>
          <w:lang w:val="en-US"/>
        </w:rPr>
        <w:t>Coriolis matrix</w:t>
      </w:r>
      <w:r w:rsidR="00631019" w:rsidRPr="00640E90">
        <w:rPr>
          <w:szCs w:val="28"/>
          <w:lang w:val="en-US"/>
        </w:rPr>
        <w:t>,</w:t>
      </w:r>
    </w:p>
    <w:p w14:paraId="6E503F7F" w14:textId="5D35BEF0" w:rsidR="00631019" w:rsidRPr="00640E90" w:rsidRDefault="00631019" w:rsidP="00631019">
      <w:pPr>
        <w:ind w:firstLine="0"/>
        <w:rPr>
          <w:szCs w:val="28"/>
          <w:lang w:val="en-US"/>
        </w:rPr>
      </w:pPr>
      <m:oMath>
        <m:r>
          <w:rPr>
            <w:rFonts w:ascii="Cambria Math" w:hAnsi="Cambria Math"/>
            <w:szCs w:val="28"/>
            <w:lang w:val="en-US"/>
          </w:rPr>
          <m:t>D</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Pr="00640E90">
        <w:rPr>
          <w:szCs w:val="28"/>
          <w:lang w:val="en-US"/>
        </w:rPr>
        <w:t xml:space="preserve"> – </w:t>
      </w:r>
      <w:r w:rsidR="00640E90" w:rsidRPr="00640E90">
        <w:rPr>
          <w:szCs w:val="28"/>
          <w:lang w:val="en-US"/>
        </w:rPr>
        <w:t>dissipative coefficients matrix</w:t>
      </w:r>
      <w:r w:rsidRPr="00640E90">
        <w:rPr>
          <w:szCs w:val="28"/>
          <w:lang w:val="en-US"/>
        </w:rPr>
        <w:t>,</w:t>
      </w:r>
    </w:p>
    <w:p w14:paraId="17A0E100" w14:textId="384B4B4A" w:rsidR="00631019" w:rsidRPr="007D2DAC" w:rsidRDefault="00631019" w:rsidP="00631019">
      <w:pPr>
        <w:ind w:firstLine="0"/>
        <w:rPr>
          <w:szCs w:val="28"/>
          <w:lang w:val="en-US"/>
        </w:rPr>
      </w:pP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Pr="007D2DAC">
        <w:rPr>
          <w:szCs w:val="28"/>
          <w:lang w:val="en-US"/>
        </w:rPr>
        <w:t xml:space="preserve"> – </w:t>
      </w:r>
      <w:r w:rsidR="00640E90" w:rsidRPr="007D2DAC">
        <w:rPr>
          <w:szCs w:val="28"/>
          <w:lang w:val="en-US"/>
        </w:rPr>
        <w:t xml:space="preserve">gravitational forces and moments </w:t>
      </w:r>
      <w:r w:rsidR="00640E90">
        <w:rPr>
          <w:szCs w:val="28"/>
          <w:lang w:val="en-US"/>
        </w:rPr>
        <w:t>vector</w:t>
      </w:r>
      <w:r w:rsidRPr="007D2DAC">
        <w:rPr>
          <w:szCs w:val="28"/>
          <w:lang w:val="en-US"/>
        </w:rPr>
        <w:t>,</w:t>
      </w:r>
    </w:p>
    <w:p w14:paraId="11E48C34" w14:textId="6391B4D4" w:rsidR="00631019" w:rsidRPr="007D2DAC" w:rsidRDefault="00631019" w:rsidP="00631019">
      <w:pPr>
        <w:ind w:firstLine="0"/>
        <w:rPr>
          <w:szCs w:val="28"/>
          <w:lang w:val="en-US"/>
        </w:rPr>
      </w:pPr>
      <m:oMath>
        <m:r>
          <w:rPr>
            <w:rFonts w:ascii="Cambria Math" w:hAnsi="Cambria Math"/>
            <w:szCs w:val="28"/>
            <w:lang w:val="en-US"/>
          </w:rPr>
          <m:t>τ</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Pr="007D2DAC">
        <w:rPr>
          <w:szCs w:val="28"/>
          <w:lang w:val="en-US"/>
        </w:rPr>
        <w:t xml:space="preserve"> – </w:t>
      </w:r>
      <w:r w:rsidR="007D2DAC" w:rsidRPr="007D2DAC">
        <w:rPr>
          <w:szCs w:val="28"/>
          <w:lang w:val="en-US"/>
        </w:rPr>
        <w:t>vector (of forces and moments) of the controls applied to the body</w:t>
      </w:r>
      <w:r w:rsidRPr="007D2DAC">
        <w:rPr>
          <w:szCs w:val="28"/>
          <w:lang w:val="en-US"/>
        </w:rPr>
        <w:t>,</w:t>
      </w:r>
    </w:p>
    <w:p w14:paraId="07E35A25" w14:textId="38A84C88" w:rsidR="00631019" w:rsidRPr="007D2DAC" w:rsidRDefault="009F589E" w:rsidP="00631019">
      <w:pPr>
        <w:ind w:firstLine="0"/>
        <w:rPr>
          <w:szCs w:val="28"/>
          <w:lang w:val="en-US"/>
        </w:rP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00631019" w:rsidRPr="007D2DAC">
        <w:rPr>
          <w:szCs w:val="28"/>
          <w:lang w:val="en-US"/>
        </w:rPr>
        <w:t xml:space="preserve"> – </w:t>
      </w:r>
      <w:r w:rsidR="007D2DAC" w:rsidRPr="007D2DAC">
        <w:rPr>
          <w:szCs w:val="28"/>
          <w:lang w:val="en-US"/>
        </w:rPr>
        <w:t>vector (of forces and moments) of external disturbances applied to the body</w:t>
      </w:r>
      <w:r w:rsidR="007D2DAC">
        <w:rPr>
          <w:szCs w:val="28"/>
          <w:lang w:val="en-US"/>
        </w:rPr>
        <w:t>.</w:t>
      </w:r>
    </w:p>
    <w:p w14:paraId="3805FA36" w14:textId="77777777" w:rsidR="00631019" w:rsidRPr="007D2DAC" w:rsidRDefault="00631019" w:rsidP="00631019">
      <w:pPr>
        <w:ind w:firstLine="0"/>
        <w:rPr>
          <w:szCs w:val="28"/>
          <w:lang w:val="en-US"/>
        </w:rPr>
      </w:pPr>
    </w:p>
    <w:p w14:paraId="585CA901" w14:textId="473A7174" w:rsidR="00631019" w:rsidRPr="00843B32" w:rsidRDefault="00631019" w:rsidP="00631019">
      <w:pPr>
        <w:ind w:firstLine="0"/>
        <w:rPr>
          <w:szCs w:val="28"/>
          <w:lang w:val="en-US"/>
        </w:rPr>
      </w:pPr>
      <w:r w:rsidRPr="007D2DAC">
        <w:rPr>
          <w:szCs w:val="28"/>
          <w:lang w:val="en-US"/>
        </w:rPr>
        <w:tab/>
      </w:r>
      <w:r w:rsidR="00843B32" w:rsidRPr="00843B32">
        <w:rPr>
          <w:szCs w:val="28"/>
          <w:lang w:val="en-US"/>
        </w:rPr>
        <w:t xml:space="preserve">In real systems, </w:t>
      </w:r>
      <m:oMath>
        <m:r>
          <w:rPr>
            <w:rFonts w:ascii="Cambria Math" w:hAnsi="Cambria Math"/>
            <w:szCs w:val="28"/>
            <w:lang w:val="en-US"/>
          </w:rPr>
          <m:t>τ</m:t>
        </m:r>
      </m:oMath>
      <w:r w:rsidRPr="00843B32">
        <w:rPr>
          <w:szCs w:val="28"/>
          <w:lang w:val="en-US"/>
        </w:rPr>
        <w:t xml:space="preserve"> </w:t>
      </w:r>
      <w:r w:rsidR="00843B32" w:rsidRPr="00843B32">
        <w:rPr>
          <w:szCs w:val="28"/>
          <w:lang w:val="en-US"/>
        </w:rPr>
        <w:t>is calculated with the thruster’s models using the thruster’s distribution matrix</w:t>
      </w:r>
      <w:r w:rsidRPr="00843B32">
        <w:rPr>
          <w:szCs w:val="28"/>
          <w:lang w:val="en-US"/>
        </w:rPr>
        <w:t xml:space="preserve"> (</w:t>
      </w:r>
      <m:oMath>
        <m:r>
          <w:rPr>
            <w:rFonts w:ascii="Cambria Math" w:hAnsi="Cambria Math"/>
            <w:szCs w:val="28"/>
          </w:rPr>
          <m:t>T</m:t>
        </m:r>
      </m:oMath>
      <w:r w:rsidRPr="00843B32">
        <w:rPr>
          <w:szCs w:val="28"/>
          <w:lang w:val="en-US"/>
        </w:rPr>
        <w:t xml:space="preserve">) </w:t>
      </w:r>
      <w:r w:rsidR="00843B32">
        <w:rPr>
          <w:szCs w:val="28"/>
          <w:lang w:val="en-US"/>
        </w:rPr>
        <w:t>as</w:t>
      </w:r>
    </w:p>
    <w:p w14:paraId="75CC7ED3" w14:textId="77777777" w:rsidR="00631019" w:rsidRPr="00843B32" w:rsidRDefault="00631019" w:rsidP="00631019">
      <w:pPr>
        <w:ind w:firstLine="0"/>
        <w:rPr>
          <w:sz w:val="26"/>
          <w:szCs w:val="26"/>
          <w:lang w:val="en-US"/>
        </w:rPr>
      </w:pPr>
    </w:p>
    <w:p w14:paraId="412A6155" w14:textId="64021E09" w:rsidR="00631019" w:rsidRPr="00BE66C3" w:rsidRDefault="009F589E" w:rsidP="00631019">
      <w:pPr>
        <w:ind w:firstLine="0"/>
        <w:jc w:val="center"/>
      </w:pPr>
      <m:oMathPara>
        <m:oMath>
          <m:eqArr>
            <m:eqArrPr>
              <m:maxDist m:val="1"/>
              <m:ctrlPr>
                <w:rPr>
                  <w:rFonts w:ascii="Cambria Math" w:hAnsi="Cambria Math"/>
                  <w:i/>
                  <w:lang w:val="en-US"/>
                </w:rPr>
              </m:ctrlPr>
            </m:eqArrPr>
            <m:e>
              <m:r>
                <w:rPr>
                  <w:rFonts w:ascii="Cambria Math" w:hAnsi="Cambria Math"/>
                </w:rPr>
                <m:t>τ=</m:t>
              </m:r>
              <m:r>
                <w:rPr>
                  <w:rFonts w:ascii="Cambria Math" w:hAnsi="Cambria Math"/>
                  <w:lang w:val="en-US"/>
                </w:rPr>
                <m:t>T</m:t>
              </m:r>
              <m:r>
                <w:rPr>
                  <w:rFonts w:ascii="Cambria Math" w:hAnsi="Cambria Math"/>
                </w:rPr>
                <m:t>u,#</m:t>
              </m:r>
              <m:d>
                <m:dPr>
                  <m:ctrlPr>
                    <w:rPr>
                      <w:rFonts w:ascii="Cambria Math" w:hAnsi="Cambria Math"/>
                      <w:i/>
                    </w:rPr>
                  </m:ctrlPr>
                </m:dPr>
                <m:e>
                  <m:r>
                    <w:rPr>
                      <w:rFonts w:ascii="Cambria Math" w:hAnsi="Cambria Math"/>
                    </w:rPr>
                    <m:t>4</m:t>
                  </m:r>
                </m:e>
              </m:d>
              <m:ctrlPr>
                <w:rPr>
                  <w:rFonts w:ascii="Cambria Math" w:hAnsi="Cambria Math"/>
                  <w:i/>
                </w:rPr>
              </m:ctrlPr>
            </m:e>
          </m:eqArr>
        </m:oMath>
      </m:oMathPara>
    </w:p>
    <w:p w14:paraId="11E4DD50" w14:textId="77777777" w:rsidR="00631019" w:rsidRPr="00BE363B" w:rsidRDefault="00631019" w:rsidP="00631019">
      <w:pPr>
        <w:ind w:firstLine="0"/>
      </w:pPr>
    </w:p>
    <w:p w14:paraId="044A925A" w14:textId="7A5D5AD3" w:rsidR="00631019" w:rsidRPr="00A558A1" w:rsidRDefault="00A558A1" w:rsidP="00631019">
      <w:pPr>
        <w:ind w:firstLine="0"/>
        <w:rPr>
          <w:lang w:val="en-US"/>
        </w:rPr>
      </w:pPr>
      <w:r>
        <w:rPr>
          <w:lang w:val="en-US"/>
        </w:rPr>
        <w:t>where</w:t>
      </w:r>
      <w:r w:rsidR="00631019" w:rsidRPr="00A558A1">
        <w:rPr>
          <w:lang w:val="en-US"/>
        </w:rPr>
        <w:t xml:space="preserve"> </w:t>
      </w:r>
      <m:oMath>
        <m:r>
          <w:rPr>
            <w:rFonts w:ascii="Cambria Math" w:hAnsi="Cambria Math"/>
          </w:rPr>
          <m:t>u</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p×1</m:t>
            </m:r>
          </m:sup>
        </m:sSup>
      </m:oMath>
      <w:r w:rsidR="00631019" w:rsidRPr="00A558A1">
        <w:rPr>
          <w:lang w:val="en-US"/>
        </w:rPr>
        <w:t xml:space="preserve"> – </w:t>
      </w:r>
      <w:r w:rsidRPr="00A558A1">
        <w:rPr>
          <w:lang w:val="en-US"/>
        </w:rPr>
        <w:t xml:space="preserve">is a vector that describes the thrusters' load </w:t>
      </w:r>
      <w:r w:rsidR="00631019" w:rsidRPr="00A558A1">
        <w:rPr>
          <w:lang w:val="en-US"/>
        </w:rPr>
        <w:t>(</w:t>
      </w:r>
      <m:oMath>
        <m:r>
          <w:rPr>
            <w:rFonts w:ascii="Cambria Math" w:hAnsi="Cambria Math"/>
          </w:rPr>
          <m:t>p</m:t>
        </m:r>
      </m:oMath>
      <w:r w:rsidR="00631019" w:rsidRPr="00A558A1">
        <w:rPr>
          <w:szCs w:val="28"/>
          <w:lang w:val="en-US"/>
        </w:rPr>
        <w:t xml:space="preserve"> </w:t>
      </w:r>
      <w:r w:rsidRPr="00A558A1">
        <w:rPr>
          <w:szCs w:val="28"/>
          <w:lang w:val="en-US"/>
        </w:rPr>
        <w:t>is the number of thrusters</w:t>
      </w:r>
      <w:r w:rsidR="00631019" w:rsidRPr="00A558A1">
        <w:rPr>
          <w:lang w:val="en-US"/>
        </w:rPr>
        <w:t xml:space="preserve">), </w:t>
      </w:r>
      <w:r w:rsidRPr="00A558A1">
        <w:rPr>
          <w:lang w:val="en-US"/>
        </w:rPr>
        <w:t xml:space="preserve">and the matrix </w:t>
      </w:r>
      <m:oMath>
        <m:r>
          <w:rPr>
            <w:rFonts w:ascii="Cambria Math" w:hAnsi="Cambria Math"/>
            <w:szCs w:val="28"/>
          </w:rPr>
          <m:t>T</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n×p</m:t>
            </m:r>
          </m:sup>
        </m:sSup>
      </m:oMath>
      <w:r w:rsidR="00631019" w:rsidRPr="00A558A1">
        <w:rPr>
          <w:szCs w:val="28"/>
          <w:lang w:val="en-US"/>
        </w:rPr>
        <w:t xml:space="preserve"> </w:t>
      </w:r>
      <w:r w:rsidRPr="00A558A1">
        <w:rPr>
          <w:szCs w:val="28"/>
          <w:lang w:val="en-US"/>
        </w:rPr>
        <w:t>relates the thrusters' load</w:t>
      </w:r>
      <w:r w:rsidR="00631019" w:rsidRPr="00A558A1">
        <w:rPr>
          <w:szCs w:val="28"/>
          <w:lang w:val="en-US"/>
        </w:rPr>
        <w:t xml:space="preserve"> </w:t>
      </w:r>
      <m:oMath>
        <m:r>
          <w:rPr>
            <w:rFonts w:ascii="Cambria Math" w:hAnsi="Cambria Math"/>
          </w:rPr>
          <m:t>u</m:t>
        </m:r>
      </m:oMath>
      <w:r w:rsidR="00631019" w:rsidRPr="00A558A1">
        <w:rPr>
          <w:lang w:val="en-US"/>
        </w:rPr>
        <w:t xml:space="preserve"> </w:t>
      </w:r>
      <w:r w:rsidRPr="00A558A1">
        <w:rPr>
          <w:szCs w:val="28"/>
          <w:lang w:val="en-US"/>
        </w:rPr>
        <w:t>and the forces/moments</w:t>
      </w:r>
      <w:r>
        <w:rPr>
          <w:szCs w:val="28"/>
          <w:lang w:val="en-US"/>
        </w:rPr>
        <w:t xml:space="preserve"> </w:t>
      </w:r>
      <w:r w:rsidRPr="00A558A1">
        <w:rPr>
          <w:szCs w:val="28"/>
          <w:lang w:val="en-US"/>
        </w:rPr>
        <w:t>vector</w:t>
      </w:r>
      <w:r>
        <w:rPr>
          <w:szCs w:val="28"/>
          <w:lang w:val="en-US"/>
        </w:rPr>
        <w:t xml:space="preserve"> </w:t>
      </w:r>
      <m:oMath>
        <m:r>
          <w:rPr>
            <w:rFonts w:ascii="Cambria Math" w:hAnsi="Cambria Math"/>
          </w:rPr>
          <m:t>τ</m:t>
        </m:r>
      </m:oMath>
    </w:p>
    <w:p w14:paraId="3BDD3826" w14:textId="77777777" w:rsidR="00631019" w:rsidRPr="00A558A1" w:rsidRDefault="00631019" w:rsidP="00631019">
      <w:pPr>
        <w:ind w:firstLine="0"/>
        <w:rPr>
          <w:szCs w:val="28"/>
          <w:lang w:val="en-US"/>
        </w:rPr>
      </w:pPr>
    </w:p>
    <w:p w14:paraId="21126A77" w14:textId="77777777" w:rsidR="00D372D2" w:rsidRDefault="00D372D2" w:rsidP="00631019">
      <w:pPr>
        <w:rPr>
          <w:szCs w:val="28"/>
          <w:lang w:val="en-US"/>
        </w:rPr>
      </w:pPr>
    </w:p>
    <w:p w14:paraId="2798E037" w14:textId="77777777" w:rsidR="00D372D2" w:rsidRDefault="00D372D2" w:rsidP="00631019">
      <w:pPr>
        <w:rPr>
          <w:szCs w:val="28"/>
          <w:lang w:val="en-US"/>
        </w:rPr>
      </w:pPr>
    </w:p>
    <w:p w14:paraId="247CE96F" w14:textId="77777777" w:rsidR="00D372D2" w:rsidRDefault="00D372D2" w:rsidP="00631019">
      <w:pPr>
        <w:rPr>
          <w:szCs w:val="28"/>
          <w:lang w:val="en-US"/>
        </w:rPr>
      </w:pPr>
    </w:p>
    <w:p w14:paraId="30BFDF26" w14:textId="2EDE62B1" w:rsidR="00631019" w:rsidRPr="00A558A1" w:rsidRDefault="00A558A1" w:rsidP="00631019">
      <w:pPr>
        <w:rPr>
          <w:szCs w:val="28"/>
          <w:lang w:val="en-US"/>
        </w:rPr>
      </w:pPr>
      <w:r w:rsidRPr="00A558A1">
        <w:rPr>
          <w:szCs w:val="28"/>
          <w:lang w:val="en-US"/>
        </w:rPr>
        <w:lastRenderedPageBreak/>
        <w:t>The kinematics equation linking (1) and (2) is written in the form</w:t>
      </w:r>
    </w:p>
    <w:p w14:paraId="4BE08A5F" w14:textId="77777777" w:rsidR="00631019" w:rsidRPr="00A558A1" w:rsidRDefault="00631019" w:rsidP="00631019">
      <w:pPr>
        <w:rPr>
          <w:szCs w:val="28"/>
          <w:lang w:val="en-US"/>
        </w:rPr>
      </w:pPr>
    </w:p>
    <w:p w14:paraId="002948FD" w14:textId="77777777" w:rsidR="00631019" w:rsidRPr="000928CA" w:rsidRDefault="009F589E" w:rsidP="00631019">
      <w:pPr>
        <w:ind w:firstLine="0"/>
        <w:rPr>
          <w:szCs w:val="28"/>
          <w:lang w:val="en-US"/>
        </w:rPr>
      </w:pPr>
      <m:oMathPara>
        <m:oMath>
          <m:eqArr>
            <m:eqArrPr>
              <m:maxDist m:val="1"/>
              <m:ctrlPr>
                <w:rPr>
                  <w:rFonts w:ascii="Cambria Math" w:hAnsi="Cambria Math"/>
                  <w:i/>
                  <w:szCs w:val="28"/>
                  <w:lang w:val="en-US"/>
                </w:rPr>
              </m:ctrlPr>
            </m:eqArrPr>
            <m:e>
              <m:acc>
                <m:accPr>
                  <m:chr m:val="̇"/>
                  <m:ctrlPr>
                    <w:rPr>
                      <w:rFonts w:ascii="Cambria Math" w:hAnsi="Cambria Math"/>
                      <w:i/>
                      <w:szCs w:val="28"/>
                      <w:lang w:val="en-US"/>
                    </w:rPr>
                  </m:ctrlPr>
                </m:accPr>
                <m:e>
                  <m:r>
                    <w:rPr>
                      <w:rFonts w:ascii="Cambria Math" w:hAnsi="Cambria Math"/>
                      <w:szCs w:val="28"/>
                      <w:lang w:val="en-US"/>
                    </w:rPr>
                    <m:t>η</m:t>
                  </m:r>
                </m:e>
              </m:acc>
              <m:r>
                <w:rPr>
                  <w:rFonts w:ascii="Cambria Math" w:hAnsi="Cambria Math"/>
                  <w:szCs w:val="28"/>
                </w:rPr>
                <m:t>=</m:t>
              </m:r>
              <m:sSup>
                <m:sSupPr>
                  <m:ctrlPr>
                    <w:rPr>
                      <w:rFonts w:ascii="Cambria Math" w:hAnsi="Cambria Math"/>
                      <w:szCs w:val="28"/>
                      <w:lang w:val="en-US"/>
                    </w:rPr>
                  </m:ctrlPr>
                </m:sSupPr>
                <m:e>
                  <m:r>
                    <m:rPr>
                      <m:sty m:val="p"/>
                    </m:rPr>
                    <w:rPr>
                      <w:rFonts w:ascii="Cambria Math" w:hAnsi="Cambria Math"/>
                      <w:szCs w:val="28"/>
                      <w:lang w:val="en-US"/>
                    </w:rPr>
                    <m:t>J</m:t>
                  </m:r>
                </m:e>
                <m:sup>
                  <m:r>
                    <m:rPr>
                      <m:sty m:val="p"/>
                    </m:rPr>
                    <w:rPr>
                      <w:rFonts w:ascii="Cambria Math" w:hAnsi="Cambria Math"/>
                      <w:szCs w:val="28"/>
                      <w:lang w:val="en-US"/>
                    </w:rPr>
                    <m:t>-1</m:t>
                  </m:r>
                </m:sup>
              </m:sSup>
              <m:d>
                <m:dPr>
                  <m:ctrlPr>
                    <w:rPr>
                      <w:rFonts w:ascii="Cambria Math" w:hAnsi="Cambria Math"/>
                      <w:szCs w:val="28"/>
                    </w:rPr>
                  </m:ctrlPr>
                </m:dPr>
                <m:e>
                  <m:r>
                    <w:rPr>
                      <w:rFonts w:ascii="Cambria Math" w:hAnsi="Cambria Math"/>
                      <w:szCs w:val="28"/>
                      <w:lang w:val="en-US"/>
                    </w:rPr>
                    <m:t>η</m:t>
                  </m:r>
                  <m:ctrlPr>
                    <w:rPr>
                      <w:rFonts w:ascii="Cambria Math" w:hAnsi="Cambria Math"/>
                      <w:i/>
                      <w:szCs w:val="28"/>
                    </w:rPr>
                  </m:ctrlPr>
                </m:e>
              </m:d>
              <m:r>
                <m:rPr>
                  <m:sty m:val="p"/>
                </m:rPr>
                <w:rPr>
                  <w:rFonts w:ascii="Cambria Math" w:hAnsi="Cambria Math"/>
                  <w:szCs w:val="28"/>
                </w:rPr>
                <m:t>ν</m:t>
              </m:r>
              <m:r>
                <w:rPr>
                  <w:rFonts w:ascii="Cambria Math" w:hAnsi="Cambria Math"/>
                  <w:szCs w:val="28"/>
                </w:rPr>
                <m:t>=</m:t>
              </m:r>
              <m:sSup>
                <m:sSupPr>
                  <m:ctrlPr>
                    <w:rPr>
                      <w:rFonts w:ascii="Cambria Math" w:hAnsi="Cambria Math"/>
                      <w:szCs w:val="28"/>
                    </w:rPr>
                  </m:ctrlPr>
                </m:sSupPr>
                <m:e>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e>
                        </m:mr>
                      </m:m>
                    </m:e>
                  </m:d>
                </m:e>
                <m:sup>
                  <m:r>
                    <m:rPr>
                      <m:sty m:val="p"/>
                    </m:rPr>
                    <w:rPr>
                      <w:rFonts w:ascii="Cambria Math" w:hAnsi="Cambria Math"/>
                      <w:szCs w:val="28"/>
                    </w:rPr>
                    <m:t>-1</m:t>
                  </m:r>
                </m:sup>
              </m:sSup>
              <m:r>
                <m:rPr>
                  <m:sty m:val="p"/>
                </m:rPr>
                <w:rPr>
                  <w:rFonts w:ascii="Cambria Math" w:hAnsi="Cambria Math"/>
                  <w:szCs w:val="28"/>
                </w:rPr>
                <m:t>ν=</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I</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Sup>
                          <m:sSubSupPr>
                            <m:ctrlPr>
                              <w:rPr>
                                <w:rFonts w:ascii="Cambria Math" w:hAnsi="Cambria Math"/>
                                <w:i/>
                                <w:iCs/>
                                <w:szCs w:val="28"/>
                              </w:rPr>
                            </m:ctrlPr>
                          </m:sSubSupPr>
                          <m:e>
                            <m:r>
                              <m:rPr>
                                <m:sty m:val="p"/>
                              </m:rPr>
                              <w:rPr>
                                <w:rFonts w:ascii="Cambria Math" w:hAnsi="Cambria Math"/>
                                <w:szCs w:val="28"/>
                              </w:rPr>
                              <m:t>J</m:t>
                            </m:r>
                            <m:ctrlPr>
                              <w:rPr>
                                <w:rFonts w:ascii="Cambria Math" w:hAnsi="Cambria Math"/>
                                <w:szCs w:val="28"/>
                              </w:rPr>
                            </m:ctrlPr>
                          </m:e>
                          <m:sub>
                            <m:r>
                              <w:rPr>
                                <w:rFonts w:ascii="Cambria Math" w:hAnsi="Cambria Math"/>
                                <w:szCs w:val="28"/>
                              </w:rPr>
                              <m:t>k,o</m:t>
                            </m:r>
                            <m:ctrlPr>
                              <w:rPr>
                                <w:rFonts w:ascii="Cambria Math" w:hAnsi="Cambria Math"/>
                                <w:i/>
                                <w:szCs w:val="28"/>
                              </w:rPr>
                            </m:ctrlPr>
                          </m:sub>
                          <m:sup>
                            <m:r>
                              <w:rPr>
                                <w:rFonts w:ascii="Cambria Math" w:hAnsi="Cambria Math"/>
                                <w:szCs w:val="28"/>
                              </w:rPr>
                              <m:t>-1</m:t>
                            </m:r>
                          </m:sup>
                        </m:sSubSup>
                        <m:d>
                          <m:dPr>
                            <m:ctrlPr>
                              <w:rPr>
                                <w:rFonts w:ascii="Cambria Math" w:hAnsi="Cambria Math"/>
                                <w:i/>
                                <w:iCs/>
                                <w:szCs w:val="28"/>
                              </w:rPr>
                            </m:ctrlPr>
                          </m:dPr>
                          <m:e>
                            <m:r>
                              <w:rPr>
                                <w:rFonts w:ascii="Cambria Math" w:hAnsi="Cambria Math"/>
                                <w:szCs w:val="28"/>
                                <w:lang w:val="en-US"/>
                              </w:rPr>
                              <m:t>η</m:t>
                            </m:r>
                          </m:e>
                        </m:d>
                      </m:e>
                    </m:mr>
                  </m:m>
                </m:e>
              </m:d>
              <m:r>
                <m:rPr>
                  <m:sty m:val="p"/>
                </m:rPr>
                <w:rPr>
                  <w:rFonts w:ascii="Cambria Math" w:hAnsi="Cambria Math"/>
                  <w:szCs w:val="28"/>
                </w:rPr>
                <m:t>ν</m:t>
              </m:r>
              <m:r>
                <w:rPr>
                  <w:rFonts w:ascii="Cambria Math" w:hAnsi="Cambria Math"/>
                  <w:szCs w:val="28"/>
                </w:rPr>
                <m:t>,</m:t>
              </m:r>
              <m:r>
                <w:rPr>
                  <w:rFonts w:ascii="Cambria Math" w:hAnsi="Cambria Math"/>
                  <w:szCs w:val="28"/>
                  <w:lang w:val="en-US"/>
                </w:rPr>
                <m:t>#(5)</m:t>
              </m:r>
            </m:e>
          </m:eqArr>
        </m:oMath>
      </m:oMathPara>
    </w:p>
    <w:p w14:paraId="06274987" w14:textId="77777777" w:rsidR="00D372D2" w:rsidRDefault="00D372D2" w:rsidP="00631019">
      <w:pPr>
        <w:ind w:firstLine="0"/>
        <w:rPr>
          <w:szCs w:val="28"/>
          <w:lang w:val="en-US"/>
        </w:rPr>
      </w:pPr>
    </w:p>
    <w:p w14:paraId="53021144" w14:textId="67140596" w:rsidR="00631019" w:rsidRPr="00CA03B4" w:rsidRDefault="00CA03B4" w:rsidP="00631019">
      <w:pPr>
        <w:ind w:firstLine="0"/>
        <w:rPr>
          <w:szCs w:val="28"/>
          <w:lang w:val="en-US"/>
        </w:rPr>
      </w:pPr>
      <w:r>
        <w:rPr>
          <w:szCs w:val="28"/>
          <w:lang w:val="en-US"/>
        </w:rPr>
        <w:t>where</w:t>
      </w:r>
      <w:r w:rsidR="00631019" w:rsidRPr="00CA03B4">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3×3</m:t>
            </m:r>
          </m:sup>
        </m:sSup>
      </m:oMath>
      <w:r w:rsidR="00631019" w:rsidRPr="00CA03B4">
        <w:rPr>
          <w:szCs w:val="28"/>
          <w:lang w:val="en-US"/>
        </w:rPr>
        <w:t xml:space="preserve"> – </w:t>
      </w:r>
      <w:r w:rsidRPr="00CA03B4">
        <w:rPr>
          <w:szCs w:val="28"/>
          <w:lang w:val="en-US"/>
        </w:rPr>
        <w:t>the rotation matrix obtained from the Euler angles</w:t>
      </w:r>
      <w:r w:rsidR="00631019" w:rsidRPr="00CA03B4">
        <w:rPr>
          <w:szCs w:val="28"/>
          <w:lang w:val="en-US"/>
        </w:rPr>
        <w:t>,</w:t>
      </w:r>
    </w:p>
    <w:p w14:paraId="115D40C3" w14:textId="223B3CF7" w:rsidR="00631019" w:rsidRPr="00CA03B4" w:rsidRDefault="009F589E" w:rsidP="00631019">
      <w:pPr>
        <w:ind w:firstLine="0"/>
        <w:rPr>
          <w:iCs/>
          <w:szCs w:val="28"/>
          <w:lang w:val="en-US"/>
        </w:rPr>
      </w:pPr>
      <m:oMath>
        <m:sSub>
          <m:sSubPr>
            <m:ctrlPr>
              <w:rPr>
                <w:rFonts w:ascii="Cambria Math" w:hAnsi="Cambria Math"/>
                <w:iCs/>
                <w:szCs w:val="28"/>
              </w:rPr>
            </m:ctrlPr>
          </m:sSubPr>
          <m:e>
            <m:r>
              <m:rPr>
                <m:sty m:val="p"/>
              </m:rPr>
              <w:rPr>
                <w:rFonts w:ascii="Cambria Math" w:hAnsi="Cambria Math"/>
                <w:szCs w:val="28"/>
                <w:lang w:val="en-US"/>
              </w:rPr>
              <m:t>J</m:t>
            </m:r>
          </m:e>
          <m:sub>
            <m:r>
              <w:rPr>
                <w:rFonts w:ascii="Cambria Math" w:hAnsi="Cambria Math"/>
                <w:szCs w:val="28"/>
              </w:rPr>
              <m:t>k</m:t>
            </m:r>
            <m:r>
              <w:rPr>
                <w:rFonts w:ascii="Cambria Math" w:hAnsi="Cambria Math"/>
                <w:szCs w:val="28"/>
                <w:lang w:val="en-US"/>
              </w:rPr>
              <m:t>,</m:t>
            </m:r>
            <m:r>
              <w:rPr>
                <w:rFonts w:ascii="Cambria Math" w:hAnsi="Cambria Math"/>
                <w:szCs w:val="28"/>
              </w:rPr>
              <m:t>o</m:t>
            </m:r>
          </m:sub>
        </m:sSub>
        <m:d>
          <m:dPr>
            <m:ctrlPr>
              <w:rPr>
                <w:rFonts w:ascii="Cambria Math" w:hAnsi="Cambria Math"/>
                <w:i/>
                <w:iCs/>
                <w:szCs w:val="28"/>
              </w:rPr>
            </m:ctrlPr>
          </m:dPr>
          <m:e>
            <m:r>
              <w:rPr>
                <w:rFonts w:ascii="Cambria Math" w:hAnsi="Cambria Math"/>
                <w:szCs w:val="28"/>
                <w:lang w:val="en-US"/>
              </w:rPr>
              <m:t>η</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3×3</m:t>
            </m:r>
          </m:sup>
        </m:sSup>
      </m:oMath>
      <w:r w:rsidR="00631019" w:rsidRPr="00CA03B4">
        <w:rPr>
          <w:iCs/>
          <w:szCs w:val="28"/>
          <w:lang w:val="en-US"/>
        </w:rPr>
        <w:t xml:space="preserve"> – </w:t>
      </w:r>
      <w:r w:rsidR="00CA03B4">
        <w:rPr>
          <w:iCs/>
          <w:szCs w:val="28"/>
          <w:lang w:val="en-US"/>
        </w:rPr>
        <w:t>t</w:t>
      </w:r>
      <w:r w:rsidR="00CA03B4" w:rsidRPr="00CA03B4">
        <w:rPr>
          <w:iCs/>
          <w:szCs w:val="28"/>
          <w:lang w:val="en-US"/>
        </w:rPr>
        <w:t>he Jacobian linking the angular velocities of the world reference system and the body system</w:t>
      </w:r>
      <w:r w:rsidR="00631019" w:rsidRPr="00CA03B4">
        <w:rPr>
          <w:iCs/>
          <w:szCs w:val="28"/>
          <w:lang w:val="en-US"/>
        </w:rPr>
        <w:t>.</w:t>
      </w:r>
    </w:p>
    <w:p w14:paraId="418A3143" w14:textId="77777777" w:rsidR="00631019" w:rsidRPr="00CA03B4" w:rsidRDefault="00631019" w:rsidP="00631019">
      <w:pPr>
        <w:ind w:firstLine="0"/>
        <w:rPr>
          <w:iCs/>
          <w:szCs w:val="28"/>
          <w:lang w:val="en-US"/>
        </w:rPr>
      </w:pPr>
    </w:p>
    <w:p w14:paraId="6D90A88F" w14:textId="77777777" w:rsidR="00631019" w:rsidRPr="007A0B5A" w:rsidRDefault="009F589E" w:rsidP="00631019">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Cs/>
                      <w:sz w:val="26"/>
                      <w:szCs w:val="26"/>
                    </w:rPr>
                  </m:ctrlPr>
                </m:sSubPr>
                <m:e>
                  <m:r>
                    <m:rPr>
                      <m:sty m:val="p"/>
                    </m:rPr>
                    <w:rPr>
                      <w:rFonts w:ascii="Cambria Math" w:hAnsi="Cambria Math"/>
                      <w:sz w:val="26"/>
                      <w:szCs w:val="26"/>
                    </w:rPr>
                    <m:t>J</m:t>
                  </m:r>
                </m:e>
                <m:sub>
                  <m:r>
                    <w:rPr>
                      <w:rFonts w:ascii="Cambria Math" w:hAnsi="Cambria Math"/>
                      <w:sz w:val="26"/>
                      <w:szCs w:val="26"/>
                    </w:rPr>
                    <m:t>k,o</m:t>
                  </m:r>
                </m:sub>
              </m:sSub>
              <m:d>
                <m:dPr>
                  <m:ctrlPr>
                    <w:rPr>
                      <w:rFonts w:ascii="Cambria Math" w:hAnsi="Cambria Math"/>
                      <w:i/>
                      <w:iCs/>
                      <w:sz w:val="26"/>
                      <w:szCs w:val="26"/>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1</m:t>
                        </m:r>
                      </m:e>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mr>
                  </m:m>
                </m:e>
              </m:d>
              <m:r>
                <w:rPr>
                  <w:rFonts w:ascii="Cambria Math" w:hAnsi="Cambria Math"/>
                  <w:sz w:val="26"/>
                  <w:szCs w:val="26"/>
                </w:rPr>
                <m:t>.</m:t>
              </m:r>
              <m:ctrlPr>
                <w:rPr>
                  <w:rFonts w:ascii="Cambria Math" w:hAnsi="Cambria Math"/>
                  <w:i/>
                  <w:iCs/>
                  <w:sz w:val="26"/>
                  <w:szCs w:val="26"/>
                </w:rPr>
              </m:ctrlPr>
            </m:e>
          </m:eqArr>
        </m:oMath>
      </m:oMathPara>
    </w:p>
    <w:p w14:paraId="619F7241" w14:textId="77777777" w:rsidR="00631019" w:rsidRDefault="00631019" w:rsidP="00631019">
      <w:pPr>
        <w:rPr>
          <w:iCs/>
          <w:szCs w:val="28"/>
        </w:rPr>
      </w:pPr>
    </w:p>
    <w:p w14:paraId="3CEF0EA4" w14:textId="25F6F241" w:rsidR="00631019" w:rsidRPr="005F5D63" w:rsidRDefault="005F5D63" w:rsidP="00631019">
      <w:pPr>
        <w:rPr>
          <w:iCs/>
          <w:szCs w:val="28"/>
          <w:lang w:val="en-US"/>
        </w:rPr>
      </w:pPr>
      <w:r w:rsidRPr="005F5D63">
        <w:rPr>
          <w:szCs w:val="28"/>
          <w:lang w:val="en-US"/>
        </w:rPr>
        <w:t>The rotation matrix is defined by the following expression</w:t>
      </w:r>
    </w:p>
    <w:p w14:paraId="3A117A0D" w14:textId="77777777" w:rsidR="00631019" w:rsidRPr="005F5D63" w:rsidRDefault="00631019" w:rsidP="00631019">
      <w:pPr>
        <w:tabs>
          <w:tab w:val="center" w:pos="4820"/>
          <w:tab w:val="right" w:pos="9355"/>
        </w:tabs>
        <w:ind w:firstLine="0"/>
        <w:rPr>
          <w:szCs w:val="28"/>
          <w:lang w:val="en-US"/>
        </w:rPr>
      </w:pPr>
    </w:p>
    <w:p w14:paraId="4B8421B5" w14:textId="77777777" w:rsidR="00631019" w:rsidRPr="00B82B6A" w:rsidRDefault="009F589E" w:rsidP="00631019">
      <w:pPr>
        <w:ind w:firstLine="0"/>
        <w:rPr>
          <w:sz w:val="26"/>
          <w:szCs w:val="26"/>
          <w:lang w:val="en-US"/>
        </w:rPr>
      </w:pPr>
      <m:oMathPara>
        <m:oMath>
          <m:eqArr>
            <m:eqArrPr>
              <m:maxDist m:val="1"/>
              <m:ctrlPr>
                <w:rPr>
                  <w:rFonts w:ascii="Cambria Math" w:hAnsi="Cambria Math"/>
                  <w:i/>
                  <w:sz w:val="26"/>
                  <w:szCs w:val="26"/>
                </w:rPr>
              </m:ctrlPr>
            </m:eqArrPr>
            <m:e>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I</m:t>
                  </m:r>
                </m:sub>
                <m:sup>
                  <m:r>
                    <w:rPr>
                      <w:rFonts w:ascii="Cambria Math" w:hAnsi="Cambria Math"/>
                      <w:sz w:val="26"/>
                      <w:szCs w:val="26"/>
                      <w:lang w:val="en-US"/>
                    </w:rPr>
                    <m:t>B</m:t>
                  </m:r>
                </m:sup>
              </m:sSubSup>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cSp m:val="20"/>
                      <m:cGpRule m:val="4"/>
                      <m:cGp m:val="1"/>
                      <m:mcs>
                        <m:mc>
                          <m:mcPr>
                            <m:count m:val="3"/>
                            <m:mcJc m:val="center"/>
                          </m:mcPr>
                        </m:mc>
                      </m:mcs>
                      <m:ctrlPr>
                        <w:rPr>
                          <w:rFonts w:ascii="Cambria Math" w:hAnsi="Cambria Math"/>
                          <w:i/>
                          <w:sz w:val="26"/>
                          <w:szCs w:val="26"/>
                        </w:rPr>
                      </m:ctrlPr>
                    </m:mPr>
                    <m:mr>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
                </m:e>
              </m:d>
              <m:r>
                <w:rPr>
                  <w:rFonts w:ascii="Cambria Math" w:hAnsi="Cambria Math"/>
                  <w:sz w:val="26"/>
                  <w:szCs w:val="26"/>
                </w:rPr>
                <m:t>.</m:t>
              </m:r>
              <m:ctrlPr>
                <w:rPr>
                  <w:rFonts w:ascii="Cambria Math" w:hAnsi="Cambria Math"/>
                  <w:i/>
                  <w:sz w:val="26"/>
                  <w:szCs w:val="26"/>
                  <w:lang w:val="en-US"/>
                </w:rPr>
              </m:ctrlPr>
            </m:e>
          </m:eqArr>
        </m:oMath>
      </m:oMathPara>
    </w:p>
    <w:p w14:paraId="270E068E" w14:textId="77777777" w:rsidR="00631019" w:rsidRDefault="00631019" w:rsidP="00631019">
      <w:pPr>
        <w:spacing w:after="160" w:line="259" w:lineRule="auto"/>
        <w:ind w:firstLine="0"/>
        <w:jc w:val="left"/>
      </w:pPr>
    </w:p>
    <w:p w14:paraId="601E3B58" w14:textId="2173D189" w:rsidR="00631019" w:rsidRPr="005F5D63" w:rsidRDefault="005F5D63" w:rsidP="00631019">
      <w:pPr>
        <w:rPr>
          <w:lang w:val="en-US"/>
        </w:rPr>
      </w:pPr>
      <w:r w:rsidRPr="005F5D63">
        <w:rPr>
          <w:lang w:val="en-US"/>
        </w:rPr>
        <w:t xml:space="preserve">Given </w:t>
      </w:r>
      <m:oMath>
        <m:sSup>
          <m:sSupPr>
            <m:ctrlPr>
              <w:rPr>
                <w:rFonts w:ascii="Cambria Math" w:hAnsi="Cambria Math"/>
                <w:i/>
              </w:rPr>
            </m:ctrlPr>
          </m:sSupPr>
          <m:e>
            <m:r>
              <w:rPr>
                <w:rFonts w:ascii="Cambria Math" w:hAnsi="Cambria Math"/>
              </w:rPr>
              <m:t>x</m:t>
            </m:r>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sz w:val="26"/>
                          <w:szCs w:val="26"/>
                          <w:lang w:val="en-US"/>
                        </w:rPr>
                        <m:t>η</m:t>
                      </m:r>
                    </m:e>
                  </m:mr>
                  <m:mr>
                    <m:e>
                      <m:acc>
                        <m:accPr>
                          <m:chr m:val="̇"/>
                          <m:ctrlPr>
                            <w:rPr>
                              <w:rFonts w:ascii="Cambria Math" w:hAnsi="Cambria Math"/>
                              <w:i/>
                            </w:rPr>
                          </m:ctrlPr>
                        </m:accPr>
                        <m:e>
                          <m:r>
                            <w:rPr>
                              <w:rFonts w:ascii="Cambria Math" w:hAnsi="Cambria Math"/>
                              <w:sz w:val="26"/>
                              <w:szCs w:val="26"/>
                              <w:lang w:val="en-US"/>
                            </w:rPr>
                            <m:t>η</m:t>
                          </m:r>
                        </m:e>
                      </m:acc>
                    </m:e>
                  </m:mr>
                </m:m>
              </m:e>
            </m:d>
          </m:e>
          <m:sup>
            <m:r>
              <w:rPr>
                <w:rFonts w:ascii="Cambria Math" w:hAnsi="Cambria Math"/>
              </w:rPr>
              <m:t>T</m:t>
            </m:r>
          </m:sup>
        </m:sSup>
      </m:oMath>
      <w:r w:rsidR="00631019" w:rsidRPr="005F5D63">
        <w:rPr>
          <w:lang w:val="en-US"/>
        </w:rPr>
        <w:t xml:space="preserve">, </w:t>
      </w:r>
      <w:r w:rsidRPr="005F5D63">
        <w:rPr>
          <w:lang w:val="en-US"/>
        </w:rPr>
        <w:t>it is possible to write the state vector</w:t>
      </w:r>
    </w:p>
    <w:p w14:paraId="02D77CEF" w14:textId="77777777" w:rsidR="00631019" w:rsidRPr="005F5D63" w:rsidRDefault="00631019" w:rsidP="00631019">
      <w:pPr>
        <w:rPr>
          <w:lang w:val="en-US"/>
        </w:rPr>
      </w:pPr>
    </w:p>
    <w:p w14:paraId="1FE087C3" w14:textId="77777777" w:rsidR="00631019" w:rsidRPr="009B79B9" w:rsidRDefault="009F589E" w:rsidP="00631019">
      <w:pPr>
        <w:rPr>
          <w:lang w:val="en-US"/>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sz w:val="26"/>
                            <w:szCs w:val="26"/>
                            <w:lang w:val="en-US"/>
                          </w:rPr>
                          <m:t>η</m:t>
                        </m:r>
                      </m:e>
                    </m:acc>
                  </m:e>
                </m:mr>
                <m:mr>
                  <m:e>
                    <m:sSup>
                      <m:sSupPr>
                        <m:ctrlPr>
                          <w:rPr>
                            <w:rFonts w:ascii="Cambria Math" w:hAnsi="Cambria Math"/>
                            <w:i/>
                            <w:lang w:val="en-US"/>
                          </w:rPr>
                        </m:ctrlPr>
                      </m:sSupPr>
                      <m:e>
                        <m:r>
                          <w:rPr>
                            <w:rFonts w:ascii="Cambria Math" w:hAnsi="Cambria Math"/>
                          </w:rPr>
                          <m:t>M</m:t>
                        </m:r>
                        <m:ctrlPr>
                          <w:rPr>
                            <w:rFonts w:ascii="Cambria Math" w:hAnsi="Cambria Math"/>
                            <w:i/>
                          </w:rPr>
                        </m:ctrlPr>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u+</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m:t>
                    </m:r>
                    <m:r>
                      <w:rPr>
                        <w:rFonts w:ascii="Cambria Math" w:hAnsi="Cambria Math"/>
                        <w:sz w:val="26"/>
                        <w:szCs w:val="26"/>
                        <w:lang w:val="en-US"/>
                      </w:rPr>
                      <m:t>η</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e</m:t>
                        </m:r>
                      </m:sub>
                    </m:sSub>
                    <m:r>
                      <w:rPr>
                        <w:rFonts w:ascii="Cambria Math" w:hAnsi="Cambria Math"/>
                      </w:rPr>
                      <m:t>-C(</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-D(</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-g(</m:t>
                    </m:r>
                    <m:r>
                      <w:rPr>
                        <w:rFonts w:ascii="Cambria Math" w:hAnsi="Cambria Math"/>
                        <w:sz w:val="26"/>
                        <w:szCs w:val="26"/>
                        <w:lang w:val="en-US"/>
                      </w:rPr>
                      <m:t>η</m:t>
                    </m:r>
                    <m:r>
                      <w:rPr>
                        <w:rFonts w:ascii="Cambria Math" w:hAnsi="Cambria Math"/>
                      </w:rPr>
                      <m:t>))</m:t>
                    </m:r>
                  </m:e>
                </m:mr>
              </m:m>
            </m:e>
          </m:d>
          <m:r>
            <w:rPr>
              <w:rFonts w:ascii="Cambria Math" w:hAnsi="Cambria Math"/>
            </w:rPr>
            <m:t>.</m:t>
          </m:r>
        </m:oMath>
      </m:oMathPara>
    </w:p>
    <w:p w14:paraId="03C4FA65" w14:textId="77777777" w:rsidR="00631019" w:rsidRDefault="00631019" w:rsidP="00631019">
      <w:pPr>
        <w:rPr>
          <w:lang w:val="en-US"/>
        </w:rPr>
      </w:pPr>
    </w:p>
    <w:p w14:paraId="36C6A1CD" w14:textId="55EC2D8C" w:rsidR="00631019" w:rsidRPr="005F5D63" w:rsidRDefault="005F5D63" w:rsidP="00631019">
      <w:pPr>
        <w:rPr>
          <w:lang w:val="en-US"/>
        </w:rPr>
      </w:pPr>
      <w:r w:rsidRPr="005F5D63">
        <w:rPr>
          <w:lang w:val="en-US"/>
        </w:rPr>
        <w:t xml:space="preserve">The latter equation can be represented in the State-Dependent Coefficients (SDC) form </w:t>
      </w:r>
      <w:r w:rsidR="00631019" w:rsidRPr="005F5D63">
        <w:rPr>
          <w:lang w:val="en-US"/>
        </w:rPr>
        <w:t>[13]</w:t>
      </w:r>
    </w:p>
    <w:p w14:paraId="7D39F648" w14:textId="77777777" w:rsidR="00631019" w:rsidRPr="005F5D63" w:rsidRDefault="00631019" w:rsidP="00631019">
      <w:pPr>
        <w:rPr>
          <w:lang w:val="en-US"/>
        </w:rPr>
      </w:pPr>
    </w:p>
    <w:p w14:paraId="33AA2CEE" w14:textId="77777777" w:rsidR="00631019" w:rsidRPr="007B0E3C" w:rsidRDefault="009F589E" w:rsidP="00631019">
      <w:pPr>
        <w:pStyle w:val="MDPI39equation"/>
        <w:spacing w:after="0"/>
        <w:rPr>
          <w:sz w:val="28"/>
          <w:szCs w:val="28"/>
        </w:rPr>
      </w:pPr>
      <m:oMath>
        <m:f>
          <m:fPr>
            <m:ctrlPr>
              <w:rPr>
                <w:rFonts w:ascii="Cambria Math" w:hAnsi="Cambria Math"/>
                <w:i/>
                <w:sz w:val="28"/>
                <w:szCs w:val="28"/>
                <w:lang w:val="en-GB"/>
              </w:rPr>
            </m:ctrlPr>
          </m:fPr>
          <m:num>
            <m:r>
              <w:rPr>
                <w:rFonts w:ascii="Cambria Math" w:hAnsi="Cambria Math"/>
                <w:sz w:val="28"/>
                <w:szCs w:val="28"/>
                <w:lang w:val="en-GB"/>
              </w:rPr>
              <m:t>dx</m:t>
            </m:r>
          </m:num>
          <m:den>
            <m:r>
              <w:rPr>
                <w:rFonts w:ascii="Cambria Math" w:hAnsi="Cambria Math"/>
                <w:sz w:val="28"/>
                <w:szCs w:val="28"/>
                <w:lang w:val="en-GB"/>
              </w:rPr>
              <m:t>dt</m:t>
            </m:r>
          </m:den>
        </m:f>
        <m:r>
          <w:rPr>
            <w:rFonts w:ascii="Cambria Math" w:hAnsi="Cambria Math"/>
            <w:sz w:val="28"/>
            <w:szCs w:val="28"/>
          </w:rPr>
          <m:t>=</m:t>
        </m:r>
        <m:r>
          <w:rPr>
            <w:rFonts w:ascii="Cambria Math" w:hAnsi="Cambria Math"/>
            <w:sz w:val="28"/>
            <w:szCs w:val="28"/>
            <w:lang w:val="en-GB"/>
          </w:rPr>
          <m:t>A</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rPr>
              <m:t>,</m:t>
            </m:r>
            <m:r>
              <w:rPr>
                <w:rFonts w:ascii="Cambria Math" w:hAnsi="Cambria Math"/>
                <w:sz w:val="28"/>
                <w:szCs w:val="28"/>
                <w:lang w:val="en-GB"/>
              </w:rPr>
              <m:t>t</m:t>
            </m:r>
          </m:e>
        </m:d>
        <m:r>
          <w:rPr>
            <w:rFonts w:ascii="Cambria Math" w:hAnsi="Cambria Math"/>
            <w:sz w:val="28"/>
            <w:szCs w:val="28"/>
            <w:lang w:val="en-GB"/>
          </w:rPr>
          <m:t>x</m:t>
        </m:r>
        <m:r>
          <w:rPr>
            <w:rFonts w:ascii="Cambria Math" w:hAnsi="Cambria Math"/>
            <w:sz w:val="28"/>
            <w:szCs w:val="28"/>
          </w:rPr>
          <m:t>+</m:t>
        </m:r>
        <m:r>
          <w:rPr>
            <w:rFonts w:ascii="Cambria Math" w:hAnsi="Cambria Math"/>
            <w:sz w:val="28"/>
            <w:szCs w:val="28"/>
            <w:lang w:val="en-GB"/>
          </w:rPr>
          <m:t>B</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rPr>
              <m:t>,</m:t>
            </m:r>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rPr>
          <m:t xml:space="preserve">,  </m:t>
        </m:r>
        <m:r>
          <w:rPr>
            <w:rFonts w:ascii="Cambria Math" w:hAnsi="Cambria Math"/>
            <w:sz w:val="28"/>
            <w:szCs w:val="28"/>
            <w:lang w:val="en-GB"/>
          </w:rPr>
          <m:t>x</m:t>
        </m:r>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t</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x</m:t>
            </m:r>
          </m:e>
          <m:sub>
            <m:r>
              <w:rPr>
                <w:rFonts w:ascii="Cambria Math" w:hAnsi="Cambria Math"/>
                <w:sz w:val="28"/>
                <w:szCs w:val="28"/>
              </w:rPr>
              <m:t>0</m:t>
            </m:r>
          </m:sub>
        </m:sSub>
      </m:oMath>
      <w:r w:rsidR="00631019" w:rsidRPr="007B0E3C">
        <w:rPr>
          <w:sz w:val="28"/>
          <w:szCs w:val="28"/>
        </w:rPr>
        <w:t>,</w:t>
      </w:r>
    </w:p>
    <w:p w14:paraId="228A7B35" w14:textId="77777777" w:rsidR="00631019" w:rsidRPr="00F9621F" w:rsidRDefault="00631019" w:rsidP="00631019">
      <w:pPr>
        <w:pStyle w:val="MDPI39equation"/>
        <w:spacing w:after="0"/>
        <w:rPr>
          <w:sz w:val="28"/>
          <w:szCs w:val="28"/>
          <w:lang w:val="ru-RU"/>
        </w:rPr>
      </w:pPr>
      <m:oMathPara>
        <m:oMath>
          <m:r>
            <w:rPr>
              <w:rFonts w:ascii="Cambria Math" w:hAnsi="Cambria Math"/>
              <w:sz w:val="28"/>
              <w:szCs w:val="28"/>
              <w:lang w:val="en-GB"/>
            </w:rPr>
            <m:t>y=C</m:t>
          </m:r>
          <m:d>
            <m:dPr>
              <m:ctrlPr>
                <w:rPr>
                  <w:rFonts w:ascii="Cambria Math" w:hAnsi="Cambria Math"/>
                  <w:i/>
                  <w:sz w:val="28"/>
                  <w:szCs w:val="28"/>
                  <w:lang w:val="en-GB"/>
                </w:rPr>
              </m:ctrlPr>
            </m:dPr>
            <m:e>
              <m:r>
                <w:rPr>
                  <w:rFonts w:ascii="Cambria Math" w:hAnsi="Cambria Math"/>
                  <w:sz w:val="28"/>
                  <w:szCs w:val="28"/>
                  <w:lang w:val="en-GB"/>
                </w:rPr>
                <m:t>t</m:t>
              </m:r>
            </m:e>
          </m:d>
          <m:r>
            <w:rPr>
              <w:rFonts w:ascii="Cambria Math" w:hAnsi="Cambria Math"/>
              <w:sz w:val="28"/>
              <w:szCs w:val="28"/>
              <w:lang w:val="en-GB"/>
            </w:rPr>
            <m:t>x+</m:t>
          </m:r>
          <m:r>
            <m:rPr>
              <m:scr m:val="script"/>
            </m:rPr>
            <w:rPr>
              <w:rFonts w:ascii="Cambria Math" w:hAnsi="Cambria Math"/>
              <w:sz w:val="28"/>
              <w:szCs w:val="28"/>
              <w:lang w:val="en-GB"/>
            </w:rPr>
            <m:t>D</m:t>
          </m:r>
          <m:d>
            <m:dPr>
              <m:ctrlPr>
                <w:rPr>
                  <w:rFonts w:ascii="Cambria Math" w:hAnsi="Cambria Math"/>
                  <w:i/>
                  <w:sz w:val="28"/>
                  <w:szCs w:val="28"/>
                  <w:lang w:val="en-GB"/>
                </w:rPr>
              </m:ctrlPr>
            </m:dPr>
            <m:e>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en-GB"/>
            </w:rPr>
            <m:t>,</m:t>
          </m:r>
        </m:oMath>
      </m:oMathPara>
    </w:p>
    <w:p w14:paraId="35A56471" w14:textId="77777777" w:rsidR="00631019" w:rsidRPr="00911D71" w:rsidRDefault="009F589E" w:rsidP="00631019">
      <w:pPr>
        <w:ind w:firstLine="0"/>
        <w:jc w:val="center"/>
        <w:rPr>
          <w:rFonts w:ascii="Palatino Linotype" w:hAnsi="Palatino Linotype"/>
          <w:szCs w:val="28"/>
          <w:lang w:val="en-GB"/>
        </w:rPr>
      </w:pPr>
      <m:oMathPara>
        <m:oMath>
          <m:eqArr>
            <m:eqArrPr>
              <m:maxDist m:val="1"/>
              <m:ctrlPr>
                <w:rPr>
                  <w:rFonts w:ascii="Cambria Math" w:hAnsi="Cambria Math"/>
                  <w:i/>
                  <w:szCs w:val="28"/>
                  <w:lang w:val="en-US"/>
                </w:rPr>
              </m:ctrlPr>
            </m:eqArrPr>
            <m:e>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m:rPr>
                            <m:sty m:val="p"/>
                          </m:rPr>
                          <w:rPr>
                            <w:rFonts w:ascii="Cambria Math" w:hAnsi="Cambria Math"/>
                            <w:szCs w:val="28"/>
                            <w:lang w:val="en-GB"/>
                          </w:rPr>
                          <m:t>J</m:t>
                        </m:r>
                        <m:r>
                          <w:rPr>
                            <w:rFonts w:ascii="Cambria Math" w:hAnsi="Cambria Math"/>
                            <w:szCs w:val="28"/>
                          </w:rPr>
                          <m:t>(</m:t>
                        </m:r>
                        <m:r>
                          <w:rPr>
                            <w:rFonts w:ascii="Cambria Math" w:hAnsi="Cambria Math"/>
                            <w:szCs w:val="28"/>
                            <w:lang w:val="en-GB"/>
                          </w:rPr>
                          <m:t>x</m:t>
                        </m:r>
                        <m:sSup>
                          <m:sSupPr>
                            <m:ctrlPr>
                              <w:rPr>
                                <w:rFonts w:ascii="Cambria Math" w:hAnsi="Cambria Math"/>
                                <w:i/>
                                <w:szCs w:val="28"/>
                                <w:lang w:val="en-GB"/>
                              </w:rPr>
                            </m:ctrlPr>
                          </m:sSupPr>
                          <m:e>
                            <m:r>
                              <w:rPr>
                                <w:rFonts w:ascii="Cambria Math" w:hAnsi="Cambria Math"/>
                                <w:szCs w:val="28"/>
                              </w:rPr>
                              <m:t>)</m:t>
                            </m:r>
                          </m:e>
                          <m:sup>
                            <m:r>
                              <w:rPr>
                                <w:rFonts w:ascii="Cambria Math" w:hAnsi="Cambria Math"/>
                                <w:szCs w:val="28"/>
                              </w:rPr>
                              <m:t>-1</m:t>
                            </m:r>
                          </m:sup>
                        </m:sSup>
                      </m:e>
                    </m:m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w:rPr>
                            <w:rFonts w:ascii="Cambria Math" w:hAnsi="Cambria Math"/>
                            <w:szCs w:val="28"/>
                          </w:rPr>
                          <m:t>-</m:t>
                        </m:r>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d>
                          <m:dPr>
                            <m:ctrlPr>
                              <w:rPr>
                                <w:rFonts w:ascii="Cambria Math" w:hAnsi="Cambria Math"/>
                                <w:i/>
                                <w:szCs w:val="28"/>
                              </w:rPr>
                            </m:ctrlPr>
                          </m:dPr>
                          <m:e>
                            <m:r>
                              <w:rPr>
                                <w:rFonts w:ascii="Cambria Math" w:hAnsi="Cambria Math"/>
                                <w:szCs w:val="28"/>
                                <w:lang w:val="en-GB"/>
                              </w:rPr>
                              <m:t>C</m:t>
                            </m:r>
                            <m:d>
                              <m:dPr>
                                <m:ctrlPr>
                                  <w:rPr>
                                    <w:rFonts w:ascii="Cambria Math" w:hAnsi="Cambria Math"/>
                                    <w:i/>
                                    <w:szCs w:val="28"/>
                                  </w:rPr>
                                </m:ctrlPr>
                              </m:dPr>
                              <m:e>
                                <m:r>
                                  <w:rPr>
                                    <w:rFonts w:ascii="Cambria Math" w:hAnsi="Cambria Math"/>
                                    <w:szCs w:val="28"/>
                                    <w:lang w:val="en-GB"/>
                                  </w:rPr>
                                  <m:t>x</m:t>
                                </m:r>
                              </m:e>
                            </m:d>
                            <m:r>
                              <w:rPr>
                                <w:rFonts w:ascii="Cambria Math" w:hAnsi="Cambria Math"/>
                                <w:szCs w:val="28"/>
                              </w:rPr>
                              <m:t>+</m:t>
                            </m:r>
                            <m:r>
                              <w:rPr>
                                <w:rFonts w:ascii="Cambria Math" w:hAnsi="Cambria Math"/>
                                <w:szCs w:val="28"/>
                                <w:lang w:val="en-GB"/>
                              </w:rPr>
                              <m:t>D</m:t>
                            </m:r>
                            <m:d>
                              <m:dPr>
                                <m:ctrlPr>
                                  <w:rPr>
                                    <w:rFonts w:ascii="Cambria Math" w:hAnsi="Cambria Math"/>
                                    <w:i/>
                                    <w:szCs w:val="28"/>
                                  </w:rPr>
                                </m:ctrlPr>
                              </m:dPr>
                              <m:e>
                                <m:r>
                                  <w:rPr>
                                    <w:rFonts w:ascii="Cambria Math" w:hAnsi="Cambria Math"/>
                                    <w:szCs w:val="28"/>
                                    <w:lang w:val="en-GB"/>
                                  </w:rPr>
                                  <m:t>x</m:t>
                                </m:r>
                              </m:e>
                            </m:d>
                          </m:e>
                        </m:d>
                      </m:e>
                    </m:mr>
                  </m:m>
                </m:e>
              </m:d>
              <m:r>
                <w:rPr>
                  <w:rFonts w:ascii="Cambria Math" w:hAnsi="Cambria Math"/>
                  <w:szCs w:val="28"/>
                </w:rPr>
                <m:t xml:space="preserve">,    </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mr>
                    <m:mr>
                      <m:e>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e>
                    </m:mr>
                  </m:m>
                </m:e>
              </m:d>
              <m:r>
                <w:rPr>
                  <w:rFonts w:ascii="Cambria Math" w:hAnsi="Cambria Math"/>
                  <w:szCs w:val="28"/>
                </w:rPr>
                <m:t>,</m:t>
              </m:r>
              <m:r>
                <w:rPr>
                  <w:rFonts w:ascii="Cambria Math" w:hAnsi="Cambria Math"/>
                  <w:szCs w:val="28"/>
                  <w:lang w:val="en-GB"/>
                </w:rPr>
                <m:t>#</m:t>
              </m:r>
              <m:d>
                <m:dPr>
                  <m:ctrlPr>
                    <w:rPr>
                      <w:rFonts w:ascii="Cambria Math" w:hAnsi="Cambria Math"/>
                      <w:i/>
                      <w:szCs w:val="28"/>
                    </w:rPr>
                  </m:ctrlPr>
                </m:dPr>
                <m:e>
                  <m:r>
                    <w:rPr>
                      <w:rFonts w:ascii="Cambria Math" w:hAnsi="Cambria Math"/>
                      <w:szCs w:val="28"/>
                    </w:rPr>
                    <m:t>6</m:t>
                  </m:r>
                </m:e>
              </m:d>
              <m:ctrlPr>
                <w:rPr>
                  <w:rFonts w:ascii="Cambria Math" w:hAnsi="Cambria Math"/>
                  <w:i/>
                  <w:szCs w:val="28"/>
                  <w:lang w:val="en-GB"/>
                </w:rPr>
              </m:ctrlPr>
            </m:e>
          </m:eqArr>
        </m:oMath>
      </m:oMathPara>
    </w:p>
    <w:p w14:paraId="250B01C5" w14:textId="77777777" w:rsidR="00631019" w:rsidRPr="000D2085" w:rsidRDefault="009F589E" w:rsidP="00631019">
      <w:pPr>
        <w:ind w:firstLine="0"/>
        <w:jc w:val="center"/>
        <w:rPr>
          <w:szCs w:val="28"/>
          <w:lang w:val="en-GB"/>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=Tu+</m:t>
        </m:r>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(x)</m:t>
        </m:r>
      </m:oMath>
      <w:r w:rsidR="00631019" w:rsidRPr="000D2085">
        <w:rPr>
          <w:szCs w:val="28"/>
          <w:lang w:val="en-GB"/>
        </w:rPr>
        <w:t xml:space="preserve">,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GB"/>
          </w:rPr>
          <m:t>(x)</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Cs w:val="28"/>
            <w:lang w:val="en-GB"/>
          </w:rPr>
          <m:t>-g(x)</m:t>
        </m:r>
      </m:oMath>
      <w:r w:rsidR="00631019" w:rsidRPr="000D2085">
        <w:rPr>
          <w:szCs w:val="28"/>
          <w:lang w:val="en-GB"/>
        </w:rPr>
        <w:t>.</w:t>
      </w:r>
    </w:p>
    <w:p w14:paraId="324F9751" w14:textId="77777777" w:rsidR="00631019" w:rsidRPr="000D2085" w:rsidRDefault="00631019" w:rsidP="00631019">
      <w:pPr>
        <w:rPr>
          <w:szCs w:val="28"/>
          <w:lang w:val="en-GB"/>
        </w:rPr>
      </w:pPr>
    </w:p>
    <w:p w14:paraId="326CD378" w14:textId="16E4BF83" w:rsidR="00631019" w:rsidRPr="005F5D63" w:rsidRDefault="005F5D63" w:rsidP="00631019">
      <w:pPr>
        <w:ind w:firstLine="0"/>
        <w:rPr>
          <w:szCs w:val="28"/>
          <w:lang w:val="en-US"/>
        </w:rPr>
      </w:pPr>
      <w:r>
        <w:rPr>
          <w:szCs w:val="28"/>
          <w:lang w:val="en-US"/>
        </w:rPr>
        <w:t>where</w:t>
      </w:r>
      <w:r w:rsidR="00631019" w:rsidRPr="005F5D63">
        <w:rPr>
          <w:szCs w:val="28"/>
          <w:lang w:val="en-US"/>
        </w:rPr>
        <w:t xml:space="preserve"> </w:t>
      </w:r>
      <m:oMath>
        <m:r>
          <w:rPr>
            <w:rFonts w:ascii="Cambria Math" w:hAnsi="Cambria Math"/>
            <w:szCs w:val="28"/>
            <w:lang w:val="en-GB"/>
          </w:rPr>
          <m:t>A</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2n×2n</m:t>
            </m:r>
          </m:sup>
        </m:sSup>
      </m:oMath>
      <w:r w:rsidR="00631019" w:rsidRPr="005F5D63">
        <w:rPr>
          <w:szCs w:val="28"/>
          <w:lang w:val="en-US"/>
        </w:rPr>
        <w:t xml:space="preserve"> – </w:t>
      </w:r>
      <w:r>
        <w:rPr>
          <w:szCs w:val="28"/>
          <w:lang w:val="en-US"/>
        </w:rPr>
        <w:t>dynamics matrix</w:t>
      </w:r>
      <w:r w:rsidR="00631019" w:rsidRPr="005F5D63">
        <w:rPr>
          <w:szCs w:val="28"/>
          <w:lang w:val="en-US"/>
        </w:rPr>
        <w:t xml:space="preserve">, </w:t>
      </w:r>
    </w:p>
    <w:p w14:paraId="13F982A8" w14:textId="6C799E46" w:rsidR="00631019" w:rsidRPr="005F5D63" w:rsidRDefault="00631019" w:rsidP="00631019">
      <w:pPr>
        <w:ind w:firstLine="0"/>
        <w:rPr>
          <w:szCs w:val="28"/>
          <w:lang w:val="en-US"/>
        </w:rPr>
      </w:pPr>
      <m:oMath>
        <m:r>
          <w:rPr>
            <w:rFonts w:ascii="Cambria Math" w:hAnsi="Cambria Math"/>
            <w:szCs w:val="28"/>
            <w:lang w:val="en-US"/>
          </w:rPr>
          <m:t>B</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2n×n</m:t>
            </m:r>
          </m:sup>
        </m:sSup>
      </m:oMath>
      <w:r w:rsidRPr="005F5D63">
        <w:rPr>
          <w:szCs w:val="28"/>
          <w:lang w:val="en-US"/>
        </w:rPr>
        <w:t xml:space="preserve"> – </w:t>
      </w:r>
      <w:r w:rsidR="005F5D63">
        <w:rPr>
          <w:szCs w:val="28"/>
          <w:lang w:val="en-US"/>
        </w:rPr>
        <w:t>control matrix</w:t>
      </w:r>
      <w:r w:rsidRPr="005F5D63">
        <w:rPr>
          <w:szCs w:val="28"/>
          <w:lang w:val="en-US"/>
        </w:rPr>
        <w:t xml:space="preserve">, </w:t>
      </w:r>
    </w:p>
    <w:p w14:paraId="66161543" w14:textId="47B57156" w:rsidR="00631019" w:rsidRPr="005F5D63" w:rsidRDefault="00631019" w:rsidP="00631019">
      <w:pPr>
        <w:ind w:firstLine="0"/>
        <w:rPr>
          <w:szCs w:val="28"/>
          <w:lang w:val="en-US"/>
        </w:rPr>
      </w:pPr>
      <m:oMath>
        <m:r>
          <w:rPr>
            <w:rFonts w:ascii="Cambria Math" w:hAnsi="Cambria Math"/>
            <w:szCs w:val="28"/>
            <w:lang w:val="en-US"/>
          </w:rPr>
          <m:t>C</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rPr>
              <m:t>m</m:t>
            </m:r>
            <m:r>
              <w:rPr>
                <w:rFonts w:ascii="Cambria Math" w:hAnsi="Cambria Math"/>
                <w:szCs w:val="28"/>
                <w:lang w:val="en-US"/>
              </w:rPr>
              <m:t>×2n</m:t>
            </m:r>
          </m:sup>
        </m:sSup>
      </m:oMath>
      <w:r w:rsidRPr="005F5D63">
        <w:rPr>
          <w:szCs w:val="28"/>
          <w:lang w:val="en-US"/>
        </w:rPr>
        <w:t xml:space="preserve"> – </w:t>
      </w:r>
      <w:r w:rsidR="005F5D63">
        <w:rPr>
          <w:szCs w:val="28"/>
          <w:lang w:val="en-US"/>
        </w:rPr>
        <w:t>output</w:t>
      </w:r>
      <w:r w:rsidR="005F5D63" w:rsidRPr="005F5D63">
        <w:rPr>
          <w:szCs w:val="28"/>
          <w:lang w:val="en-US"/>
        </w:rPr>
        <w:t xml:space="preserve"> </w:t>
      </w:r>
      <w:r w:rsidR="005F5D63">
        <w:rPr>
          <w:szCs w:val="28"/>
          <w:lang w:val="en-US"/>
        </w:rPr>
        <w:t>matrix</w:t>
      </w:r>
      <w:r w:rsidRPr="005F5D63">
        <w:rPr>
          <w:szCs w:val="28"/>
          <w:lang w:val="en-US"/>
        </w:rPr>
        <w:t xml:space="preserve"> (</w:t>
      </w:r>
      <m:oMath>
        <m:r>
          <w:rPr>
            <w:rFonts w:ascii="Cambria Math" w:hAnsi="Cambria Math"/>
            <w:szCs w:val="28"/>
          </w:rPr>
          <m:t>m</m:t>
        </m:r>
      </m:oMath>
      <w:r w:rsidRPr="005F5D63">
        <w:rPr>
          <w:szCs w:val="28"/>
          <w:lang w:val="en-US"/>
        </w:rPr>
        <w:t xml:space="preserve"> – </w:t>
      </w:r>
      <w:r w:rsidR="005F5D63" w:rsidRPr="005F5D63">
        <w:rPr>
          <w:szCs w:val="28"/>
          <w:lang w:val="en-US"/>
        </w:rPr>
        <w:t>number of system outputs</w:t>
      </w:r>
      <w:r w:rsidRPr="005F5D63">
        <w:rPr>
          <w:szCs w:val="28"/>
          <w:lang w:val="en-US"/>
        </w:rPr>
        <w:t>),</w:t>
      </w:r>
    </w:p>
    <w:p w14:paraId="783A87F3" w14:textId="2993310F" w:rsidR="00631019" w:rsidRPr="005F5D63" w:rsidRDefault="00631019" w:rsidP="00631019">
      <w:pPr>
        <w:ind w:firstLine="0"/>
        <w:rPr>
          <w:szCs w:val="28"/>
          <w:lang w:val="en-US"/>
        </w:rPr>
      </w:pPr>
      <m:oMath>
        <m:r>
          <m:rPr>
            <m:scr m:val="script"/>
          </m:rPr>
          <w:rPr>
            <w:rFonts w:ascii="Cambria Math" w:hAnsi="Cambria Math"/>
            <w:szCs w:val="28"/>
            <w:lang w:val="en-GB"/>
          </w:rPr>
          <m:t>D</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rPr>
              <m:t>m</m:t>
            </m:r>
            <m:r>
              <w:rPr>
                <w:rFonts w:ascii="Cambria Math" w:hAnsi="Cambria Math"/>
                <w:szCs w:val="28"/>
                <w:lang w:val="en-US"/>
              </w:rPr>
              <m:t>×</m:t>
            </m:r>
            <m:r>
              <w:rPr>
                <w:rFonts w:ascii="Cambria Math" w:hAnsi="Cambria Math"/>
                <w:szCs w:val="28"/>
              </w:rPr>
              <m:t>n</m:t>
            </m:r>
          </m:sup>
        </m:sSup>
      </m:oMath>
      <w:r w:rsidRPr="005F5D63">
        <w:rPr>
          <w:szCs w:val="28"/>
          <w:lang w:val="en-US"/>
        </w:rPr>
        <w:t xml:space="preserve"> – </w:t>
      </w:r>
      <w:r w:rsidR="005F5D63" w:rsidRPr="005F5D63">
        <w:rPr>
          <w:szCs w:val="28"/>
          <w:lang w:val="en-US"/>
        </w:rPr>
        <w:t>input-output coupling matrix</w:t>
      </w:r>
      <w:r w:rsidRPr="005F5D63">
        <w:rPr>
          <w:szCs w:val="28"/>
          <w:lang w:val="en-US"/>
        </w:rPr>
        <w:t>,</w:t>
      </w:r>
    </w:p>
    <w:p w14:paraId="787E6298" w14:textId="401593B5" w:rsidR="00631019" w:rsidRPr="005F5D63" w:rsidRDefault="009F589E" w:rsidP="00631019">
      <w:pPr>
        <w:ind w:firstLine="0"/>
        <w:rPr>
          <w:szCs w:val="28"/>
          <w:lang w:val="en-US"/>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00631019" w:rsidRPr="005F5D63">
        <w:rPr>
          <w:szCs w:val="28"/>
          <w:lang w:val="en-US"/>
        </w:rPr>
        <w:t xml:space="preserve"> – </w:t>
      </w:r>
      <w:r w:rsidR="005F5D63" w:rsidRPr="005F5D63">
        <w:rPr>
          <w:szCs w:val="28"/>
          <w:lang w:val="en-US"/>
        </w:rPr>
        <w:t>control vector, including the vector of external perturbations</w:t>
      </w:r>
      <w:r w:rsidR="00631019" w:rsidRPr="005F5D63">
        <w:rPr>
          <w:szCs w:val="28"/>
          <w:lang w:val="en-US"/>
        </w:rPr>
        <w:t xml:space="preserve">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00631019" w:rsidRPr="005F5D63">
        <w:rPr>
          <w:szCs w:val="28"/>
          <w:lang w:val="en-US"/>
        </w:rPr>
        <w:t>.</w:t>
      </w:r>
    </w:p>
    <w:p w14:paraId="23996206" w14:textId="77777777" w:rsidR="00631019" w:rsidRPr="005F5D63" w:rsidRDefault="00631019" w:rsidP="00631019">
      <w:pPr>
        <w:ind w:firstLine="0"/>
        <w:rPr>
          <w:szCs w:val="28"/>
          <w:lang w:val="en-US"/>
        </w:rPr>
      </w:pPr>
    </w:p>
    <w:p w14:paraId="790D3E86" w14:textId="480FD345" w:rsidR="0047342C" w:rsidRPr="005F5D63" w:rsidRDefault="00631019" w:rsidP="00631019">
      <w:pPr>
        <w:spacing w:after="160" w:line="259" w:lineRule="auto"/>
        <w:ind w:firstLine="0"/>
        <w:jc w:val="left"/>
        <w:rPr>
          <w:b/>
          <w:bCs/>
          <w:szCs w:val="28"/>
          <w:lang w:val="en-US"/>
        </w:rPr>
      </w:pPr>
      <w:r w:rsidRPr="005F5D63">
        <w:rPr>
          <w:b/>
          <w:bCs/>
          <w:szCs w:val="28"/>
          <w:lang w:val="en-US"/>
        </w:rPr>
        <w:br w:type="page"/>
      </w:r>
    </w:p>
    <w:p w14:paraId="29561FB9" w14:textId="2B7163CB" w:rsidR="00F3083E" w:rsidRPr="0077427E" w:rsidRDefault="0077427E" w:rsidP="00D372D2">
      <w:pPr>
        <w:spacing w:after="240"/>
        <w:rPr>
          <w:szCs w:val="28"/>
          <w:lang w:val="en-US"/>
        </w:rPr>
      </w:pPr>
      <w:r w:rsidRPr="0077427E">
        <w:rPr>
          <w:b/>
          <w:bCs/>
          <w:szCs w:val="28"/>
          <w:lang w:val="en-US"/>
        </w:rPr>
        <w:lastRenderedPageBreak/>
        <w:t>DESCRIPTION OF THE KALMAN FILTER MODEL</w:t>
      </w:r>
    </w:p>
    <w:p w14:paraId="33C149BF" w14:textId="04ABBBC7" w:rsidR="000770EF" w:rsidRPr="00B929C2" w:rsidRDefault="00B929C2" w:rsidP="007D063C">
      <w:pPr>
        <w:rPr>
          <w:szCs w:val="28"/>
          <w:lang w:val="en-US"/>
        </w:rPr>
      </w:pPr>
      <w:r w:rsidRPr="00B929C2">
        <w:rPr>
          <w:szCs w:val="28"/>
          <w:lang w:val="en-US"/>
        </w:rPr>
        <w:t>Consider the problem of constructing a filter for a nonlinear system, known as an extended Kalman filter. It allows to estimate the controlled object state, even if the dimensionality of the state vector of the system under study exceeds the number of measured parameters. To calculate the current state of an a priori known dynamic system, it is necessary to know its current measured state, as well as the state of the filter at the time of the previous measurement. The purpose of the filter is to minimize the sum of square</w:t>
      </w:r>
      <w:r>
        <w:rPr>
          <w:szCs w:val="28"/>
          <w:lang w:val="en-US"/>
        </w:rPr>
        <w:t>d</w:t>
      </w:r>
      <w:r w:rsidRPr="00B929C2">
        <w:rPr>
          <w:szCs w:val="28"/>
          <w:lang w:val="en-US"/>
        </w:rPr>
        <w:t xml:space="preserve"> errors of the state vector estimation</w:t>
      </w:r>
      <w:r w:rsidR="0046060D" w:rsidRPr="00B929C2">
        <w:rPr>
          <w:szCs w:val="28"/>
          <w:lang w:val="en-US"/>
        </w:rPr>
        <w:t xml:space="preserve"> [8,9,10]</w:t>
      </w:r>
      <w:r w:rsidR="007D063C" w:rsidRPr="00B929C2">
        <w:rPr>
          <w:szCs w:val="28"/>
          <w:lang w:val="en-US"/>
        </w:rPr>
        <w:t xml:space="preserve">. </w:t>
      </w:r>
    </w:p>
    <w:p w14:paraId="6E9B5F0A" w14:textId="51DF6CE2" w:rsidR="000770EF" w:rsidRPr="00B929C2" w:rsidRDefault="00B929C2" w:rsidP="007D063C">
      <w:pPr>
        <w:rPr>
          <w:szCs w:val="28"/>
          <w:lang w:val="en-US"/>
        </w:rPr>
      </w:pPr>
      <w:r w:rsidRPr="00B929C2">
        <w:rPr>
          <w:szCs w:val="28"/>
          <w:lang w:val="en-US"/>
        </w:rPr>
        <w:t xml:space="preserve">Taking into account the white noise of the system </w:t>
      </w:r>
      <m:oMath>
        <m:r>
          <m:rPr>
            <m:scr m:val="script"/>
          </m:rPr>
          <w:rPr>
            <w:rFonts w:ascii="Cambria Math" w:hAnsi="Cambria Math"/>
            <w:szCs w:val="28"/>
            <w:lang w:val="en-GB"/>
          </w:rPr>
          <m:t>w</m:t>
        </m:r>
      </m:oMath>
      <w:r w:rsidR="000770EF" w:rsidRPr="00B929C2">
        <w:rPr>
          <w:szCs w:val="28"/>
          <w:lang w:val="en-US"/>
        </w:rPr>
        <w:t xml:space="preserve"> </w:t>
      </w:r>
      <w:r w:rsidRPr="00B929C2">
        <w:rPr>
          <w:szCs w:val="28"/>
          <w:lang w:val="en-US"/>
        </w:rPr>
        <w:t>and the white noise of measurements</w:t>
      </w:r>
      <w:r w:rsidR="000770EF" w:rsidRPr="00B929C2">
        <w:rPr>
          <w:szCs w:val="28"/>
          <w:lang w:val="en-US"/>
        </w:rPr>
        <w:t xml:space="preserve"> </w:t>
      </w:r>
      <m:oMath>
        <m:r>
          <m:rPr>
            <m:scr m:val="script"/>
          </m:rPr>
          <w:rPr>
            <w:rFonts w:ascii="Cambria Math" w:hAnsi="Cambria Math"/>
            <w:szCs w:val="28"/>
            <w:lang w:val="en-GB"/>
          </w:rPr>
          <m:t>v</m:t>
        </m:r>
      </m:oMath>
      <w:r w:rsidRPr="00B929C2">
        <w:rPr>
          <w:szCs w:val="28"/>
          <w:lang w:val="en-GB"/>
        </w:rPr>
        <w:t>, the system in SDC-form has the following view</w:t>
      </w:r>
      <w:r w:rsidR="000770EF" w:rsidRPr="00B929C2">
        <w:rPr>
          <w:szCs w:val="28"/>
          <w:lang w:val="en-US"/>
        </w:rPr>
        <w:t>:</w:t>
      </w:r>
    </w:p>
    <w:p w14:paraId="560331E7" w14:textId="77777777" w:rsidR="00911D71" w:rsidRPr="00B929C2" w:rsidRDefault="00911D71" w:rsidP="007D063C">
      <w:pPr>
        <w:rPr>
          <w:szCs w:val="28"/>
          <w:lang w:val="en-US"/>
        </w:rPr>
      </w:pPr>
    </w:p>
    <w:p w14:paraId="04B03CBA" w14:textId="3B35E24F" w:rsidR="00911D71" w:rsidRPr="00911D71" w:rsidRDefault="009F589E"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dx</m:t>
                        </m:r>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r>
                      <w:rPr>
                        <w:rFonts w:ascii="Cambria Math" w:hAnsi="Cambria Math"/>
                        <w:szCs w:val="28"/>
                        <w:lang w:val="en-GB"/>
                      </w:rPr>
                      <m:t>G</m:t>
                    </m:r>
                    <m:r>
                      <m:rPr>
                        <m:scr m:val="script"/>
                      </m:rPr>
                      <w:rPr>
                        <w:rFonts w:ascii="Cambria Math" w:hAnsi="Cambria Math"/>
                        <w:szCs w:val="28"/>
                        <w:lang w:val="en-GB"/>
                      </w:rPr>
                      <m:t>w</m:t>
                    </m:r>
                    <m:r>
                      <w:rPr>
                        <w:rFonts w:ascii="Cambria Math" w:hAnsi="Cambria Math"/>
                        <w:szCs w:val="28"/>
                      </w:rPr>
                      <m:t xml:space="preserve">,  </m:t>
                    </m:r>
                    <m:r>
                      <w:rPr>
                        <w:rFonts w:ascii="Cambria Math" w:hAnsi="Cambria Math"/>
                        <w:szCs w:val="28"/>
                        <w:lang w:val="en-GB"/>
                      </w:rPr>
                      <m:t>x</m:t>
                    </m:r>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r>
                          <w:rPr>
                            <w:rFonts w:ascii="Cambria Math" w:hAnsi="Cambria Math"/>
                            <w:szCs w:val="28"/>
                            <w:lang w:val="en-GB"/>
                          </w:rPr>
                          <m:t>x</m:t>
                        </m:r>
                      </m:e>
                      <m:sub>
                        <m:r>
                          <w:rPr>
                            <w:rFonts w:ascii="Cambria Math" w:hAnsi="Cambria Math"/>
                            <w:szCs w:val="28"/>
                            <w:lang w:val="en-GB"/>
                          </w:rPr>
                          <m:t>0</m:t>
                        </m:r>
                      </m:sub>
                    </m:sSub>
                    <m:r>
                      <m:rPr>
                        <m:sty m:val="p"/>
                      </m:rPr>
                      <w:rPr>
                        <w:rFonts w:ascii="Cambria Math" w:hAnsi="Cambria Math"/>
                        <w:szCs w:val="28"/>
                      </w:rPr>
                      <m:t>,</m:t>
                    </m:r>
                  </m:e>
                </m:mr>
                <m:mr>
                  <m:e>
                    <m:r>
                      <w:rPr>
                        <w:rFonts w:ascii="Cambria Math" w:hAnsi="Cambria Math"/>
                        <w:szCs w:val="28"/>
                        <w:lang w:val="en-GB"/>
                      </w:rPr>
                      <m:t>y=C</m:t>
                    </m:r>
                    <m:d>
                      <m:dPr>
                        <m:ctrlPr>
                          <w:rPr>
                            <w:rFonts w:ascii="Cambria Math" w:hAnsi="Cambria Math"/>
                            <w:i/>
                            <w:szCs w:val="28"/>
                            <w:lang w:val="en-GB"/>
                          </w:rPr>
                        </m:ctrlPr>
                      </m:dPr>
                      <m:e>
                        <m:r>
                          <w:rPr>
                            <w:rFonts w:ascii="Cambria Math" w:hAnsi="Cambria Math"/>
                            <w:szCs w:val="28"/>
                            <w:lang w:val="en-GB"/>
                          </w:rPr>
                          <m:t>t</m:t>
                        </m:r>
                      </m:e>
                    </m:d>
                    <m:r>
                      <w:rPr>
                        <w:rFonts w:ascii="Cambria Math" w:hAnsi="Cambria Math"/>
                        <w:szCs w:val="28"/>
                        <w:lang w:val="en-GB"/>
                      </w:rPr>
                      <m:t>x+</m:t>
                    </m:r>
                    <m:r>
                      <m:rPr>
                        <m:scr m:val="script"/>
                      </m:rPr>
                      <w:rPr>
                        <w:rFonts w:ascii="Cambria Math" w:hAnsi="Cambria Math"/>
                        <w:szCs w:val="28"/>
                        <w:lang w:val="en-GB"/>
                      </w:rPr>
                      <m:t>D</m:t>
                    </m:r>
                    <m:d>
                      <m:dPr>
                        <m:ctrlPr>
                          <w:rPr>
                            <w:rFonts w:ascii="Cambria Math" w:hAnsi="Cambria Math"/>
                            <w:i/>
                            <w:szCs w:val="28"/>
                            <w:lang w:val="en-GB"/>
                          </w:rPr>
                        </m:ctrlPr>
                      </m:dPr>
                      <m:e>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+H</m:t>
                    </m:r>
                    <m:r>
                      <m:rPr>
                        <m:scr m:val="script"/>
                      </m:rPr>
                      <w:rPr>
                        <w:rFonts w:ascii="Cambria Math" w:hAnsi="Cambria Math"/>
                        <w:szCs w:val="28"/>
                        <w:lang w:val="en-GB"/>
                      </w:rPr>
                      <m:t>w+v,</m:t>
                    </m:r>
                  </m:e>
                </m:mr>
              </m:m>
              <m:r>
                <w:rPr>
                  <w:rFonts w:ascii="Cambria Math" w:hAnsi="Cambria Math"/>
                  <w:szCs w:val="28"/>
                </w:rPr>
                <m:t>#</m:t>
              </m:r>
              <m:d>
                <m:dPr>
                  <m:ctrlPr>
                    <w:rPr>
                      <w:rFonts w:ascii="Cambria Math" w:hAnsi="Cambria Math"/>
                      <w:i/>
                      <w:szCs w:val="28"/>
                    </w:rPr>
                  </m:ctrlPr>
                </m:dPr>
                <m:e>
                  <m:r>
                    <w:rPr>
                      <w:rFonts w:ascii="Cambria Math" w:hAnsi="Cambria Math"/>
                      <w:szCs w:val="28"/>
                    </w:rPr>
                    <m:t>7</m:t>
                  </m:r>
                </m:e>
              </m:d>
            </m:e>
          </m:eqArr>
        </m:oMath>
      </m:oMathPara>
    </w:p>
    <w:p w14:paraId="040701F2" w14:textId="47F839E6" w:rsidR="000770EF" w:rsidRPr="00911D71" w:rsidRDefault="000770EF" w:rsidP="00911D71">
      <w:pPr>
        <w:ind w:firstLine="0"/>
        <w:rPr>
          <w:szCs w:val="28"/>
          <w:lang w:val="en-US"/>
        </w:rPr>
      </w:pPr>
    </w:p>
    <w:p w14:paraId="33D8CE82" w14:textId="4610733F" w:rsidR="002F20B0" w:rsidRPr="000D737F" w:rsidRDefault="00313362" w:rsidP="007D063C">
      <w:pPr>
        <w:rPr>
          <w:szCs w:val="28"/>
          <w:lang w:val="en-US"/>
        </w:rPr>
      </w:pPr>
      <w:r w:rsidRPr="000D737F">
        <w:rPr>
          <w:szCs w:val="28"/>
          <w:lang w:val="en-US"/>
        </w:rPr>
        <w:t>The state vector estimation of the Kalman filter is defined as</w:t>
      </w:r>
    </w:p>
    <w:p w14:paraId="13656CE8" w14:textId="77777777" w:rsidR="00911D71" w:rsidRPr="000D737F" w:rsidRDefault="00911D71" w:rsidP="007D063C">
      <w:pPr>
        <w:rPr>
          <w:szCs w:val="28"/>
          <w:lang w:val="en-US"/>
        </w:rPr>
      </w:pPr>
    </w:p>
    <w:p w14:paraId="1F7FB852" w14:textId="01CEE395" w:rsidR="001E3B12" w:rsidRPr="001E3B12" w:rsidRDefault="009F589E"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m:t>
                        </m:r>
                        <m:acc>
                          <m:accPr>
                            <m:ctrlPr>
                              <w:rPr>
                                <w:rFonts w:ascii="Cambria Math" w:hAnsi="Cambria Math"/>
                                <w:i/>
                                <w:szCs w:val="28"/>
                                <w:lang w:val="en-GB"/>
                              </w:rPr>
                            </m:ctrlPr>
                          </m:accPr>
                          <m:e>
                            <m:r>
                              <w:rPr>
                                <w:rFonts w:ascii="Cambria Math" w:hAnsi="Cambria Math"/>
                                <w:szCs w:val="28"/>
                              </w:rPr>
                              <m:t>x</m:t>
                            </m:r>
                          </m:e>
                        </m:acc>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trlPr>
                          <w:rPr>
                            <w:rFonts w:ascii="Cambria Math" w:hAnsi="Cambria Math"/>
                            <w:i/>
                            <w:szCs w:val="28"/>
                            <w:lang w:val="en-GB"/>
                          </w:rPr>
                        </m:ctrlPr>
                      </m:accPr>
                      <m:e>
                        <m:r>
                          <w:rPr>
                            <w:rFonts w:ascii="Cambria Math" w:hAnsi="Cambria Math"/>
                            <w:szCs w:val="28"/>
                          </w:rPr>
                          <m:t>x</m:t>
                        </m:r>
                      </m:e>
                    </m:acc>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d>
                      <m:dPr>
                        <m:begChr m:val="["/>
                        <m:endChr m:val="]"/>
                        <m:ctrlPr>
                          <w:rPr>
                            <w:rFonts w:ascii="Cambria Math" w:hAnsi="Cambria Math"/>
                            <w:i/>
                            <w:szCs w:val="28"/>
                          </w:rPr>
                        </m:ctrlPr>
                      </m:dPr>
                      <m:e>
                        <m:r>
                          <w:rPr>
                            <w:rFonts w:ascii="Cambria Math" w:hAnsi="Cambria Math"/>
                            <w:szCs w:val="28"/>
                          </w:rPr>
                          <m:t>y-C</m:t>
                        </m:r>
                        <m:d>
                          <m:dPr>
                            <m:ctrlPr>
                              <w:rPr>
                                <w:rFonts w:ascii="Cambria Math" w:hAnsi="Cambria Math"/>
                                <w:i/>
                                <w:szCs w:val="28"/>
                              </w:rPr>
                            </m:ctrlPr>
                          </m:dPr>
                          <m:e>
                            <m:r>
                              <w:rPr>
                                <w:rFonts w:ascii="Cambria Math" w:hAnsi="Cambria Math"/>
                                <w:szCs w:val="28"/>
                              </w:rPr>
                              <m:t>t</m:t>
                            </m:r>
                          </m:e>
                        </m:d>
                        <m:acc>
                          <m:accPr>
                            <m:ctrlPr>
                              <w:rPr>
                                <w:rFonts w:ascii="Cambria Math" w:hAnsi="Cambria Math"/>
                                <w:i/>
                                <w:szCs w:val="28"/>
                                <w:lang w:val="en-GB"/>
                              </w:rPr>
                            </m:ctrlPr>
                          </m:accPr>
                          <m:e>
                            <m:r>
                              <w:rPr>
                                <w:rFonts w:ascii="Cambria Math" w:hAnsi="Cambria Math"/>
                                <w:szCs w:val="28"/>
                              </w:rPr>
                              <m:t>x</m:t>
                            </m:r>
                          </m:e>
                        </m:acc>
                      </m:e>
                    </m:d>
                    <m:r>
                      <w:rPr>
                        <w:rFonts w:ascii="Cambria Math" w:hAnsi="Cambria Math"/>
                        <w:szCs w:val="28"/>
                      </w:rPr>
                      <m:t xml:space="preserve">,    </m:t>
                    </m:r>
                    <m:acc>
                      <m:accPr>
                        <m:ctrlPr>
                          <w:rPr>
                            <w:rFonts w:ascii="Cambria Math" w:hAnsi="Cambria Math"/>
                            <w:i/>
                            <w:szCs w:val="28"/>
                            <w:lang w:val="en-GB"/>
                          </w:rPr>
                        </m:ctrlPr>
                      </m:accPr>
                      <m:e>
                        <m:r>
                          <w:rPr>
                            <w:rFonts w:ascii="Cambria Math" w:hAnsi="Cambria Math"/>
                            <w:szCs w:val="28"/>
                          </w:rPr>
                          <m:t>x</m:t>
                        </m:r>
                      </m:e>
                    </m:acc>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acc>
                          <m:accPr>
                            <m:ctrlPr>
                              <w:rPr>
                                <w:rFonts w:ascii="Cambria Math" w:hAnsi="Cambria Math"/>
                                <w:i/>
                                <w:szCs w:val="28"/>
                                <w:lang w:val="en-GB"/>
                              </w:rPr>
                            </m:ctrlPr>
                          </m:accPr>
                          <m:e>
                            <m:r>
                              <w:rPr>
                                <w:rFonts w:ascii="Cambria Math" w:hAnsi="Cambria Math"/>
                                <w:szCs w:val="28"/>
                              </w:rPr>
                              <m:t>x</m:t>
                            </m:r>
                          </m:e>
                        </m:acc>
                      </m:e>
                      <m:sub>
                        <m:r>
                          <w:rPr>
                            <w:rFonts w:ascii="Cambria Math" w:hAnsi="Cambria Math"/>
                            <w:szCs w:val="28"/>
                          </w:rPr>
                          <m:t>0</m:t>
                        </m:r>
                      </m:sub>
                    </m:sSub>
                    <m:r>
                      <m:rPr>
                        <m:sty m:val="p"/>
                      </m:rPr>
                      <w:rPr>
                        <w:rFonts w:ascii="Cambria Math" w:hAnsi="Cambria Math"/>
                        <w:szCs w:val="28"/>
                      </w:rPr>
                      <m:t>,</m:t>
                    </m:r>
                  </m:e>
                </m:mr>
                <m:mr>
                  <m:e>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  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r>
                      <w:rPr>
                        <w:rFonts w:ascii="Cambria Math" w:hAnsi="Cambria Math"/>
                        <w:szCs w:val="28"/>
                      </w:rPr>
                      <m:t>,</m:t>
                    </m:r>
                    <m:ctrlPr>
                      <w:rPr>
                        <w:rFonts w:ascii="Cambria Math" w:eastAsia="Cambria Math" w:hAnsi="Cambria Math" w:cs="Cambria Math"/>
                        <w:i/>
                        <w:szCs w:val="28"/>
                      </w:rPr>
                    </m:ctrlPr>
                  </m:e>
                </m:mr>
                <m:mr>
                  <m:e>
                    <m:acc>
                      <m:accPr>
                        <m:chr m:val="̇"/>
                        <m:ctrlPr>
                          <w:rPr>
                            <w:rFonts w:ascii="Cambria Math" w:hAnsi="Cambria Math"/>
                            <w:i/>
                            <w:szCs w:val="28"/>
                          </w:rPr>
                        </m:ctrlPr>
                      </m:accPr>
                      <m:e>
                        <m:r>
                          <w:rPr>
                            <w:rFonts w:ascii="Cambria Math" w:hAnsi="Cambria Math"/>
                            <w:szCs w:val="28"/>
                          </w:rPr>
                          <m:t>P</m:t>
                        </m:r>
                      </m:e>
                    </m:acc>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lang w:val="en-GB"/>
                      </w:rPr>
                      <m:t>A</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e>
                      <m:sup>
                        <m:r>
                          <w:rPr>
                            <w:rFonts w:ascii="Cambria Math" w:hAnsi="Cambria Math"/>
                            <w:szCs w:val="28"/>
                          </w:rPr>
                          <m:t>T</m:t>
                        </m:r>
                      </m:sup>
                    </m:sSup>
                    <m:r>
                      <w:rPr>
                        <w:rFonts w:ascii="Cambria Math" w:hAnsi="Cambria Math"/>
                        <w:szCs w:val="28"/>
                      </w:rPr>
                      <m:t>+GQ</m:t>
                    </m:r>
                    <m:sSup>
                      <m:sSupPr>
                        <m:ctrlPr>
                          <w:rPr>
                            <w:rFonts w:ascii="Cambria Math" w:hAnsi="Cambria Math"/>
                            <w:i/>
                            <w:szCs w:val="28"/>
                          </w:rPr>
                        </m:ctrlPr>
                      </m:sSupPr>
                      <m:e>
                        <m:r>
                          <w:rPr>
                            <w:rFonts w:ascii="Cambria Math" w:hAnsi="Cambria Math"/>
                            <w:szCs w:val="28"/>
                          </w:rPr>
                          <m:t>G</m:t>
                        </m:r>
                      </m:e>
                      <m:sup>
                        <m:r>
                          <w:rPr>
                            <w:rFonts w:ascii="Cambria Math" w:hAnsi="Cambria Math"/>
                            <w:szCs w:val="28"/>
                          </w:rPr>
                          <m:t>T</m:t>
                        </m:r>
                      </m:sup>
                    </m:sSup>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C</m:t>
                    </m:r>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e>
                </m:mr>
              </m:m>
              <m:r>
                <w:rPr>
                  <w:rFonts w:ascii="Cambria Math" w:hAnsi="Cambria Math"/>
                  <w:szCs w:val="28"/>
                </w:rPr>
                <m:t>#</m:t>
              </m:r>
              <m:d>
                <m:dPr>
                  <m:ctrlPr>
                    <w:rPr>
                      <w:rFonts w:ascii="Cambria Math" w:hAnsi="Cambria Math"/>
                      <w:i/>
                      <w:szCs w:val="28"/>
                    </w:rPr>
                  </m:ctrlPr>
                </m:dPr>
                <m:e>
                  <m:r>
                    <w:rPr>
                      <w:rFonts w:ascii="Cambria Math" w:hAnsi="Cambria Math"/>
                      <w:szCs w:val="28"/>
                    </w:rPr>
                    <m:t>8</m:t>
                  </m:r>
                </m:e>
              </m:d>
            </m:e>
          </m:eqArr>
        </m:oMath>
      </m:oMathPara>
    </w:p>
    <w:p w14:paraId="5FC298B9" w14:textId="77777777" w:rsidR="00AA45DC" w:rsidRDefault="00AA45DC" w:rsidP="007205B0">
      <w:pPr>
        <w:ind w:firstLine="0"/>
        <w:rPr>
          <w:szCs w:val="28"/>
        </w:rPr>
      </w:pPr>
    </w:p>
    <w:p w14:paraId="4C50A8C1" w14:textId="1F325A32" w:rsidR="002F20B0" w:rsidRPr="000D737F" w:rsidRDefault="000D737F" w:rsidP="007205B0">
      <w:pPr>
        <w:ind w:firstLine="0"/>
        <w:rPr>
          <w:szCs w:val="28"/>
          <w:lang w:val="en-US"/>
        </w:rPr>
      </w:pPr>
      <w:r w:rsidRPr="000D737F">
        <w:rPr>
          <w:szCs w:val="28"/>
          <w:lang w:val="en-US"/>
        </w:rPr>
        <w:t xml:space="preserve">where </w:t>
      </w:r>
      <m:oMath>
        <m:r>
          <w:rPr>
            <w:rFonts w:ascii="Cambria Math" w:hAnsi="Cambria Math"/>
            <w:szCs w:val="28"/>
          </w:rPr>
          <m:t>P</m:t>
        </m:r>
        <m:d>
          <m:dPr>
            <m:ctrlPr>
              <w:rPr>
                <w:rFonts w:ascii="Cambria Math" w:hAnsi="Cambria Math"/>
                <w:i/>
                <w:szCs w:val="28"/>
              </w:rPr>
            </m:ctrlPr>
          </m:dPr>
          <m:e>
            <m:r>
              <w:rPr>
                <w:rFonts w:ascii="Cambria Math" w:hAnsi="Cambria Math"/>
                <w:szCs w:val="28"/>
              </w:rPr>
              <m:t>t</m:t>
            </m:r>
          </m:e>
        </m:d>
      </m:oMath>
      <w:r w:rsidR="007205B0" w:rsidRPr="000D737F">
        <w:rPr>
          <w:szCs w:val="28"/>
          <w:lang w:val="en-US"/>
        </w:rPr>
        <w:t xml:space="preserve"> – </w:t>
      </w:r>
      <w:r w:rsidRPr="000D737F">
        <w:rPr>
          <w:szCs w:val="28"/>
          <w:lang w:val="en-US"/>
        </w:rPr>
        <w:t>is the state covariance estimation</w:t>
      </w:r>
      <w:r w:rsidR="00AF0B5C" w:rsidRPr="000D737F">
        <w:rPr>
          <w:szCs w:val="28"/>
          <w:lang w:val="en-US"/>
        </w:rPr>
        <w:t xml:space="preserve">, </w:t>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lang w:val="en-US"/>
              </w:rPr>
              <m:t>0</m:t>
            </m:r>
          </m:sub>
        </m:sSub>
      </m:oMath>
      <w:r w:rsidR="00AF0B5C" w:rsidRPr="000D737F">
        <w:rPr>
          <w:szCs w:val="28"/>
          <w:lang w:val="en-US"/>
        </w:rPr>
        <w:t xml:space="preserve"> – </w:t>
      </w:r>
      <w:r w:rsidRPr="000D737F">
        <w:rPr>
          <w:szCs w:val="28"/>
          <w:lang w:val="en-US"/>
        </w:rPr>
        <w:t>is the initial value of the state covariance estimation</w:t>
      </w:r>
      <w:r w:rsidR="00AA45DC" w:rsidRPr="000D737F">
        <w:rPr>
          <w:szCs w:val="28"/>
          <w:lang w:val="en-US"/>
        </w:rPr>
        <w:t xml:space="preserve">, </w:t>
      </w:r>
      <m:oMath>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oMath>
      <w:r w:rsidR="00AA45DC" w:rsidRPr="000D737F">
        <w:rPr>
          <w:szCs w:val="28"/>
          <w:lang w:val="en-US"/>
        </w:rPr>
        <w:t xml:space="preserve"> – </w:t>
      </w:r>
      <w:r w:rsidRPr="000D737F">
        <w:rPr>
          <w:szCs w:val="28"/>
          <w:lang w:val="en-US"/>
        </w:rPr>
        <w:t>is the Kalman filter gain matrix</w:t>
      </w:r>
      <w:r w:rsidR="0017400A" w:rsidRPr="000D737F">
        <w:rPr>
          <w:szCs w:val="28"/>
          <w:lang w:val="en-US"/>
        </w:rPr>
        <w:t xml:space="preserve">, </w:t>
      </w:r>
      <m:oMath>
        <m:r>
          <w:rPr>
            <w:rFonts w:ascii="Cambria Math" w:hAnsi="Cambria Math"/>
            <w:szCs w:val="28"/>
          </w:rPr>
          <m:t>Q</m:t>
        </m:r>
      </m:oMath>
      <w:r w:rsidR="0017400A" w:rsidRPr="000D737F">
        <w:rPr>
          <w:szCs w:val="28"/>
          <w:lang w:val="en-US"/>
        </w:rPr>
        <w:t xml:space="preserve"> </w:t>
      </w:r>
      <w:r w:rsidRPr="000D737F">
        <w:rPr>
          <w:szCs w:val="28"/>
          <w:lang w:val="en-US"/>
        </w:rPr>
        <w:t>and</w:t>
      </w:r>
      <w:r w:rsidR="0017400A" w:rsidRPr="000D737F">
        <w:rPr>
          <w:szCs w:val="28"/>
          <w:lang w:val="en-US"/>
        </w:rPr>
        <w:t xml:space="preserve"> </w:t>
      </w:r>
      <m:oMath>
        <m:r>
          <w:rPr>
            <w:rFonts w:ascii="Cambria Math" w:hAnsi="Cambria Math"/>
            <w:szCs w:val="28"/>
          </w:rPr>
          <m:t>R</m:t>
        </m:r>
      </m:oMath>
      <w:r w:rsidR="0017400A" w:rsidRPr="000D737F">
        <w:rPr>
          <w:szCs w:val="28"/>
          <w:lang w:val="en-US"/>
        </w:rPr>
        <w:t xml:space="preserve"> </w:t>
      </w:r>
      <w:r w:rsidRPr="000D737F">
        <w:rPr>
          <w:szCs w:val="28"/>
          <w:lang w:val="en-US"/>
        </w:rPr>
        <w:t xml:space="preserve">are the cost matrices </w:t>
      </w:r>
      <w:r>
        <w:rPr>
          <w:szCs w:val="28"/>
          <w:lang w:val="en-US"/>
        </w:rPr>
        <w:t>in</w:t>
      </w:r>
      <w:r w:rsidRPr="000D737F">
        <w:rPr>
          <w:szCs w:val="28"/>
          <w:lang w:val="en-US"/>
        </w:rPr>
        <w:t xml:space="preserve"> the </w:t>
      </w:r>
      <w:proofErr w:type="spellStart"/>
      <w:r w:rsidRPr="000D737F">
        <w:rPr>
          <w:szCs w:val="28"/>
          <w:lang w:val="en-US"/>
        </w:rPr>
        <w:t>Riccati</w:t>
      </w:r>
      <w:proofErr w:type="spellEnd"/>
      <w:r w:rsidRPr="000D737F">
        <w:rPr>
          <w:szCs w:val="28"/>
          <w:lang w:val="en-US"/>
        </w:rPr>
        <w:t xml:space="preserve"> equation</w:t>
      </w:r>
      <w:r w:rsidR="00AF0B5C" w:rsidRPr="000D737F">
        <w:rPr>
          <w:szCs w:val="28"/>
          <w:lang w:val="en-US"/>
        </w:rPr>
        <w:t xml:space="preserve">. </w:t>
      </w:r>
    </w:p>
    <w:p w14:paraId="38C71D08" w14:textId="77777777" w:rsidR="007204E2" w:rsidRPr="000D737F" w:rsidRDefault="007204E2" w:rsidP="00F3083E">
      <w:pPr>
        <w:ind w:firstLine="0"/>
        <w:rPr>
          <w:szCs w:val="28"/>
          <w:lang w:val="en-US"/>
        </w:rPr>
      </w:pPr>
    </w:p>
    <w:p w14:paraId="535982AF" w14:textId="08F69140" w:rsidR="000770EF" w:rsidRPr="000D737F" w:rsidRDefault="000D737F" w:rsidP="007D063C">
      <w:pPr>
        <w:rPr>
          <w:szCs w:val="28"/>
          <w:lang w:val="en-US"/>
        </w:rPr>
      </w:pPr>
      <w:r w:rsidRPr="000D737F">
        <w:rPr>
          <w:szCs w:val="28"/>
          <w:lang w:val="en-US"/>
        </w:rPr>
        <w:t xml:space="preserve">Noises </w:t>
      </w:r>
      <m:oMath>
        <m:r>
          <m:rPr>
            <m:scr m:val="script"/>
          </m:rPr>
          <w:rPr>
            <w:rFonts w:ascii="Cambria Math" w:hAnsi="Cambria Math"/>
            <w:szCs w:val="28"/>
            <w:lang w:val="en-GB"/>
          </w:rPr>
          <m:t>w</m:t>
        </m:r>
      </m:oMath>
      <w:r w:rsidR="009B4650" w:rsidRPr="000D737F">
        <w:rPr>
          <w:szCs w:val="28"/>
          <w:lang w:val="en-US"/>
        </w:rPr>
        <w:t xml:space="preserve"> </w:t>
      </w:r>
      <w:r>
        <w:rPr>
          <w:szCs w:val="28"/>
          <w:lang w:val="en-US"/>
        </w:rPr>
        <w:t>and</w:t>
      </w:r>
      <w:r w:rsidR="009B4650" w:rsidRPr="000D737F">
        <w:rPr>
          <w:szCs w:val="28"/>
          <w:lang w:val="en-US"/>
        </w:rPr>
        <w:t xml:space="preserve"> </w:t>
      </w:r>
      <m:oMath>
        <m:r>
          <m:rPr>
            <m:scr m:val="script"/>
          </m:rPr>
          <w:rPr>
            <w:rFonts w:ascii="Cambria Math" w:hAnsi="Cambria Math"/>
            <w:szCs w:val="28"/>
            <w:lang w:val="en-GB"/>
          </w:rPr>
          <m:t>v</m:t>
        </m:r>
      </m:oMath>
      <w:r w:rsidR="006B6A49" w:rsidRPr="000D737F">
        <w:rPr>
          <w:szCs w:val="28"/>
          <w:lang w:val="en-US"/>
        </w:rPr>
        <w:t xml:space="preserve"> </w:t>
      </w:r>
      <w:r w:rsidRPr="000D737F">
        <w:rPr>
          <w:szCs w:val="28"/>
          <w:lang w:val="en-US"/>
        </w:rPr>
        <w:t>must satisfy the conditions</w:t>
      </w:r>
      <w:r w:rsidR="006B6A49" w:rsidRPr="000D737F">
        <w:rPr>
          <w:szCs w:val="28"/>
          <w:lang w:val="en-US"/>
        </w:rPr>
        <w:t>:</w:t>
      </w:r>
    </w:p>
    <w:p w14:paraId="7B400D46" w14:textId="77777777" w:rsidR="006B6A49" w:rsidRPr="000D737F" w:rsidRDefault="006B6A49" w:rsidP="007D063C">
      <w:pPr>
        <w:rPr>
          <w:szCs w:val="28"/>
          <w:lang w:val="en-US"/>
        </w:rPr>
      </w:pPr>
    </w:p>
    <w:p w14:paraId="32530328" w14:textId="7A88CCBF" w:rsidR="002D12AF" w:rsidRPr="007D063C" w:rsidRDefault="006B6A49" w:rsidP="00136069">
      <w:pPr>
        <w:rPr>
          <w:szCs w:val="28"/>
        </w:rPr>
      </w:pPr>
      <m:oMathPara>
        <m:oMath>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w</m:t>
              </m:r>
            </m:e>
          </m:d>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v</m:t>
              </m:r>
            </m:e>
          </m:d>
          <m:r>
            <w:rPr>
              <w:rFonts w:ascii="Cambria Math" w:hAnsi="Cambria Math"/>
              <w:szCs w:val="28"/>
              <w:lang w:val="en-GB"/>
            </w:rPr>
            <m:t>=0,  E</m:t>
          </m:r>
          <m:d>
            <m:dPr>
              <m:ctrlPr>
                <w:rPr>
                  <w:rFonts w:ascii="Cambria Math" w:hAnsi="Cambria Math"/>
                  <w:i/>
                  <w:szCs w:val="28"/>
                  <w:lang w:val="en-GB"/>
                </w:rPr>
              </m:ctrlPr>
            </m:dPr>
            <m:e>
              <m:r>
                <m:rPr>
                  <m:scr m:val="script"/>
                </m:rPr>
                <w:rPr>
                  <w:rFonts w:ascii="Cambria Math" w:hAnsi="Cambria Math"/>
                  <w:szCs w:val="28"/>
                  <w:lang w:val="en-GB"/>
                </w:rPr>
                <m:t>w</m:t>
              </m:r>
              <m:sSup>
                <m:sSupPr>
                  <m:ctrlPr>
                    <w:rPr>
                      <w:rFonts w:ascii="Cambria Math" w:hAnsi="Cambria Math"/>
                      <w:i/>
                      <w:szCs w:val="28"/>
                      <w:lang w:val="en-GB"/>
                    </w:rPr>
                  </m:ctrlPr>
                </m:sSupPr>
                <m:e>
                  <m:r>
                    <m:rPr>
                      <m:scr m:val="script"/>
                    </m:rPr>
                    <w:rPr>
                      <w:rFonts w:ascii="Cambria Math" w:hAnsi="Cambria Math"/>
                      <w:szCs w:val="28"/>
                      <w:lang w:val="en-GB"/>
                    </w:rPr>
                    <m:t>w</m:t>
                  </m:r>
                </m:e>
                <m:sup>
                  <m:r>
                    <w:rPr>
                      <w:rFonts w:ascii="Cambria Math" w:hAnsi="Cambria Math"/>
                      <w:szCs w:val="28"/>
                      <w:lang w:val="en-GB"/>
                    </w:rPr>
                    <m:t>T</m:t>
                  </m:r>
                </m:sup>
              </m:sSup>
            </m:e>
          </m:d>
          <m:r>
            <w:rPr>
              <w:rFonts w:ascii="Cambria Math" w:hAnsi="Cambria Math"/>
              <w:szCs w:val="28"/>
              <w:lang w:val="en-GB"/>
            </w:rPr>
            <m:t>=Q,  E</m:t>
          </m:r>
          <m:d>
            <m:dPr>
              <m:ctrlPr>
                <w:rPr>
                  <w:rFonts w:ascii="Cambria Math" w:hAnsi="Cambria Math"/>
                  <w:i/>
                  <w:szCs w:val="28"/>
                  <w:lang w:val="en-GB"/>
                </w:rPr>
              </m:ctrlPr>
            </m:dPr>
            <m:e>
              <m:r>
                <m:rPr>
                  <m:scr m:val="script"/>
                </m:rPr>
                <w:rPr>
                  <w:rFonts w:ascii="Cambria Math" w:hAnsi="Cambria Math"/>
                  <w:szCs w:val="28"/>
                  <w:lang w:val="en-GB"/>
                </w:rPr>
                <m:t>v</m:t>
              </m:r>
              <m:sSup>
                <m:sSupPr>
                  <m:ctrlPr>
                    <w:rPr>
                      <w:rFonts w:ascii="Cambria Math" w:hAnsi="Cambria Math"/>
                      <w:i/>
                      <w:szCs w:val="28"/>
                      <w:lang w:val="en-GB"/>
                    </w:rPr>
                  </m:ctrlPr>
                </m:sSupPr>
                <m:e>
                  <m:r>
                    <m:rPr>
                      <m:scr m:val="script"/>
                    </m:rPr>
                    <w:rPr>
                      <w:rFonts w:ascii="Cambria Math" w:hAnsi="Cambria Math"/>
                      <w:szCs w:val="28"/>
                      <w:lang w:val="en-GB"/>
                    </w:rPr>
                    <m:t>v</m:t>
                  </m:r>
                </m:e>
                <m:sup>
                  <m:r>
                    <w:rPr>
                      <w:rFonts w:ascii="Cambria Math" w:hAnsi="Cambria Math"/>
                      <w:szCs w:val="28"/>
                      <w:lang w:val="en-GB"/>
                    </w:rPr>
                    <m:t>T</m:t>
                  </m:r>
                </m:sup>
              </m:sSup>
            </m:e>
          </m:d>
          <m:r>
            <w:rPr>
              <w:rFonts w:ascii="Cambria Math" w:hAnsi="Cambria Math"/>
              <w:szCs w:val="28"/>
              <w:lang w:val="en-GB"/>
            </w:rPr>
            <m:t>=R.</m:t>
          </m:r>
        </m:oMath>
      </m:oMathPara>
    </w:p>
    <w:p w14:paraId="42A20CA3" w14:textId="5DCBA633" w:rsidR="002D12AF" w:rsidRPr="007D063C" w:rsidRDefault="002D12AF" w:rsidP="002D12AF">
      <w:pPr>
        <w:rPr>
          <w:szCs w:val="28"/>
        </w:rPr>
      </w:pPr>
    </w:p>
    <w:p w14:paraId="68B3DC53" w14:textId="57184846" w:rsidR="002D12AF" w:rsidRPr="007D063C" w:rsidRDefault="002D12AF" w:rsidP="002D12AF">
      <w:pPr>
        <w:rPr>
          <w:szCs w:val="28"/>
        </w:rPr>
      </w:pPr>
    </w:p>
    <w:p w14:paraId="5235E065" w14:textId="77777777" w:rsidR="00845E4E" w:rsidRPr="000D2085" w:rsidRDefault="00845E4E" w:rsidP="00845E4E">
      <w:pPr>
        <w:tabs>
          <w:tab w:val="left" w:pos="8356"/>
        </w:tabs>
        <w:ind w:firstLine="0"/>
        <w:rPr>
          <w:b/>
          <w:bCs/>
          <w:szCs w:val="28"/>
        </w:rPr>
      </w:pPr>
    </w:p>
    <w:p w14:paraId="0BD84486" w14:textId="77777777" w:rsidR="00136069" w:rsidRDefault="00136069">
      <w:pPr>
        <w:spacing w:after="160" w:line="259" w:lineRule="auto"/>
        <w:ind w:firstLine="0"/>
        <w:jc w:val="left"/>
        <w:rPr>
          <w:b/>
          <w:bCs/>
          <w:szCs w:val="28"/>
        </w:rPr>
      </w:pPr>
      <w:r>
        <w:rPr>
          <w:b/>
          <w:bCs/>
          <w:szCs w:val="28"/>
        </w:rPr>
        <w:br w:type="page"/>
      </w:r>
    </w:p>
    <w:p w14:paraId="2E35ACC9" w14:textId="74D3FE20" w:rsidR="00AD08AA" w:rsidRPr="007745C5" w:rsidRDefault="007745C5" w:rsidP="00845E4E">
      <w:pPr>
        <w:tabs>
          <w:tab w:val="left" w:pos="8356"/>
        </w:tabs>
        <w:ind w:firstLine="709"/>
        <w:jc w:val="left"/>
        <w:rPr>
          <w:b/>
          <w:bCs/>
          <w:szCs w:val="28"/>
          <w:lang w:val="en-US"/>
        </w:rPr>
      </w:pPr>
      <w:r w:rsidRPr="007745C5">
        <w:rPr>
          <w:b/>
          <w:bCs/>
          <w:szCs w:val="28"/>
          <w:lang w:val="en-US"/>
        </w:rPr>
        <w:lastRenderedPageBreak/>
        <w:t>NAVIGATION SYSTEM COMPONENTS</w:t>
      </w:r>
    </w:p>
    <w:p w14:paraId="160AECC9" w14:textId="77777777" w:rsidR="007745C5" w:rsidRPr="007745C5" w:rsidRDefault="007745C5" w:rsidP="001F6F06">
      <w:pPr>
        <w:tabs>
          <w:tab w:val="left" w:pos="8356"/>
        </w:tabs>
        <w:spacing w:after="240"/>
        <w:ind w:firstLine="709"/>
        <w:rPr>
          <w:b/>
          <w:bCs/>
          <w:szCs w:val="28"/>
          <w:lang w:val="en-US"/>
        </w:rPr>
      </w:pPr>
      <w:r w:rsidRPr="007745C5">
        <w:rPr>
          <w:b/>
          <w:bCs/>
          <w:szCs w:val="28"/>
          <w:lang w:val="en-US"/>
        </w:rPr>
        <w:t>DESCRIPTION OF THE CONTROLLED OBJECT MMT-300</w:t>
      </w:r>
    </w:p>
    <w:p w14:paraId="0CEE4E4D" w14:textId="581C1311" w:rsidR="00A3344E" w:rsidRPr="007745C5" w:rsidRDefault="007745C5" w:rsidP="00A3344E">
      <w:pPr>
        <w:tabs>
          <w:tab w:val="left" w:pos="8356"/>
        </w:tabs>
        <w:ind w:firstLine="709"/>
        <w:rPr>
          <w:lang w:val="en-US"/>
        </w:rPr>
      </w:pPr>
      <w:r w:rsidRPr="007745C5">
        <w:rPr>
          <w:lang w:val="en-US"/>
        </w:rPr>
        <w:t>The MMT-300 AUV is designed to perform bottom and aquatic surveys at depths of up to 300 m. Search programs (missions) can be described as AUV tacking through the surveyed area with activation of on-board search devices (one or several) at specified intervals and then returning the vehicle to the supplying vessel</w:t>
      </w:r>
      <w:r w:rsidR="00A3344E" w:rsidRPr="007745C5">
        <w:rPr>
          <w:lang w:val="en-US"/>
        </w:rPr>
        <w:t>.</w:t>
      </w:r>
    </w:p>
    <w:p w14:paraId="772B9617" w14:textId="33982E42" w:rsidR="00AD08AA" w:rsidRPr="00394442" w:rsidRDefault="007745C5" w:rsidP="00637276">
      <w:pPr>
        <w:tabs>
          <w:tab w:val="left" w:pos="8356"/>
        </w:tabs>
        <w:ind w:firstLine="709"/>
        <w:rPr>
          <w:lang w:val="en-US"/>
        </w:rPr>
      </w:pPr>
      <w:r w:rsidRPr="00394442">
        <w:rPr>
          <w:lang w:val="en-US"/>
        </w:rPr>
        <w:t>The location of the main AUV elements is shown in Fig. 4</w:t>
      </w:r>
      <w:r w:rsidR="00AD08AA" w:rsidRPr="00394442">
        <w:rPr>
          <w:lang w:val="en-US"/>
        </w:rPr>
        <w:t>:</w:t>
      </w:r>
      <w:r w:rsidR="00637276" w:rsidRPr="00394442">
        <w:rPr>
          <w:lang w:val="en-US"/>
        </w:rPr>
        <w:t xml:space="preserve"> </w:t>
      </w:r>
      <w:r w:rsidR="00AD08AA" w:rsidRPr="00394442">
        <w:rPr>
          <w:lang w:val="en-US"/>
        </w:rPr>
        <w:t xml:space="preserve">1 – </w:t>
      </w:r>
      <w:r w:rsidR="00394442" w:rsidRPr="00394442">
        <w:rPr>
          <w:lang w:val="en-US"/>
        </w:rPr>
        <w:t>sustainer propulsion system</w:t>
      </w:r>
      <w:r w:rsidR="00AD08AA" w:rsidRPr="00394442">
        <w:rPr>
          <w:lang w:val="en-US"/>
        </w:rPr>
        <w:t xml:space="preserve">, 2 – </w:t>
      </w:r>
      <w:r w:rsidR="00394442" w:rsidRPr="00394442">
        <w:rPr>
          <w:lang w:val="en-US"/>
        </w:rPr>
        <w:t>stabilizers</w:t>
      </w:r>
      <w:r w:rsidR="00AD08AA" w:rsidRPr="00394442">
        <w:rPr>
          <w:lang w:val="en-US"/>
        </w:rPr>
        <w:t xml:space="preserve">, 3 – </w:t>
      </w:r>
      <w:r w:rsidR="00394442" w:rsidRPr="00394442">
        <w:rPr>
          <w:lang w:val="en-US"/>
        </w:rPr>
        <w:t>aft compartment</w:t>
      </w:r>
      <w:r w:rsidR="00AD08AA" w:rsidRPr="00394442">
        <w:rPr>
          <w:lang w:val="en-US"/>
        </w:rPr>
        <w:t>, 4 –</w:t>
      </w:r>
      <w:r w:rsidR="006E04B1">
        <w:rPr>
          <w:lang w:val="en-US"/>
        </w:rPr>
        <w:t xml:space="preserve"> </w:t>
      </w:r>
      <w:r w:rsidR="00394442" w:rsidRPr="00394442">
        <w:rPr>
          <w:lang w:val="en-US"/>
        </w:rPr>
        <w:t>charge connector</w:t>
      </w:r>
      <w:r w:rsidR="00AD08AA" w:rsidRPr="00394442">
        <w:rPr>
          <w:lang w:val="en-US"/>
        </w:rPr>
        <w:t xml:space="preserve">, 5 – </w:t>
      </w:r>
      <w:r w:rsidR="00394442" w:rsidRPr="00394442">
        <w:rPr>
          <w:lang w:val="en-US"/>
        </w:rPr>
        <w:t>aft cover</w:t>
      </w:r>
      <w:r w:rsidR="00AD08AA" w:rsidRPr="00394442">
        <w:rPr>
          <w:lang w:val="en-US"/>
        </w:rPr>
        <w:t xml:space="preserve">, 6 – </w:t>
      </w:r>
      <w:r w:rsidR="00394442" w:rsidRPr="00394442">
        <w:rPr>
          <w:lang w:val="en-US"/>
        </w:rPr>
        <w:t>navigation and communication compartment</w:t>
      </w:r>
      <w:r w:rsidR="00AD08AA" w:rsidRPr="00394442">
        <w:rPr>
          <w:lang w:val="en-US"/>
        </w:rPr>
        <w:t xml:space="preserve">, 7 – </w:t>
      </w:r>
      <w:r w:rsidR="00C21B5B" w:rsidRPr="00C21B5B">
        <w:rPr>
          <w:lang w:val="en-US"/>
        </w:rPr>
        <w:t>side-scan sonar</w:t>
      </w:r>
      <w:r w:rsidR="00AD08AA" w:rsidRPr="00394442">
        <w:rPr>
          <w:lang w:val="en-US"/>
        </w:rPr>
        <w:t xml:space="preserve">, 8 – </w:t>
      </w:r>
      <w:r w:rsidR="00C21B5B" w:rsidRPr="00C21B5B">
        <w:rPr>
          <w:lang w:val="en-US"/>
        </w:rPr>
        <w:t>hermetic payload compartment</w:t>
      </w:r>
      <w:r w:rsidR="00AD08AA" w:rsidRPr="00394442">
        <w:rPr>
          <w:lang w:val="en-US"/>
        </w:rPr>
        <w:t xml:space="preserve">, 9 – </w:t>
      </w:r>
      <w:r w:rsidR="00C21B5B" w:rsidRPr="00C21B5B">
        <w:rPr>
          <w:lang w:val="en-US"/>
        </w:rPr>
        <w:t>bow cover</w:t>
      </w:r>
      <w:r w:rsidR="00AD08AA" w:rsidRPr="00394442">
        <w:rPr>
          <w:lang w:val="en-US"/>
        </w:rPr>
        <w:t xml:space="preserve">, 10 – </w:t>
      </w:r>
      <w:r w:rsidR="00C21B5B" w:rsidRPr="00C21B5B">
        <w:rPr>
          <w:lang w:val="en-US"/>
        </w:rPr>
        <w:t>outboard payload compartment</w:t>
      </w:r>
      <w:r w:rsidR="00AD08AA" w:rsidRPr="00394442">
        <w:rPr>
          <w:lang w:val="en-US"/>
        </w:rPr>
        <w:t xml:space="preserve">, 11 – </w:t>
      </w:r>
      <w:r w:rsidR="00C21B5B" w:rsidRPr="00C21B5B">
        <w:rPr>
          <w:lang w:val="en-US"/>
        </w:rPr>
        <w:t>horizontal thruster</w:t>
      </w:r>
      <w:r w:rsidR="00AD08AA" w:rsidRPr="00394442">
        <w:rPr>
          <w:lang w:val="en-US"/>
        </w:rPr>
        <w:t xml:space="preserve">, 12 – </w:t>
      </w:r>
      <w:r w:rsidR="00C21B5B" w:rsidRPr="00C21B5B">
        <w:rPr>
          <w:lang w:val="en-US"/>
        </w:rPr>
        <w:t>compartment cover</w:t>
      </w:r>
      <w:r w:rsidR="00AD08AA" w:rsidRPr="00394442">
        <w:rPr>
          <w:lang w:val="en-US"/>
        </w:rPr>
        <w:t xml:space="preserve">, 13 – </w:t>
      </w:r>
      <w:r w:rsidR="00C21B5B" w:rsidRPr="00C21B5B">
        <w:rPr>
          <w:lang w:val="en-US"/>
        </w:rPr>
        <w:t>radio module</w:t>
      </w:r>
      <w:r w:rsidR="00AD08AA" w:rsidRPr="00394442">
        <w:rPr>
          <w:lang w:val="en-US"/>
        </w:rPr>
        <w:t xml:space="preserve">, 14, 16 – </w:t>
      </w:r>
      <w:r w:rsidR="00C21B5B" w:rsidRPr="00C21B5B">
        <w:rPr>
          <w:lang w:val="en-US"/>
        </w:rPr>
        <w:t>cargo arm</w:t>
      </w:r>
      <w:r w:rsidR="00AD08AA" w:rsidRPr="00394442">
        <w:rPr>
          <w:lang w:val="en-US"/>
        </w:rPr>
        <w:t xml:space="preserve">, 15 – </w:t>
      </w:r>
      <w:r w:rsidR="00C21B5B" w:rsidRPr="00C21B5B">
        <w:rPr>
          <w:lang w:val="en-US"/>
        </w:rPr>
        <w:t>autopilot compartment</w:t>
      </w:r>
      <w:r w:rsidR="00AD08AA" w:rsidRPr="00394442">
        <w:rPr>
          <w:lang w:val="en-US"/>
        </w:rPr>
        <w:t xml:space="preserve">, 17 – </w:t>
      </w:r>
      <w:r w:rsidR="00C21B5B" w:rsidRPr="00A17111">
        <w:rPr>
          <w:lang w:val="en-US"/>
        </w:rPr>
        <w:t>vertical thruster</w:t>
      </w:r>
      <w:r w:rsidR="00AD08AA" w:rsidRPr="00394442">
        <w:rPr>
          <w:lang w:val="en-US"/>
        </w:rPr>
        <w:t xml:space="preserve">, 18, 22 – </w:t>
      </w:r>
      <w:r w:rsidR="00A17111" w:rsidRPr="00A17111">
        <w:rPr>
          <w:lang w:val="en-US"/>
        </w:rPr>
        <w:t>payload compartment cover</w:t>
      </w:r>
      <w:r w:rsidR="00AD08AA" w:rsidRPr="00394442">
        <w:rPr>
          <w:lang w:val="en-US"/>
        </w:rPr>
        <w:t xml:space="preserve">, 19 – </w:t>
      </w:r>
      <w:r w:rsidR="00A17111" w:rsidRPr="00A17111">
        <w:rPr>
          <w:lang w:val="en-US"/>
        </w:rPr>
        <w:t>towing arm</w:t>
      </w:r>
      <w:r w:rsidR="00AD08AA" w:rsidRPr="00394442">
        <w:rPr>
          <w:lang w:val="en-US"/>
        </w:rPr>
        <w:t xml:space="preserve">, 20 – </w:t>
      </w:r>
      <w:r w:rsidR="00A17111" w:rsidRPr="00A17111">
        <w:rPr>
          <w:lang w:val="en-US"/>
        </w:rPr>
        <w:t>emergency ballast mechanism</w:t>
      </w:r>
      <w:r w:rsidR="00AD08AA" w:rsidRPr="00394442">
        <w:rPr>
          <w:lang w:val="en-US"/>
        </w:rPr>
        <w:t xml:space="preserve">, 21 – </w:t>
      </w:r>
      <w:r w:rsidR="00A17111" w:rsidRPr="00A17111">
        <w:rPr>
          <w:lang w:val="en-US"/>
        </w:rPr>
        <w:t xml:space="preserve">Doppler </w:t>
      </w:r>
      <w:r w:rsidR="00A17111">
        <w:rPr>
          <w:lang w:val="en-US"/>
        </w:rPr>
        <w:t>velocity</w:t>
      </w:r>
      <w:r w:rsidR="00A17111" w:rsidRPr="00A17111">
        <w:rPr>
          <w:lang w:val="en-US"/>
        </w:rPr>
        <w:t xml:space="preserve"> l</w:t>
      </w:r>
      <w:r w:rsidR="00A17111">
        <w:rPr>
          <w:lang w:val="en-US"/>
        </w:rPr>
        <w:t>o</w:t>
      </w:r>
      <w:r w:rsidR="00A17111" w:rsidRPr="00A17111">
        <w:rPr>
          <w:lang w:val="en-US"/>
        </w:rPr>
        <w:t>g</w:t>
      </w:r>
      <w:r w:rsidR="00A17111">
        <w:rPr>
          <w:lang w:val="en-US"/>
        </w:rPr>
        <w:t>ger</w:t>
      </w:r>
      <w:r w:rsidR="00AD08AA" w:rsidRPr="00394442">
        <w:rPr>
          <w:lang w:val="en-US"/>
        </w:rPr>
        <w:t xml:space="preserve">, 23 – </w:t>
      </w:r>
      <w:r w:rsidR="00A17111" w:rsidRPr="00A17111">
        <w:rPr>
          <w:lang w:val="en-US"/>
        </w:rPr>
        <w:t>ELS antennas</w:t>
      </w:r>
      <w:r w:rsidR="00AD08AA" w:rsidRPr="00394442">
        <w:rPr>
          <w:lang w:val="en-US"/>
        </w:rPr>
        <w:t xml:space="preserve">, 24 – </w:t>
      </w:r>
      <w:r w:rsidR="00A17111" w:rsidRPr="006D2DD7">
        <w:rPr>
          <w:lang w:val="en-US"/>
        </w:rPr>
        <w:t>hermetic communication connector</w:t>
      </w:r>
      <w:r w:rsidR="00637276" w:rsidRPr="00394442">
        <w:rPr>
          <w:lang w:val="en-US"/>
        </w:rPr>
        <w:t>.</w:t>
      </w:r>
    </w:p>
    <w:p w14:paraId="702BF673" w14:textId="77777777" w:rsidR="004F0FCE" w:rsidRPr="00394442" w:rsidRDefault="004F0FCE" w:rsidP="00A3344E">
      <w:pPr>
        <w:tabs>
          <w:tab w:val="left" w:pos="8356"/>
        </w:tabs>
        <w:ind w:firstLine="709"/>
        <w:rPr>
          <w:lang w:val="en-US"/>
        </w:rPr>
      </w:pPr>
    </w:p>
    <w:p w14:paraId="62AE813C" w14:textId="6CEA6557" w:rsidR="00BD0CA0" w:rsidRDefault="00BD0CA0" w:rsidP="00BD0CA0">
      <w:pPr>
        <w:tabs>
          <w:tab w:val="left" w:pos="8356"/>
        </w:tabs>
        <w:ind w:firstLine="0"/>
        <w:jc w:val="center"/>
      </w:pPr>
      <w:commentRangeStart w:id="2"/>
      <w:r>
        <w:rPr>
          <w:noProof/>
        </w:rPr>
        <w:drawing>
          <wp:inline distT="0" distB="0" distL="0" distR="0" wp14:anchorId="67DDAD51" wp14:editId="7C32BA0D">
            <wp:extent cx="5864469" cy="5099089"/>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9860" cy="5112471"/>
                    </a:xfrm>
                    <a:prstGeom prst="rect">
                      <a:avLst/>
                    </a:prstGeom>
                  </pic:spPr>
                </pic:pic>
              </a:graphicData>
            </a:graphic>
          </wp:inline>
        </w:drawing>
      </w:r>
      <w:commentRangeEnd w:id="2"/>
      <w:r w:rsidR="0000411F">
        <w:rPr>
          <w:rStyle w:val="a9"/>
        </w:rPr>
        <w:commentReference w:id="2"/>
      </w:r>
    </w:p>
    <w:p w14:paraId="3ACB4590" w14:textId="4924692D" w:rsidR="00BD0CA0" w:rsidRPr="007B0E3C" w:rsidRDefault="007B0E3C" w:rsidP="00BD0CA0">
      <w:pPr>
        <w:tabs>
          <w:tab w:val="left" w:pos="8356"/>
        </w:tabs>
        <w:ind w:firstLine="0"/>
        <w:jc w:val="center"/>
        <w:rPr>
          <w:lang w:val="en-US"/>
        </w:rPr>
      </w:pPr>
      <w:r w:rsidRPr="007B0E3C">
        <w:rPr>
          <w:lang w:val="en-US"/>
        </w:rPr>
        <w:t>Figure 4</w:t>
      </w:r>
      <w:r w:rsidR="00BD0CA0" w:rsidRPr="007B0E3C">
        <w:rPr>
          <w:lang w:val="en-US"/>
        </w:rPr>
        <w:t xml:space="preserve"> –</w:t>
      </w:r>
      <w:r>
        <w:rPr>
          <w:lang w:val="en-US"/>
        </w:rPr>
        <w:t xml:space="preserve"> </w:t>
      </w:r>
      <w:r w:rsidRPr="007B0E3C">
        <w:rPr>
          <w:lang w:val="en-US"/>
        </w:rPr>
        <w:t>Location of the AUV</w:t>
      </w:r>
      <w:r w:rsidR="00902DBF">
        <w:rPr>
          <w:lang w:val="en-US"/>
        </w:rPr>
        <w:t>’s</w:t>
      </w:r>
      <w:r w:rsidRPr="007B0E3C">
        <w:rPr>
          <w:lang w:val="en-US"/>
        </w:rPr>
        <w:t xml:space="preserve"> main components</w:t>
      </w:r>
      <w:r w:rsidR="00BD0CA0" w:rsidRPr="007B0E3C">
        <w:rPr>
          <w:lang w:val="en-US"/>
        </w:rPr>
        <w:t xml:space="preserve"> </w:t>
      </w:r>
    </w:p>
    <w:p w14:paraId="7FCAA9B1" w14:textId="4BC1D2AE" w:rsidR="004F0FCE" w:rsidRPr="007B0E3C" w:rsidRDefault="004F0FCE" w:rsidP="00F51040">
      <w:pPr>
        <w:tabs>
          <w:tab w:val="left" w:pos="8356"/>
        </w:tabs>
        <w:ind w:firstLine="0"/>
        <w:rPr>
          <w:b/>
          <w:bCs/>
          <w:szCs w:val="28"/>
          <w:lang w:val="en-US"/>
        </w:rPr>
      </w:pPr>
    </w:p>
    <w:p w14:paraId="65BC431D" w14:textId="02678A94" w:rsidR="007745C5" w:rsidRPr="007B0E3C" w:rsidRDefault="007745C5" w:rsidP="00F51040">
      <w:pPr>
        <w:tabs>
          <w:tab w:val="left" w:pos="8356"/>
        </w:tabs>
        <w:ind w:firstLine="0"/>
        <w:rPr>
          <w:b/>
          <w:bCs/>
          <w:szCs w:val="28"/>
          <w:lang w:val="en-US"/>
        </w:rPr>
      </w:pPr>
    </w:p>
    <w:p w14:paraId="5FE74C72" w14:textId="77777777" w:rsidR="006D2DD7" w:rsidRPr="007B0E3C" w:rsidRDefault="006D2DD7" w:rsidP="00F51040">
      <w:pPr>
        <w:tabs>
          <w:tab w:val="left" w:pos="8356"/>
        </w:tabs>
        <w:ind w:firstLine="0"/>
        <w:rPr>
          <w:b/>
          <w:bCs/>
          <w:szCs w:val="28"/>
          <w:lang w:val="en-US"/>
        </w:rPr>
      </w:pPr>
    </w:p>
    <w:p w14:paraId="3915328C" w14:textId="3A71180D" w:rsidR="004F0FCE" w:rsidRPr="006D2DD7" w:rsidRDefault="006D2DD7" w:rsidP="001F6F06">
      <w:pPr>
        <w:tabs>
          <w:tab w:val="left" w:pos="8356"/>
        </w:tabs>
        <w:spacing w:after="240"/>
        <w:ind w:firstLine="709"/>
        <w:rPr>
          <w:b/>
          <w:bCs/>
          <w:lang w:val="en-US"/>
        </w:rPr>
      </w:pPr>
      <w:r w:rsidRPr="006D2DD7">
        <w:rPr>
          <w:b/>
          <w:bCs/>
          <w:lang w:val="en-US"/>
        </w:rPr>
        <w:lastRenderedPageBreak/>
        <w:t>Software control and on-board navigation system</w:t>
      </w:r>
    </w:p>
    <w:p w14:paraId="034DC331" w14:textId="1344E1E1" w:rsidR="004F0FCE" w:rsidRPr="006D2DD7" w:rsidRDefault="006D2DD7" w:rsidP="00A3344E">
      <w:pPr>
        <w:tabs>
          <w:tab w:val="left" w:pos="8356"/>
        </w:tabs>
        <w:ind w:firstLine="709"/>
        <w:rPr>
          <w:lang w:val="en-US"/>
        </w:rPr>
      </w:pPr>
      <w:r w:rsidRPr="006D2DD7">
        <w:rPr>
          <w:lang w:val="en-US"/>
        </w:rPr>
        <w:t>The Onboard Control and Navigation System (OC</w:t>
      </w:r>
      <w:r>
        <w:rPr>
          <w:lang w:val="en-US"/>
        </w:rPr>
        <w:t>N</w:t>
      </w:r>
      <w:r w:rsidRPr="006D2DD7">
        <w:rPr>
          <w:lang w:val="en-US"/>
        </w:rPr>
        <w:t>S) is designed to control all systems of the vehicle in all operating modes of the AUV</w:t>
      </w:r>
      <w:r w:rsidR="004F0FCE" w:rsidRPr="006D2DD7">
        <w:rPr>
          <w:lang w:val="en-US"/>
        </w:rPr>
        <w:t xml:space="preserve">. </w:t>
      </w:r>
    </w:p>
    <w:p w14:paraId="6AC9DB29" w14:textId="5CFC694E" w:rsidR="004F0FCE" w:rsidRDefault="006D2DD7" w:rsidP="00A3344E">
      <w:pPr>
        <w:tabs>
          <w:tab w:val="left" w:pos="8356"/>
        </w:tabs>
        <w:ind w:firstLine="709"/>
      </w:pPr>
      <w:proofErr w:type="spellStart"/>
      <w:r w:rsidRPr="006D2DD7">
        <w:t>The</w:t>
      </w:r>
      <w:proofErr w:type="spellEnd"/>
      <w:r w:rsidRPr="006D2DD7">
        <w:t xml:space="preserve"> </w:t>
      </w:r>
      <w:r w:rsidRPr="006D2DD7">
        <w:rPr>
          <w:lang w:val="en-US"/>
        </w:rPr>
        <w:t>OC</w:t>
      </w:r>
      <w:r>
        <w:rPr>
          <w:lang w:val="en-US"/>
        </w:rPr>
        <w:t>N</w:t>
      </w:r>
      <w:r w:rsidRPr="006D2DD7">
        <w:rPr>
          <w:lang w:val="en-US"/>
        </w:rPr>
        <w:t>S</w:t>
      </w:r>
      <w:r w:rsidRPr="006D2DD7">
        <w:t xml:space="preserve"> </w:t>
      </w:r>
      <w:proofErr w:type="spellStart"/>
      <w:r w:rsidRPr="006D2DD7">
        <w:t>provides</w:t>
      </w:r>
      <w:proofErr w:type="spellEnd"/>
      <w:r w:rsidR="004F0FCE">
        <w:t xml:space="preserve">: </w:t>
      </w:r>
    </w:p>
    <w:p w14:paraId="0B16C732" w14:textId="77777777" w:rsidR="004F0FCE" w:rsidRPr="00C265A9" w:rsidRDefault="004F0FCE" w:rsidP="00A3344E">
      <w:pPr>
        <w:tabs>
          <w:tab w:val="left" w:pos="8356"/>
        </w:tabs>
        <w:ind w:firstLine="709"/>
        <w:rPr>
          <w:highlight w:val="yellow"/>
        </w:rPr>
      </w:pPr>
      <w:r w:rsidRPr="00C265A9">
        <w:rPr>
          <w:highlight w:val="yellow"/>
        </w:rPr>
        <w:t xml:space="preserve">− выполнение заранее заложенной оператором программы-задания (миссии) АНПА с учетом имеющейся внешней обстановки; </w:t>
      </w:r>
    </w:p>
    <w:p w14:paraId="71FE352F" w14:textId="77777777" w:rsidR="004F0FCE" w:rsidRPr="00C265A9" w:rsidRDefault="004F0FCE" w:rsidP="00A3344E">
      <w:pPr>
        <w:tabs>
          <w:tab w:val="left" w:pos="8356"/>
        </w:tabs>
        <w:ind w:firstLine="709"/>
        <w:rPr>
          <w:highlight w:val="yellow"/>
        </w:rPr>
      </w:pPr>
      <w:r w:rsidRPr="00C265A9">
        <w:rPr>
          <w:highlight w:val="yellow"/>
        </w:rPr>
        <w:t xml:space="preserve">− детектирование возникающих аварийных ситуаций и их адекватную их отработку; </w:t>
      </w:r>
    </w:p>
    <w:p w14:paraId="21DFC6F5" w14:textId="77777777" w:rsidR="004F0FCE" w:rsidRPr="00C265A9" w:rsidRDefault="004F0FCE" w:rsidP="00A3344E">
      <w:pPr>
        <w:tabs>
          <w:tab w:val="left" w:pos="8356"/>
        </w:tabs>
        <w:ind w:firstLine="709"/>
        <w:rPr>
          <w:highlight w:val="yellow"/>
        </w:rPr>
      </w:pPr>
      <w:r w:rsidRPr="00C265A9">
        <w:rPr>
          <w:highlight w:val="yellow"/>
        </w:rPr>
        <w:t xml:space="preserve">− управление траекторным перемещением различных типов (движение заданным курсом/в точку в режимах стабилизации глубины/высоты над грунтом и т.п.); </w:t>
      </w:r>
    </w:p>
    <w:p w14:paraId="5A1F534F" w14:textId="77777777" w:rsidR="004F0FCE" w:rsidRPr="00C265A9" w:rsidRDefault="004F0FCE" w:rsidP="00A3344E">
      <w:pPr>
        <w:tabs>
          <w:tab w:val="left" w:pos="8356"/>
        </w:tabs>
        <w:ind w:firstLine="709"/>
        <w:rPr>
          <w:highlight w:val="yellow"/>
        </w:rPr>
      </w:pPr>
      <w:r w:rsidRPr="00C265A9">
        <w:rPr>
          <w:highlight w:val="yellow"/>
        </w:rPr>
        <w:t>− управление поисковыми средствами и иным оборудованием полезной нагрузки (</w:t>
      </w:r>
      <w:proofErr w:type="spellStart"/>
      <w:r w:rsidRPr="00C265A9">
        <w:rPr>
          <w:highlight w:val="yellow"/>
        </w:rPr>
        <w:t>вкл</w:t>
      </w:r>
      <w:proofErr w:type="spellEnd"/>
      <w:r w:rsidRPr="00C265A9">
        <w:rPr>
          <w:highlight w:val="yellow"/>
        </w:rPr>
        <w:t>/</w:t>
      </w:r>
      <w:proofErr w:type="spellStart"/>
      <w:r w:rsidRPr="00C265A9">
        <w:rPr>
          <w:highlight w:val="yellow"/>
        </w:rPr>
        <w:t>выкл</w:t>
      </w:r>
      <w:proofErr w:type="spellEnd"/>
      <w:r w:rsidRPr="00C265A9">
        <w:rPr>
          <w:highlight w:val="yellow"/>
        </w:rPr>
        <w:t xml:space="preserve"> фотосистемы или гидролокатора бокового обзора, перевод их в различные режимы функционирования); </w:t>
      </w:r>
    </w:p>
    <w:p w14:paraId="71B045E8" w14:textId="77777777" w:rsidR="004F0FCE" w:rsidRPr="00C265A9" w:rsidRDefault="004F0FCE" w:rsidP="00A3344E">
      <w:pPr>
        <w:tabs>
          <w:tab w:val="left" w:pos="8356"/>
        </w:tabs>
        <w:ind w:firstLine="709"/>
        <w:rPr>
          <w:highlight w:val="yellow"/>
        </w:rPr>
      </w:pPr>
      <w:r w:rsidRPr="00C265A9">
        <w:rPr>
          <w:highlight w:val="yellow"/>
        </w:rPr>
        <w:t xml:space="preserve">− комплексирование информации от магнитного компаса, датчиков ориентации, доплеровского лага, датчика глубины, а также GPS (на поверхности); </w:t>
      </w:r>
    </w:p>
    <w:p w14:paraId="7439442B" w14:textId="77777777" w:rsidR="004F0FCE" w:rsidRPr="00C265A9" w:rsidRDefault="004F0FCE" w:rsidP="00A3344E">
      <w:pPr>
        <w:tabs>
          <w:tab w:val="left" w:pos="8356"/>
        </w:tabs>
        <w:ind w:firstLine="709"/>
        <w:rPr>
          <w:highlight w:val="yellow"/>
        </w:rPr>
      </w:pPr>
      <w:r w:rsidRPr="00C265A9">
        <w:rPr>
          <w:highlight w:val="yellow"/>
        </w:rPr>
        <w:t xml:space="preserve">− определение результирующего местоположения АНПА в географических координатах. </w:t>
      </w:r>
    </w:p>
    <w:p w14:paraId="191B76BE" w14:textId="77777777" w:rsidR="004F0FCE" w:rsidRPr="00C265A9" w:rsidRDefault="004F0FCE" w:rsidP="00A3344E">
      <w:pPr>
        <w:tabs>
          <w:tab w:val="left" w:pos="8356"/>
        </w:tabs>
        <w:ind w:firstLine="709"/>
        <w:rPr>
          <w:highlight w:val="yellow"/>
        </w:rPr>
      </w:pPr>
      <w:r w:rsidRPr="00C265A9">
        <w:rPr>
          <w:highlight w:val="yellow"/>
        </w:rPr>
        <w:t xml:space="preserve">Система бортового управления и навигации включает в свой состав: </w:t>
      </w:r>
    </w:p>
    <w:p w14:paraId="56E19331" w14:textId="77777777" w:rsidR="004F0FCE" w:rsidRPr="00C265A9" w:rsidRDefault="004F0FCE" w:rsidP="00A3344E">
      <w:pPr>
        <w:tabs>
          <w:tab w:val="left" w:pos="8356"/>
        </w:tabs>
        <w:ind w:firstLine="709"/>
        <w:rPr>
          <w:highlight w:val="yellow"/>
        </w:rPr>
      </w:pPr>
      <w:r w:rsidRPr="00C265A9">
        <w:rPr>
          <w:highlight w:val="yellow"/>
        </w:rPr>
        <w:t xml:space="preserve">− аварийные датчики и исполнительные устройства; </w:t>
      </w:r>
    </w:p>
    <w:p w14:paraId="5FC06D9A" w14:textId="024C8BDF" w:rsidR="004F0FCE" w:rsidRPr="00C265A9" w:rsidRDefault="004F0FCE" w:rsidP="00A3344E">
      <w:pPr>
        <w:tabs>
          <w:tab w:val="left" w:pos="8356"/>
        </w:tabs>
        <w:ind w:firstLine="709"/>
        <w:rPr>
          <w:highlight w:val="yellow"/>
        </w:rPr>
      </w:pPr>
      <w:r w:rsidRPr="00C265A9">
        <w:rPr>
          <w:highlight w:val="yellow"/>
        </w:rPr>
        <w:t xml:space="preserve">− магнитный компас и датчики ориентации (датчик крена, датчик дифферента, датчики угловых скоростей курса и дифферента, магнитный компас); </w:t>
      </w:r>
    </w:p>
    <w:p w14:paraId="5DE63F56" w14:textId="77777777" w:rsidR="004F0FCE" w:rsidRPr="00C265A9" w:rsidRDefault="004F0FCE" w:rsidP="00A3344E">
      <w:pPr>
        <w:tabs>
          <w:tab w:val="left" w:pos="8356"/>
        </w:tabs>
        <w:ind w:firstLine="709"/>
        <w:rPr>
          <w:highlight w:val="yellow"/>
        </w:rPr>
      </w:pPr>
      <w:r w:rsidRPr="00C265A9">
        <w:rPr>
          <w:highlight w:val="yellow"/>
        </w:rPr>
        <w:t xml:space="preserve">− </w:t>
      </w:r>
      <w:proofErr w:type="spellStart"/>
      <w:r w:rsidRPr="00C265A9">
        <w:rPr>
          <w:highlight w:val="yellow"/>
        </w:rPr>
        <w:t>радиомодуль</w:t>
      </w:r>
      <w:proofErr w:type="spellEnd"/>
      <w:r w:rsidRPr="00C265A9">
        <w:rPr>
          <w:highlight w:val="yellow"/>
        </w:rPr>
        <w:t xml:space="preserve"> (бортовые элементы системы радиосвязи, приемник спутниковой навигации (GPS/ГJIOHACC) и проблесковый </w:t>
      </w:r>
      <w:proofErr w:type="spellStart"/>
      <w:r w:rsidRPr="00C265A9">
        <w:rPr>
          <w:highlight w:val="yellow"/>
        </w:rPr>
        <w:t>светомаяк</w:t>
      </w:r>
      <w:proofErr w:type="spellEnd"/>
      <w:r w:rsidRPr="00C265A9">
        <w:rPr>
          <w:highlight w:val="yellow"/>
        </w:rPr>
        <w:t xml:space="preserve">); </w:t>
      </w:r>
    </w:p>
    <w:p w14:paraId="7FCA3461" w14:textId="77777777" w:rsidR="004F0FCE" w:rsidRPr="00C265A9" w:rsidRDefault="004F0FCE" w:rsidP="00A3344E">
      <w:pPr>
        <w:tabs>
          <w:tab w:val="left" w:pos="8356"/>
        </w:tabs>
        <w:ind w:firstLine="709"/>
        <w:rPr>
          <w:highlight w:val="yellow"/>
        </w:rPr>
      </w:pPr>
      <w:r w:rsidRPr="00C265A9">
        <w:rPr>
          <w:highlight w:val="yellow"/>
        </w:rPr>
        <w:t xml:space="preserve">− датчик глубины; </w:t>
      </w:r>
    </w:p>
    <w:p w14:paraId="7E8CE1F6" w14:textId="77777777" w:rsidR="004F0FCE" w:rsidRPr="00C265A9" w:rsidRDefault="004F0FCE" w:rsidP="00A3344E">
      <w:pPr>
        <w:tabs>
          <w:tab w:val="left" w:pos="8356"/>
        </w:tabs>
        <w:ind w:firstLine="709"/>
        <w:rPr>
          <w:highlight w:val="yellow"/>
        </w:rPr>
      </w:pPr>
      <w:r w:rsidRPr="00C265A9">
        <w:rPr>
          <w:highlight w:val="yellow"/>
        </w:rPr>
        <w:t xml:space="preserve">− доплеровский лаг, имеющий следующие характеристики: </w:t>
      </w:r>
    </w:p>
    <w:p w14:paraId="269A8052" w14:textId="77777777" w:rsidR="003E6E67" w:rsidRPr="00C265A9" w:rsidRDefault="004F0FCE" w:rsidP="00A3344E">
      <w:pPr>
        <w:tabs>
          <w:tab w:val="left" w:pos="8356"/>
        </w:tabs>
        <w:ind w:firstLine="709"/>
        <w:rPr>
          <w:highlight w:val="yellow"/>
        </w:rPr>
      </w:pPr>
      <w:r w:rsidRPr="00C265A9">
        <w:rPr>
          <w:highlight w:val="yellow"/>
        </w:rPr>
        <w:t xml:space="preserve">− частота – 700 кГц; </w:t>
      </w:r>
    </w:p>
    <w:p w14:paraId="1FFE6DD7" w14:textId="29AB2AED" w:rsidR="004F0FCE" w:rsidRPr="00C265A9" w:rsidRDefault="004F0FCE" w:rsidP="00A3344E">
      <w:pPr>
        <w:tabs>
          <w:tab w:val="left" w:pos="8356"/>
        </w:tabs>
        <w:ind w:firstLine="709"/>
        <w:rPr>
          <w:highlight w:val="yellow"/>
        </w:rPr>
      </w:pPr>
      <w:r w:rsidRPr="00C265A9">
        <w:rPr>
          <w:highlight w:val="yellow"/>
        </w:rPr>
        <w:t xml:space="preserve">− максимальное </w:t>
      </w:r>
      <w:proofErr w:type="spellStart"/>
      <w:r w:rsidRPr="00C265A9">
        <w:rPr>
          <w:highlight w:val="yellow"/>
        </w:rPr>
        <w:t>отстояние</w:t>
      </w:r>
      <w:proofErr w:type="spellEnd"/>
      <w:r w:rsidRPr="00C265A9">
        <w:rPr>
          <w:highlight w:val="yellow"/>
        </w:rPr>
        <w:t xml:space="preserve"> от грунта – 60 м; </w:t>
      </w:r>
    </w:p>
    <w:p w14:paraId="718CAC04" w14:textId="77777777" w:rsidR="004F0FCE" w:rsidRPr="00C265A9" w:rsidRDefault="004F0FCE" w:rsidP="00A3344E">
      <w:pPr>
        <w:tabs>
          <w:tab w:val="left" w:pos="8356"/>
        </w:tabs>
        <w:ind w:firstLine="709"/>
        <w:rPr>
          <w:highlight w:val="yellow"/>
        </w:rPr>
      </w:pPr>
      <w:r w:rsidRPr="00C265A9">
        <w:rPr>
          <w:highlight w:val="yellow"/>
        </w:rPr>
        <w:t xml:space="preserve">− диапазон измеряемых скоростей – 0 …2 м/с; </w:t>
      </w:r>
    </w:p>
    <w:p w14:paraId="5A5EC134" w14:textId="4EED2FD6" w:rsidR="004F0FCE" w:rsidRPr="00C265A9" w:rsidRDefault="004F0FCE" w:rsidP="00A3344E">
      <w:pPr>
        <w:tabs>
          <w:tab w:val="left" w:pos="8356"/>
        </w:tabs>
        <w:ind w:firstLine="709"/>
        <w:rPr>
          <w:highlight w:val="yellow"/>
        </w:rPr>
      </w:pPr>
      <w:r w:rsidRPr="00C265A9">
        <w:rPr>
          <w:highlight w:val="yellow"/>
        </w:rPr>
        <w:t>Магнитный компас и датчики ориентации предназначены для определения магнитного курса, крена и дифферента АНПА и используются для обеспечения траекторного движения АНПА.</w:t>
      </w:r>
    </w:p>
    <w:p w14:paraId="0DAEC822" w14:textId="77777777" w:rsidR="004F0FCE" w:rsidRPr="00C265A9" w:rsidRDefault="004F0FCE" w:rsidP="00A3344E">
      <w:pPr>
        <w:tabs>
          <w:tab w:val="left" w:pos="8356"/>
        </w:tabs>
        <w:ind w:firstLine="709"/>
        <w:rPr>
          <w:highlight w:val="yellow"/>
        </w:rPr>
      </w:pPr>
      <w:r w:rsidRPr="00C265A9">
        <w:rPr>
          <w:highlight w:val="yellow"/>
        </w:rPr>
        <w:t xml:space="preserve">Доплеровский лаг предназначен для определения вектора абсолютной скорости АНПА. </w:t>
      </w:r>
    </w:p>
    <w:p w14:paraId="580A4AD5" w14:textId="1DE5A319" w:rsidR="004F0FCE" w:rsidRPr="00C265A9" w:rsidRDefault="004F0FCE" w:rsidP="00A3344E">
      <w:pPr>
        <w:tabs>
          <w:tab w:val="left" w:pos="8356"/>
        </w:tabs>
        <w:ind w:firstLine="709"/>
        <w:rPr>
          <w:highlight w:val="yellow"/>
        </w:rPr>
      </w:pPr>
      <w:r w:rsidRPr="00C265A9">
        <w:rPr>
          <w:highlight w:val="yellow"/>
        </w:rPr>
        <w:t xml:space="preserve">Система радиосвязи предназначена для обеспечения связи АНПА-судно со скоростью не менее 10 </w:t>
      </w:r>
      <w:proofErr w:type="spellStart"/>
      <w:r w:rsidRPr="00C265A9">
        <w:rPr>
          <w:highlight w:val="yellow"/>
        </w:rPr>
        <w:t>МБит</w:t>
      </w:r>
      <w:proofErr w:type="spellEnd"/>
      <w:r w:rsidRPr="00C265A9">
        <w:rPr>
          <w:highlight w:val="yellow"/>
        </w:rPr>
        <w:t xml:space="preserve"> на дистанции до 400 м (при нахождении АНПА на поверхности). </w:t>
      </w:r>
    </w:p>
    <w:p w14:paraId="7C510DB7" w14:textId="3D2F3B7F" w:rsidR="004F0FCE" w:rsidRDefault="004F0FCE" w:rsidP="00A3344E">
      <w:pPr>
        <w:tabs>
          <w:tab w:val="left" w:pos="8356"/>
        </w:tabs>
        <w:ind w:firstLine="709"/>
      </w:pPr>
      <w:r w:rsidRPr="00C265A9">
        <w:rPr>
          <w:highlight w:val="yellow"/>
        </w:rPr>
        <w:t>Приемник спутниковой навигации (GPS/TJIOHACC) предназначен для определения географических координат АНПА при нахождении его на поверхности</w:t>
      </w:r>
      <w:r>
        <w:t>.</w:t>
      </w:r>
    </w:p>
    <w:p w14:paraId="74B430D8" w14:textId="2D8BEB8D" w:rsidR="004F0FCE" w:rsidRDefault="004F0FCE">
      <w:pPr>
        <w:spacing w:after="160" w:line="259" w:lineRule="auto"/>
        <w:ind w:firstLine="0"/>
        <w:jc w:val="left"/>
        <w:rPr>
          <w:b/>
          <w:bCs/>
          <w:szCs w:val="28"/>
        </w:rPr>
      </w:pPr>
    </w:p>
    <w:p w14:paraId="6BD84621" w14:textId="63074BE2" w:rsidR="005A6822" w:rsidRDefault="005A6822">
      <w:pPr>
        <w:spacing w:after="160" w:line="259" w:lineRule="auto"/>
        <w:ind w:firstLine="0"/>
        <w:jc w:val="left"/>
        <w:rPr>
          <w:b/>
          <w:bCs/>
          <w:szCs w:val="28"/>
        </w:rPr>
      </w:pPr>
    </w:p>
    <w:p w14:paraId="39864EDB" w14:textId="77777777" w:rsidR="00AF14F1" w:rsidRDefault="00AF14F1">
      <w:pPr>
        <w:spacing w:after="160" w:line="259" w:lineRule="auto"/>
        <w:ind w:firstLine="0"/>
        <w:jc w:val="left"/>
        <w:rPr>
          <w:b/>
          <w:bCs/>
          <w:szCs w:val="28"/>
        </w:rPr>
      </w:pPr>
    </w:p>
    <w:p w14:paraId="5A38FE35" w14:textId="4FDC4BBB" w:rsidR="00626001" w:rsidRPr="00E579C5" w:rsidRDefault="00E579C5" w:rsidP="00626001">
      <w:pPr>
        <w:spacing w:after="160" w:line="259" w:lineRule="auto"/>
        <w:ind w:firstLine="709"/>
        <w:jc w:val="left"/>
        <w:rPr>
          <w:b/>
          <w:bCs/>
          <w:lang w:val="en-US"/>
        </w:rPr>
      </w:pPr>
      <w:r w:rsidRPr="00E579C5">
        <w:rPr>
          <w:b/>
          <w:bCs/>
          <w:lang w:val="en-US"/>
        </w:rPr>
        <w:lastRenderedPageBreak/>
        <w:t>Propulsion-steering complex</w:t>
      </w:r>
    </w:p>
    <w:p w14:paraId="22D2CE24" w14:textId="0342E4C7" w:rsidR="00626001" w:rsidRPr="00400995" w:rsidRDefault="00400995" w:rsidP="00626001">
      <w:pPr>
        <w:spacing w:after="160" w:line="259" w:lineRule="auto"/>
        <w:ind w:firstLine="709"/>
        <w:rPr>
          <w:lang w:val="en-US"/>
        </w:rPr>
      </w:pPr>
      <w:r w:rsidRPr="00400995">
        <w:rPr>
          <w:lang w:val="en-US"/>
        </w:rPr>
        <w:t>The propulsion-steering complex (PSC) is a program-controlled executive device. The AUV uses a propulsion system consisting of four aft reversible thrusters and two thrusters of horizontal and vertical channels. Stern thrusters are located in pairs in the horizontal and vertical planes at an angle of</w:t>
      </w:r>
      <w:r>
        <w:rPr>
          <w:lang w:val="en-US"/>
        </w:rPr>
        <w:t xml:space="preserve"> </w:t>
      </w:r>
      <w:r w:rsidR="00626001" w:rsidRPr="00400995">
        <w:rPr>
          <w:lang w:val="en-US"/>
        </w:rPr>
        <w:t>22</w:t>
      </w:r>
      <w:r w:rsidR="00626001">
        <w:sym w:font="Symbol" w:char="F0B0"/>
      </w:r>
      <w:r w:rsidR="00626001" w:rsidRPr="00400995">
        <w:rPr>
          <w:lang w:val="en-US"/>
        </w:rPr>
        <w:t xml:space="preserve"> </w:t>
      </w:r>
      <w:r w:rsidRPr="00400995">
        <w:rPr>
          <w:lang w:val="en-US"/>
        </w:rPr>
        <w:t>to the longitudinal axis</w:t>
      </w:r>
      <w:r w:rsidR="00626001" w:rsidRPr="00400995">
        <w:rPr>
          <w:lang w:val="en-US"/>
        </w:rPr>
        <w:t xml:space="preserve">. </w:t>
      </w:r>
      <w:r w:rsidRPr="00400995">
        <w:rPr>
          <w:lang w:val="en-US"/>
        </w:rPr>
        <w:t>This propulsion scheme makes it possible to create arbitrary forces and moments to control the AUV, as well as to implement various movement modes</w:t>
      </w:r>
      <w:r w:rsidR="00626001" w:rsidRPr="00400995">
        <w:rPr>
          <w:lang w:val="en-US"/>
        </w:rPr>
        <w:t>.</w:t>
      </w:r>
    </w:p>
    <w:p w14:paraId="5C42E3AD" w14:textId="0CB70423" w:rsidR="00626001" w:rsidRPr="00400995" w:rsidRDefault="00400995" w:rsidP="00626001">
      <w:pPr>
        <w:spacing w:after="160" w:line="259" w:lineRule="auto"/>
        <w:ind w:firstLine="709"/>
        <w:rPr>
          <w:lang w:val="en-US"/>
        </w:rPr>
      </w:pPr>
      <w:r w:rsidRPr="00400995">
        <w:rPr>
          <w:lang w:val="en-US"/>
        </w:rPr>
        <w:t>The AUV motion is controlled by five degrees of freedom. The range of possible values for a given longitudinal velocity is 0</w:t>
      </w:r>
      <w:r w:rsidR="00B54DA9">
        <w:rPr>
          <w:lang w:val="en-US"/>
        </w:rPr>
        <w:t>–</w:t>
      </w:r>
      <w:r w:rsidRPr="00400995">
        <w:rPr>
          <w:lang w:val="en-US"/>
        </w:rPr>
        <w:t>2.0 m/s</w:t>
      </w:r>
      <w:r w:rsidR="00626001" w:rsidRPr="00400995">
        <w:rPr>
          <w:lang w:val="en-US"/>
        </w:rPr>
        <w:t xml:space="preserve">. </w:t>
      </w:r>
    </w:p>
    <w:p w14:paraId="7589FBA9" w14:textId="77777777" w:rsidR="00333AE8" w:rsidRPr="00A304AD" w:rsidRDefault="00333AE8" w:rsidP="00F51040">
      <w:pPr>
        <w:spacing w:line="259" w:lineRule="auto"/>
        <w:ind w:firstLine="0"/>
        <w:rPr>
          <w:lang w:val="en-US"/>
        </w:rPr>
      </w:pPr>
    </w:p>
    <w:p w14:paraId="422197B7" w14:textId="0B120D7A" w:rsidR="00333AE8" w:rsidRPr="00B54DA9" w:rsidRDefault="00B54DA9" w:rsidP="001F6F06">
      <w:pPr>
        <w:spacing w:after="240"/>
        <w:ind w:firstLine="709"/>
        <w:rPr>
          <w:b/>
          <w:bCs/>
          <w:lang w:val="en-US"/>
        </w:rPr>
      </w:pPr>
      <w:r w:rsidRPr="00B54DA9">
        <w:rPr>
          <w:b/>
          <w:bCs/>
          <w:lang w:val="en-US"/>
        </w:rPr>
        <w:t>Hydroacoustic navigation and communication system (option)</w:t>
      </w:r>
    </w:p>
    <w:p w14:paraId="1DC62691" w14:textId="5095C015" w:rsidR="00333AE8" w:rsidRPr="00B54DA9" w:rsidRDefault="00B54DA9" w:rsidP="00333AE8">
      <w:pPr>
        <w:ind w:firstLine="709"/>
        <w:rPr>
          <w:lang w:val="en-US"/>
        </w:rPr>
      </w:pPr>
      <w:r>
        <w:rPr>
          <w:lang w:val="en-US"/>
        </w:rPr>
        <w:t>The HNCS</w:t>
      </w:r>
      <w:r w:rsidRPr="00B54DA9">
        <w:rPr>
          <w:lang w:val="en-US"/>
        </w:rPr>
        <w:t xml:space="preserve"> provides vehicle tracking, as well as periodic correction in determining the onboard coordinates of the AUV. The error in determining the distance depends significantly on hydrological conditions of the working area, as well as on the error in the set sound velocity</w:t>
      </w:r>
      <w:r w:rsidR="00333AE8" w:rsidRPr="00B54DA9">
        <w:rPr>
          <w:lang w:val="en-US"/>
        </w:rPr>
        <w:t xml:space="preserve">. </w:t>
      </w:r>
      <w:r w:rsidRPr="00B54DA9">
        <w:rPr>
          <w:lang w:val="en-US"/>
        </w:rPr>
        <w:t xml:space="preserve">In the absence of GANS, the AUV uses calculus (using magnetic compass (MC), depth sensor (DS) and Doppler </w:t>
      </w:r>
      <w:r>
        <w:rPr>
          <w:lang w:val="en-US"/>
        </w:rPr>
        <w:t xml:space="preserve">velocity </w:t>
      </w:r>
      <w:r w:rsidRPr="00B54DA9">
        <w:rPr>
          <w:lang w:val="en-US"/>
        </w:rPr>
        <w:t>log</w:t>
      </w:r>
      <w:r>
        <w:rPr>
          <w:lang w:val="en-US"/>
        </w:rPr>
        <w:t>ger</w:t>
      </w:r>
      <w:r w:rsidRPr="00B54DA9">
        <w:rPr>
          <w:lang w:val="en-US"/>
        </w:rPr>
        <w:t xml:space="preserve"> (D</w:t>
      </w:r>
      <w:r>
        <w:rPr>
          <w:lang w:val="en-US"/>
        </w:rPr>
        <w:t>V</w:t>
      </w:r>
      <w:r w:rsidRPr="00B54DA9">
        <w:rPr>
          <w:lang w:val="en-US"/>
        </w:rPr>
        <w:t>L) readings) and GNSS (on the surface) to determine its own coordinates</w:t>
      </w:r>
      <w:r w:rsidR="00333AE8" w:rsidRPr="00B54DA9">
        <w:rPr>
          <w:lang w:val="en-US"/>
        </w:rPr>
        <w:t>.</w:t>
      </w:r>
    </w:p>
    <w:p w14:paraId="55C24F68" w14:textId="6F31ED88" w:rsidR="00333AE8" w:rsidRPr="00B54DA9" w:rsidRDefault="00B54DA9" w:rsidP="00333AE8">
      <w:pPr>
        <w:ind w:firstLine="709"/>
        <w:rPr>
          <w:lang w:val="en-US"/>
        </w:rPr>
      </w:pPr>
      <w:r w:rsidRPr="00B54DA9">
        <w:rPr>
          <w:lang w:val="en-US"/>
        </w:rPr>
        <w:t>The main HNCS features are summarized in Table 1</w:t>
      </w:r>
      <w:r w:rsidR="00637276" w:rsidRPr="00B54DA9">
        <w:rPr>
          <w:lang w:val="en-US"/>
        </w:rPr>
        <w:t>.</w:t>
      </w:r>
    </w:p>
    <w:p w14:paraId="1A6D349B" w14:textId="77777777" w:rsidR="00333AE8" w:rsidRPr="00B54DA9" w:rsidRDefault="00333AE8" w:rsidP="00333AE8">
      <w:pPr>
        <w:ind w:firstLine="0"/>
        <w:rPr>
          <w:lang w:val="en-US"/>
        </w:rPr>
      </w:pPr>
    </w:p>
    <w:p w14:paraId="79B86478" w14:textId="56ED1FEE" w:rsidR="00333AE8" w:rsidRPr="00AD08AA" w:rsidRDefault="00B54DA9" w:rsidP="00AD08AA">
      <w:pPr>
        <w:tabs>
          <w:tab w:val="left" w:pos="8356"/>
        </w:tabs>
        <w:ind w:firstLine="0"/>
        <w:rPr>
          <w:szCs w:val="28"/>
        </w:rPr>
      </w:pPr>
      <w:r>
        <w:rPr>
          <w:lang w:val="en-US"/>
        </w:rPr>
        <w:t>Table</w:t>
      </w:r>
      <w:r w:rsidR="00333AE8" w:rsidRPr="00333AE8">
        <w:t xml:space="preserve"> </w:t>
      </w:r>
      <w:r w:rsidR="00333AE8">
        <w:t>1</w:t>
      </w:r>
      <w:r w:rsidR="00333AE8" w:rsidRPr="00333AE8">
        <w:rPr>
          <w:szCs w:val="28"/>
        </w:rPr>
        <w:t xml:space="preserve"> – </w:t>
      </w:r>
      <w:r w:rsidRPr="00B54DA9">
        <w:t xml:space="preserve">HNCS </w:t>
      </w:r>
      <w:r>
        <w:rPr>
          <w:lang w:val="en-US"/>
        </w:rPr>
        <w:t>f</w:t>
      </w:r>
      <w:proofErr w:type="spellStart"/>
      <w:r w:rsidRPr="00B54DA9">
        <w:t>eatures</w:t>
      </w:r>
      <w:proofErr w:type="spellEnd"/>
    </w:p>
    <w:tbl>
      <w:tblPr>
        <w:tblStyle w:val="a6"/>
        <w:tblW w:w="0" w:type="auto"/>
        <w:tblLook w:val="04A0" w:firstRow="1" w:lastRow="0" w:firstColumn="1" w:lastColumn="0" w:noHBand="0" w:noVBand="1"/>
      </w:tblPr>
      <w:tblGrid>
        <w:gridCol w:w="6374"/>
        <w:gridCol w:w="3822"/>
      </w:tblGrid>
      <w:tr w:rsidR="008244E0" w14:paraId="6EA3C6FC" w14:textId="77777777" w:rsidTr="00AD08AA">
        <w:tc>
          <w:tcPr>
            <w:tcW w:w="6374" w:type="dxa"/>
          </w:tcPr>
          <w:p w14:paraId="5ACC400B" w14:textId="2965902A" w:rsidR="008244E0" w:rsidRPr="00DF42E9" w:rsidRDefault="00DF42E9" w:rsidP="00F51040">
            <w:pPr>
              <w:ind w:firstLine="0"/>
              <w:jc w:val="center"/>
              <w:rPr>
                <w:lang w:val="en-US"/>
              </w:rPr>
            </w:pPr>
            <w:r>
              <w:rPr>
                <w:lang w:val="en-US"/>
              </w:rPr>
              <w:t>Parameter</w:t>
            </w:r>
          </w:p>
        </w:tc>
        <w:tc>
          <w:tcPr>
            <w:tcW w:w="3822" w:type="dxa"/>
          </w:tcPr>
          <w:p w14:paraId="68C1D20A" w14:textId="43D99774" w:rsidR="008244E0" w:rsidRPr="00DF42E9" w:rsidRDefault="00DF42E9" w:rsidP="00F51040">
            <w:pPr>
              <w:ind w:firstLine="0"/>
              <w:jc w:val="center"/>
              <w:rPr>
                <w:lang w:val="en-US"/>
              </w:rPr>
            </w:pPr>
            <w:r>
              <w:rPr>
                <w:lang w:val="en-US"/>
              </w:rPr>
              <w:t>Value</w:t>
            </w:r>
          </w:p>
        </w:tc>
      </w:tr>
      <w:tr w:rsidR="008244E0" w14:paraId="5B1D7513" w14:textId="77777777" w:rsidTr="00AD08AA">
        <w:tc>
          <w:tcPr>
            <w:tcW w:w="6374" w:type="dxa"/>
          </w:tcPr>
          <w:p w14:paraId="1C15AD55" w14:textId="5E35EEE9" w:rsidR="008244E0" w:rsidRDefault="00DF42E9" w:rsidP="00333AE8">
            <w:pPr>
              <w:ind w:firstLine="0"/>
            </w:pPr>
            <w:proofErr w:type="spellStart"/>
            <w:r w:rsidRPr="00DF42E9">
              <w:t>Operating</w:t>
            </w:r>
            <w:proofErr w:type="spellEnd"/>
            <w:r w:rsidRPr="00DF42E9">
              <w:t xml:space="preserve"> </w:t>
            </w:r>
            <w:proofErr w:type="spellStart"/>
            <w:r w:rsidRPr="00DF42E9">
              <w:t>depth</w:t>
            </w:r>
            <w:proofErr w:type="spellEnd"/>
            <w:r w:rsidRPr="00DF42E9">
              <w:t>, m</w:t>
            </w:r>
          </w:p>
        </w:tc>
        <w:tc>
          <w:tcPr>
            <w:tcW w:w="3822" w:type="dxa"/>
          </w:tcPr>
          <w:p w14:paraId="06A74C0E" w14:textId="70C4B739" w:rsidR="008244E0" w:rsidRDefault="00DF42E9" w:rsidP="00333AE8">
            <w:pPr>
              <w:ind w:firstLine="0"/>
            </w:pPr>
            <w:proofErr w:type="spellStart"/>
            <w:r w:rsidRPr="00DF42E9">
              <w:t>up</w:t>
            </w:r>
            <w:proofErr w:type="spellEnd"/>
            <w:r w:rsidRPr="00DF42E9">
              <w:t xml:space="preserve"> </w:t>
            </w:r>
            <w:proofErr w:type="spellStart"/>
            <w:r w:rsidRPr="00DF42E9">
              <w:t>to</w:t>
            </w:r>
            <w:proofErr w:type="spellEnd"/>
            <w:r w:rsidRPr="00DF42E9">
              <w:t xml:space="preserve"> 300</w:t>
            </w:r>
          </w:p>
        </w:tc>
      </w:tr>
      <w:tr w:rsidR="008244E0" w14:paraId="2CE91847" w14:textId="77777777" w:rsidTr="00AD08AA">
        <w:tc>
          <w:tcPr>
            <w:tcW w:w="6374" w:type="dxa"/>
          </w:tcPr>
          <w:p w14:paraId="14213864" w14:textId="1D7CC9E9" w:rsidR="008244E0" w:rsidRDefault="00DF42E9" w:rsidP="00333AE8">
            <w:pPr>
              <w:ind w:firstLine="0"/>
            </w:pPr>
            <w:proofErr w:type="spellStart"/>
            <w:r w:rsidRPr="00DF42E9">
              <w:t>Operating</w:t>
            </w:r>
            <w:proofErr w:type="spellEnd"/>
            <w:r w:rsidRPr="00DF42E9">
              <w:t xml:space="preserve"> </w:t>
            </w:r>
            <w:proofErr w:type="spellStart"/>
            <w:r w:rsidRPr="00DF42E9">
              <w:t>range</w:t>
            </w:r>
            <w:proofErr w:type="spellEnd"/>
            <w:r w:rsidRPr="00DF42E9">
              <w:t xml:space="preserve"> (</w:t>
            </w:r>
            <w:proofErr w:type="spellStart"/>
            <w:r w:rsidRPr="00DF42E9">
              <w:t>slant</w:t>
            </w:r>
            <w:proofErr w:type="spellEnd"/>
            <w:r w:rsidRPr="00DF42E9">
              <w:t xml:space="preserve">), </w:t>
            </w:r>
            <w:proofErr w:type="spellStart"/>
            <w:r w:rsidRPr="00DF42E9">
              <w:t>km</w:t>
            </w:r>
            <w:proofErr w:type="spellEnd"/>
          </w:p>
        </w:tc>
        <w:tc>
          <w:tcPr>
            <w:tcW w:w="3822" w:type="dxa"/>
          </w:tcPr>
          <w:p w14:paraId="597D09AD" w14:textId="3840D8DF" w:rsidR="008244E0" w:rsidRDefault="00DF42E9" w:rsidP="00333AE8">
            <w:pPr>
              <w:ind w:firstLine="0"/>
            </w:pPr>
            <w:r>
              <w:rPr>
                <w:lang w:val="en-US"/>
              </w:rPr>
              <w:t>u</w:t>
            </w:r>
            <w:r w:rsidRPr="00DF42E9">
              <w:t xml:space="preserve">p </w:t>
            </w:r>
            <w:proofErr w:type="spellStart"/>
            <w:r w:rsidRPr="00DF42E9">
              <w:t>to</w:t>
            </w:r>
            <w:proofErr w:type="spellEnd"/>
            <w:r w:rsidRPr="00DF42E9">
              <w:t xml:space="preserve"> 3.5</w:t>
            </w:r>
          </w:p>
        </w:tc>
      </w:tr>
      <w:tr w:rsidR="008244E0" w14:paraId="5400981A" w14:textId="77777777" w:rsidTr="00AD08AA">
        <w:tc>
          <w:tcPr>
            <w:tcW w:w="6374" w:type="dxa"/>
          </w:tcPr>
          <w:p w14:paraId="05551AE3" w14:textId="22939172" w:rsidR="008244E0" w:rsidRPr="00DF42E9" w:rsidRDefault="00DF42E9" w:rsidP="00333AE8">
            <w:pPr>
              <w:ind w:firstLine="0"/>
              <w:rPr>
                <w:lang w:val="en-US"/>
              </w:rPr>
            </w:pPr>
            <w:r w:rsidRPr="00DF42E9">
              <w:rPr>
                <w:lang w:val="en-US"/>
              </w:rPr>
              <w:t>Slant range measurement error, m</w:t>
            </w:r>
          </w:p>
        </w:tc>
        <w:tc>
          <w:tcPr>
            <w:tcW w:w="3822" w:type="dxa"/>
          </w:tcPr>
          <w:p w14:paraId="2CF527B2" w14:textId="4668CBD5" w:rsidR="008244E0" w:rsidRDefault="003C5542" w:rsidP="00333AE8">
            <w:pPr>
              <w:ind w:firstLine="0"/>
            </w:pPr>
            <w:proofErr w:type="spellStart"/>
            <w:r w:rsidRPr="003C5542">
              <w:t>no</w:t>
            </w:r>
            <w:proofErr w:type="spellEnd"/>
            <w:r w:rsidRPr="003C5542">
              <w:t xml:space="preserve"> </w:t>
            </w:r>
            <w:proofErr w:type="spellStart"/>
            <w:r w:rsidRPr="003C5542">
              <w:t>more</w:t>
            </w:r>
            <w:proofErr w:type="spellEnd"/>
            <w:r w:rsidRPr="003C5542">
              <w:t xml:space="preserve"> </w:t>
            </w:r>
            <w:proofErr w:type="spellStart"/>
            <w:r w:rsidRPr="003C5542">
              <w:t>than</w:t>
            </w:r>
            <w:proofErr w:type="spellEnd"/>
            <w:r w:rsidRPr="003C5542">
              <w:t xml:space="preserve"> 0.01</w:t>
            </w:r>
          </w:p>
        </w:tc>
      </w:tr>
      <w:tr w:rsidR="008244E0" w14:paraId="00224663" w14:textId="77777777" w:rsidTr="00AD08AA">
        <w:tc>
          <w:tcPr>
            <w:tcW w:w="6374" w:type="dxa"/>
          </w:tcPr>
          <w:p w14:paraId="35D7FF61" w14:textId="18A687B9" w:rsidR="008244E0" w:rsidRDefault="00DF42E9" w:rsidP="00333AE8">
            <w:pPr>
              <w:ind w:firstLine="0"/>
            </w:pPr>
            <w:proofErr w:type="spellStart"/>
            <w:r w:rsidRPr="00DF42E9">
              <w:t>Operating</w:t>
            </w:r>
            <w:proofErr w:type="spellEnd"/>
            <w:r w:rsidRPr="00DF42E9">
              <w:t xml:space="preserve"> </w:t>
            </w:r>
            <w:proofErr w:type="spellStart"/>
            <w:r w:rsidRPr="00DF42E9">
              <w:t>frequency</w:t>
            </w:r>
            <w:proofErr w:type="spellEnd"/>
            <w:r w:rsidRPr="00DF42E9">
              <w:t xml:space="preserve">, </w:t>
            </w:r>
            <w:proofErr w:type="spellStart"/>
            <w:r w:rsidRPr="00DF42E9">
              <w:t>kHz</w:t>
            </w:r>
            <w:proofErr w:type="spellEnd"/>
          </w:p>
        </w:tc>
        <w:tc>
          <w:tcPr>
            <w:tcW w:w="3822" w:type="dxa"/>
          </w:tcPr>
          <w:p w14:paraId="3A6CEF3A" w14:textId="396AD21D" w:rsidR="008244E0" w:rsidRDefault="00AD08AA" w:rsidP="00333AE8">
            <w:pPr>
              <w:ind w:firstLine="0"/>
            </w:pPr>
            <w:r>
              <w:t>18 … 34</w:t>
            </w:r>
          </w:p>
        </w:tc>
      </w:tr>
      <w:tr w:rsidR="008244E0" w14:paraId="77A7C7DE" w14:textId="77777777" w:rsidTr="00AD08AA">
        <w:tc>
          <w:tcPr>
            <w:tcW w:w="6374" w:type="dxa"/>
          </w:tcPr>
          <w:p w14:paraId="3DF2EDED" w14:textId="33CDB6FF" w:rsidR="008244E0" w:rsidRDefault="00DF42E9" w:rsidP="00333AE8">
            <w:pPr>
              <w:ind w:firstLine="0"/>
            </w:pPr>
            <w:proofErr w:type="spellStart"/>
            <w:r w:rsidRPr="00DF42E9">
              <w:t>Bearing</w:t>
            </w:r>
            <w:proofErr w:type="spellEnd"/>
            <w:r w:rsidRPr="00DF42E9">
              <w:t xml:space="preserve"> </w:t>
            </w:r>
            <w:proofErr w:type="spellStart"/>
            <w:r w:rsidRPr="00DF42E9">
              <w:t>measurement</w:t>
            </w:r>
            <w:proofErr w:type="spellEnd"/>
            <w:r w:rsidRPr="00DF42E9">
              <w:t xml:space="preserve"> </w:t>
            </w:r>
            <w:proofErr w:type="spellStart"/>
            <w:r w:rsidRPr="00DF42E9">
              <w:t>error</w:t>
            </w:r>
            <w:proofErr w:type="spellEnd"/>
            <w:r w:rsidRPr="00DF42E9">
              <w:t xml:space="preserve">, </w:t>
            </w:r>
            <w:proofErr w:type="spellStart"/>
            <w:r w:rsidRPr="00DF42E9">
              <w:t>deg</w:t>
            </w:r>
            <w:proofErr w:type="spellEnd"/>
          </w:p>
        </w:tc>
        <w:tc>
          <w:tcPr>
            <w:tcW w:w="3822" w:type="dxa"/>
          </w:tcPr>
          <w:p w14:paraId="2B9E6C26" w14:textId="3D27F0A4" w:rsidR="008244E0" w:rsidRDefault="00AD08AA" w:rsidP="00333AE8">
            <w:pPr>
              <w:ind w:firstLine="0"/>
            </w:pPr>
            <w:r>
              <w:t>0</w:t>
            </w:r>
            <w:r w:rsidR="003C5542">
              <w:t>.</w:t>
            </w:r>
            <w:r>
              <w:t>1</w:t>
            </w:r>
          </w:p>
        </w:tc>
      </w:tr>
      <w:tr w:rsidR="008244E0" w14:paraId="1353DA61" w14:textId="77777777" w:rsidTr="00AD08AA">
        <w:tc>
          <w:tcPr>
            <w:tcW w:w="6374" w:type="dxa"/>
          </w:tcPr>
          <w:p w14:paraId="7AAB7639" w14:textId="5839FA3A" w:rsidR="008244E0" w:rsidRPr="00DF42E9" w:rsidRDefault="00DF42E9" w:rsidP="00333AE8">
            <w:pPr>
              <w:ind w:firstLine="0"/>
              <w:rPr>
                <w:lang w:val="en-US"/>
              </w:rPr>
            </w:pPr>
            <w:r w:rsidRPr="00DF42E9">
              <w:rPr>
                <w:lang w:val="en-US"/>
              </w:rPr>
              <w:t xml:space="preserve">Data transfer rate, </w:t>
            </w:r>
            <w:proofErr w:type="spellStart"/>
            <w:r w:rsidRPr="00DF42E9">
              <w:rPr>
                <w:lang w:val="en-US"/>
              </w:rPr>
              <w:t>kbit</w:t>
            </w:r>
            <w:proofErr w:type="spellEnd"/>
            <w:r w:rsidRPr="00DF42E9">
              <w:rPr>
                <w:lang w:val="en-US"/>
              </w:rPr>
              <w:t>/s</w:t>
            </w:r>
          </w:p>
        </w:tc>
        <w:tc>
          <w:tcPr>
            <w:tcW w:w="3822" w:type="dxa"/>
          </w:tcPr>
          <w:p w14:paraId="1EE35C2D" w14:textId="19DD33FA" w:rsidR="008244E0" w:rsidRDefault="003C5542" w:rsidP="00333AE8">
            <w:pPr>
              <w:ind w:firstLine="0"/>
            </w:pPr>
            <w:proofErr w:type="spellStart"/>
            <w:r w:rsidRPr="003C5542">
              <w:t>up</w:t>
            </w:r>
            <w:proofErr w:type="spellEnd"/>
            <w:r w:rsidRPr="003C5542">
              <w:t xml:space="preserve"> </w:t>
            </w:r>
            <w:proofErr w:type="spellStart"/>
            <w:r w:rsidRPr="003C5542">
              <w:t>to</w:t>
            </w:r>
            <w:proofErr w:type="spellEnd"/>
            <w:r w:rsidRPr="003C5542">
              <w:t xml:space="preserve"> 13.9</w:t>
            </w:r>
          </w:p>
        </w:tc>
      </w:tr>
    </w:tbl>
    <w:p w14:paraId="22E56EFC" w14:textId="77777777" w:rsidR="00F51040" w:rsidRDefault="00F51040" w:rsidP="004F0FCE">
      <w:pPr>
        <w:tabs>
          <w:tab w:val="left" w:pos="8356"/>
        </w:tabs>
        <w:ind w:firstLine="709"/>
        <w:jc w:val="left"/>
        <w:rPr>
          <w:b/>
          <w:bCs/>
          <w:szCs w:val="28"/>
        </w:rPr>
      </w:pPr>
    </w:p>
    <w:p w14:paraId="3FBFF2FB" w14:textId="77777777" w:rsidR="00B34874" w:rsidRDefault="00B34874">
      <w:pPr>
        <w:spacing w:after="160" w:line="259" w:lineRule="auto"/>
        <w:ind w:firstLine="0"/>
        <w:jc w:val="left"/>
        <w:rPr>
          <w:b/>
          <w:bCs/>
          <w:szCs w:val="28"/>
        </w:rPr>
      </w:pPr>
      <w:r>
        <w:rPr>
          <w:b/>
          <w:bCs/>
          <w:szCs w:val="28"/>
        </w:rPr>
        <w:br w:type="page"/>
      </w:r>
    </w:p>
    <w:p w14:paraId="29D0D3EA" w14:textId="56725ACA" w:rsidR="004F0FCE" w:rsidRPr="00F33AA2" w:rsidRDefault="00A21FEF" w:rsidP="00867444">
      <w:pPr>
        <w:tabs>
          <w:tab w:val="left" w:pos="8356"/>
        </w:tabs>
        <w:spacing w:after="240"/>
        <w:ind w:firstLine="709"/>
        <w:jc w:val="left"/>
        <w:rPr>
          <w:b/>
          <w:bCs/>
          <w:szCs w:val="28"/>
          <w:lang w:val="en-US"/>
        </w:rPr>
      </w:pPr>
      <w:r w:rsidRPr="00A21FEF">
        <w:rPr>
          <w:b/>
          <w:bCs/>
          <w:szCs w:val="28"/>
        </w:rPr>
        <w:lastRenderedPageBreak/>
        <w:t>MMT-300 MATHEMATICAL MODEL</w:t>
      </w:r>
    </w:p>
    <w:p w14:paraId="0ED8C62B" w14:textId="355A33E9" w:rsidR="00E061E6" w:rsidRPr="00A21FEF" w:rsidRDefault="009C1F19" w:rsidP="00E061E6">
      <w:pPr>
        <w:spacing w:after="160" w:line="259" w:lineRule="auto"/>
        <w:ind w:firstLine="0"/>
        <w:rPr>
          <w:szCs w:val="28"/>
          <w:lang w:val="en-US"/>
        </w:rPr>
      </w:pPr>
      <w:r w:rsidRPr="00A21FEF">
        <w:rPr>
          <w:szCs w:val="28"/>
          <w:lang w:val="en-US"/>
        </w:rPr>
        <w:tab/>
      </w:r>
      <w:r w:rsidR="00A21FEF" w:rsidRPr="00A21FEF">
        <w:rPr>
          <w:szCs w:val="28"/>
          <w:lang w:val="en-US"/>
        </w:rPr>
        <w:t>The main MMT-300 vehicle parameters are summarized in Table 2</w:t>
      </w:r>
      <w:r w:rsidRPr="00A21FEF">
        <w:rPr>
          <w:szCs w:val="28"/>
          <w:lang w:val="en-US"/>
        </w:rPr>
        <w:t>.</w:t>
      </w:r>
    </w:p>
    <w:p w14:paraId="758785C8" w14:textId="2361E146" w:rsidR="00E061E6" w:rsidRPr="00E061E6" w:rsidRDefault="00A21FEF" w:rsidP="00B23FFA">
      <w:pPr>
        <w:spacing w:line="259" w:lineRule="auto"/>
        <w:ind w:firstLine="0"/>
        <w:rPr>
          <w:szCs w:val="28"/>
          <w:lang w:val="en-US"/>
        </w:rPr>
      </w:pPr>
      <w:r>
        <w:rPr>
          <w:szCs w:val="28"/>
          <w:lang w:val="en-US"/>
        </w:rPr>
        <w:t xml:space="preserve">Table </w:t>
      </w:r>
      <w:r w:rsidR="00F51040">
        <w:rPr>
          <w:szCs w:val="28"/>
          <w:lang w:val="en-US"/>
        </w:rPr>
        <w:t>2</w:t>
      </w:r>
      <w:r w:rsidR="00E061E6">
        <w:rPr>
          <w:szCs w:val="28"/>
        </w:rPr>
        <w:t xml:space="preserve"> – </w:t>
      </w:r>
      <w:r w:rsidRPr="00A21FEF">
        <w:rPr>
          <w:szCs w:val="28"/>
        </w:rPr>
        <w:t xml:space="preserve">AUV </w:t>
      </w:r>
      <w:proofErr w:type="spellStart"/>
      <w:r w:rsidRPr="00A21FEF">
        <w:rPr>
          <w:szCs w:val="28"/>
        </w:rPr>
        <w:t>parameters</w:t>
      </w:r>
      <w:proofErr w:type="spellEnd"/>
    </w:p>
    <w:tbl>
      <w:tblPr>
        <w:tblStyle w:val="a6"/>
        <w:tblW w:w="0" w:type="auto"/>
        <w:tblLook w:val="04A0" w:firstRow="1" w:lastRow="0" w:firstColumn="1" w:lastColumn="0" w:noHBand="0" w:noVBand="1"/>
      </w:tblPr>
      <w:tblGrid>
        <w:gridCol w:w="1271"/>
        <w:gridCol w:w="1418"/>
        <w:gridCol w:w="1417"/>
        <w:gridCol w:w="1985"/>
        <w:gridCol w:w="2126"/>
        <w:gridCol w:w="1979"/>
      </w:tblGrid>
      <w:tr w:rsidR="00F51040" w14:paraId="1C618CF6" w14:textId="77777777" w:rsidTr="00A21FEF">
        <w:tc>
          <w:tcPr>
            <w:tcW w:w="1271" w:type="dxa"/>
            <w:vAlign w:val="center"/>
          </w:tcPr>
          <w:p w14:paraId="6B244403" w14:textId="7E63B7D5" w:rsidR="00E061E6" w:rsidRPr="00E061E6" w:rsidRDefault="00A21FEF" w:rsidP="00F51040">
            <w:pPr>
              <w:spacing w:after="160" w:line="259" w:lineRule="auto"/>
              <w:ind w:firstLine="0"/>
              <w:jc w:val="center"/>
              <w:rPr>
                <w:i/>
                <w:szCs w:val="28"/>
                <w:lang w:val="en-US"/>
              </w:rPr>
            </w:pPr>
            <w:r>
              <w:rPr>
                <w:szCs w:val="28"/>
                <w:lang w:val="en-US"/>
              </w:rPr>
              <w:t>Mass</w:t>
            </w:r>
            <w:r w:rsidR="00E061E6">
              <w:rPr>
                <w:szCs w:val="28"/>
                <w:lang w:val="en-US"/>
              </w:rPr>
              <w:t xml:space="preserve">, </w:t>
            </w:r>
            <m:oMath>
              <m:r>
                <w:rPr>
                  <w:rFonts w:ascii="Cambria Math" w:hAnsi="Cambria Math"/>
                  <w:szCs w:val="28"/>
                </w:rPr>
                <m:t>m</m:t>
              </m:r>
            </m:oMath>
          </w:p>
        </w:tc>
        <w:tc>
          <w:tcPr>
            <w:tcW w:w="1418" w:type="dxa"/>
            <w:vAlign w:val="center"/>
          </w:tcPr>
          <w:p w14:paraId="695218C1" w14:textId="6D1298C9" w:rsidR="00E061E6" w:rsidRDefault="00A21FEF" w:rsidP="00F51040">
            <w:pPr>
              <w:spacing w:after="160" w:line="259" w:lineRule="auto"/>
              <w:ind w:firstLine="0"/>
              <w:jc w:val="center"/>
              <w:rPr>
                <w:szCs w:val="28"/>
              </w:rPr>
            </w:pPr>
            <w:proofErr w:type="spellStart"/>
            <w:r w:rsidRPr="00A21FEF">
              <w:rPr>
                <w:szCs w:val="28"/>
              </w:rPr>
              <w:t>Length</w:t>
            </w:r>
            <w:proofErr w:type="spellEnd"/>
            <w:r w:rsidR="00E061E6">
              <w:rPr>
                <w:szCs w:val="28"/>
              </w:rPr>
              <w:t xml:space="preserve">, </w:t>
            </w:r>
            <m:oMath>
              <m:r>
                <w:rPr>
                  <w:rFonts w:ascii="Cambria Math" w:hAnsi="Cambria Math"/>
                  <w:szCs w:val="28"/>
                  <w:lang w:val="en-US"/>
                </w:rPr>
                <m:t>L</m:t>
              </m:r>
            </m:oMath>
          </w:p>
        </w:tc>
        <w:tc>
          <w:tcPr>
            <w:tcW w:w="1417" w:type="dxa"/>
            <w:vAlign w:val="center"/>
          </w:tcPr>
          <w:p w14:paraId="0D8C9316" w14:textId="106109BB" w:rsidR="00E061E6" w:rsidRDefault="00A21FEF" w:rsidP="00F51040">
            <w:pPr>
              <w:spacing w:after="160" w:line="259" w:lineRule="auto"/>
              <w:ind w:firstLine="0"/>
              <w:jc w:val="center"/>
              <w:rPr>
                <w:szCs w:val="28"/>
              </w:rPr>
            </w:pPr>
            <w:proofErr w:type="spellStart"/>
            <w:r w:rsidRPr="00A21FEF">
              <w:rPr>
                <w:szCs w:val="28"/>
              </w:rPr>
              <w:t>Radius</w:t>
            </w:r>
            <w:proofErr w:type="spellEnd"/>
            <w:r w:rsidR="00E061E6">
              <w:rPr>
                <w:szCs w:val="28"/>
              </w:rPr>
              <w:t xml:space="preserve">, </w:t>
            </w:r>
            <m:oMath>
              <m:r>
                <w:rPr>
                  <w:rFonts w:ascii="Cambria Math" w:hAnsi="Cambria Math"/>
                  <w:szCs w:val="28"/>
                  <w:lang w:val="en-US"/>
                </w:rPr>
                <m:t>r</m:t>
              </m:r>
            </m:oMath>
          </w:p>
        </w:tc>
        <w:tc>
          <w:tcPr>
            <w:tcW w:w="1985" w:type="dxa"/>
            <w:vAlign w:val="center"/>
          </w:tcPr>
          <w:p w14:paraId="64F366D7" w14:textId="6D04842C" w:rsidR="00E061E6" w:rsidRPr="00A21FEF" w:rsidRDefault="00A21FEF" w:rsidP="00F51040">
            <w:pPr>
              <w:spacing w:after="160" w:line="259" w:lineRule="auto"/>
              <w:ind w:firstLine="0"/>
              <w:jc w:val="center"/>
              <w:rPr>
                <w:szCs w:val="28"/>
                <w:lang w:val="en-US"/>
              </w:rPr>
            </w:pPr>
            <w:r w:rsidRPr="00A21FEF">
              <w:rPr>
                <w:szCs w:val="28"/>
                <w:lang w:val="en-US"/>
              </w:rPr>
              <w:t>Center-of-mass vector</w:t>
            </w:r>
            <w:r w:rsidR="00F51040" w:rsidRPr="00A21FEF">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oMath>
          </w:p>
        </w:tc>
        <w:tc>
          <w:tcPr>
            <w:tcW w:w="2126" w:type="dxa"/>
            <w:vAlign w:val="center"/>
          </w:tcPr>
          <w:p w14:paraId="68BD3A9E" w14:textId="5FA18086" w:rsidR="00E061E6" w:rsidRPr="00A21FEF" w:rsidRDefault="00A21FEF" w:rsidP="00F51040">
            <w:pPr>
              <w:spacing w:after="160" w:line="259" w:lineRule="auto"/>
              <w:ind w:firstLine="0"/>
              <w:jc w:val="center"/>
              <w:rPr>
                <w:szCs w:val="28"/>
                <w:lang w:val="en-US"/>
              </w:rPr>
            </w:pPr>
            <w:r w:rsidRPr="00A21FEF">
              <w:rPr>
                <w:szCs w:val="28"/>
                <w:lang w:val="en-US"/>
              </w:rPr>
              <w:t>Buoyancy center vector</w:t>
            </w:r>
            <w:r w:rsidR="00F51040" w:rsidRPr="00A21FEF">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oMath>
          </w:p>
        </w:tc>
        <w:tc>
          <w:tcPr>
            <w:tcW w:w="1979" w:type="dxa"/>
            <w:vAlign w:val="center"/>
          </w:tcPr>
          <w:p w14:paraId="3E7EAA8C" w14:textId="707451AB" w:rsidR="00E061E6" w:rsidRPr="00F51040" w:rsidRDefault="00A21FEF" w:rsidP="00F51040">
            <w:pPr>
              <w:spacing w:after="160" w:line="259" w:lineRule="auto"/>
              <w:ind w:firstLine="0"/>
              <w:jc w:val="center"/>
              <w:rPr>
                <w:szCs w:val="28"/>
                <w:lang w:val="en-US"/>
              </w:rPr>
            </w:pPr>
            <w:proofErr w:type="spellStart"/>
            <w:r w:rsidRPr="00A21FEF">
              <w:rPr>
                <w:szCs w:val="28"/>
              </w:rPr>
              <w:t>Buoyancy</w:t>
            </w:r>
            <w:proofErr w:type="spellEnd"/>
            <w:r w:rsidR="00F51040">
              <w:rPr>
                <w:szCs w:val="28"/>
              </w:rPr>
              <w:t xml:space="preserve">, </w:t>
            </w:r>
            <m:oMath>
              <m:r>
                <w:rPr>
                  <w:rFonts w:ascii="Cambria Math" w:hAnsi="Cambria Math"/>
                  <w:szCs w:val="28"/>
                  <w:lang w:val="en-US"/>
                </w:rPr>
                <m:t>B</m:t>
              </m:r>
            </m:oMath>
          </w:p>
        </w:tc>
      </w:tr>
      <w:tr w:rsidR="00F51040" w14:paraId="31FCF729" w14:textId="77777777" w:rsidTr="00A21FEF">
        <w:tc>
          <w:tcPr>
            <w:tcW w:w="1271" w:type="dxa"/>
            <w:vAlign w:val="center"/>
          </w:tcPr>
          <w:p w14:paraId="65697382" w14:textId="6EFC5E5D" w:rsidR="00E061E6" w:rsidRPr="00A21FEF" w:rsidRDefault="00E061E6" w:rsidP="00F51040">
            <w:pPr>
              <w:spacing w:after="160" w:line="259" w:lineRule="auto"/>
              <w:ind w:firstLine="0"/>
              <w:jc w:val="center"/>
              <w:rPr>
                <w:szCs w:val="28"/>
                <w:lang w:val="en-US"/>
              </w:rPr>
            </w:pPr>
            <w:r>
              <w:rPr>
                <w:szCs w:val="28"/>
                <w:lang w:val="en-US"/>
              </w:rPr>
              <w:t xml:space="preserve">150 </w:t>
            </w:r>
            <w:r w:rsidR="00A21FEF">
              <w:rPr>
                <w:szCs w:val="28"/>
                <w:lang w:val="en-US"/>
              </w:rPr>
              <w:t>kg</w:t>
            </w:r>
          </w:p>
        </w:tc>
        <w:tc>
          <w:tcPr>
            <w:tcW w:w="1418" w:type="dxa"/>
            <w:vAlign w:val="center"/>
          </w:tcPr>
          <w:p w14:paraId="198140A2" w14:textId="0A15A744" w:rsidR="00E061E6" w:rsidRPr="00A21FEF" w:rsidRDefault="00E061E6" w:rsidP="00F51040">
            <w:pPr>
              <w:spacing w:after="160" w:line="259" w:lineRule="auto"/>
              <w:ind w:firstLine="0"/>
              <w:jc w:val="center"/>
              <w:rPr>
                <w:szCs w:val="28"/>
                <w:lang w:val="en-US"/>
              </w:rPr>
            </w:pPr>
            <w:r>
              <w:rPr>
                <w:szCs w:val="28"/>
              </w:rPr>
              <w:t xml:space="preserve">3.081 </w:t>
            </w:r>
            <w:r w:rsidR="00A21FEF">
              <w:rPr>
                <w:szCs w:val="28"/>
                <w:lang w:val="en-US"/>
              </w:rPr>
              <w:t>m</w:t>
            </w:r>
          </w:p>
        </w:tc>
        <w:tc>
          <w:tcPr>
            <w:tcW w:w="1417" w:type="dxa"/>
            <w:vAlign w:val="center"/>
          </w:tcPr>
          <w:p w14:paraId="0E994ABD" w14:textId="58680ACE" w:rsidR="00E061E6" w:rsidRPr="00A21FEF" w:rsidRDefault="00F51040" w:rsidP="00F51040">
            <w:pPr>
              <w:spacing w:after="160" w:line="259" w:lineRule="auto"/>
              <w:ind w:firstLine="0"/>
              <w:jc w:val="center"/>
              <w:rPr>
                <w:szCs w:val="28"/>
                <w:lang w:val="en-US"/>
              </w:rPr>
            </w:pPr>
            <w:r>
              <w:rPr>
                <w:szCs w:val="28"/>
              </w:rPr>
              <w:t xml:space="preserve">0,147 </w:t>
            </w:r>
            <w:r w:rsidR="00A21FEF">
              <w:rPr>
                <w:szCs w:val="28"/>
                <w:lang w:val="en-US"/>
              </w:rPr>
              <w:t>m</w:t>
            </w:r>
          </w:p>
        </w:tc>
        <w:tc>
          <w:tcPr>
            <w:tcW w:w="1985" w:type="dxa"/>
            <w:vAlign w:val="center"/>
          </w:tcPr>
          <w:p w14:paraId="29D4FDDE" w14:textId="05743D08" w:rsidR="00E061E6" w:rsidRPr="00A21FEF" w:rsidRDefault="009F589E" w:rsidP="00F51040">
            <w:pPr>
              <w:spacing w:after="160" w:line="259" w:lineRule="auto"/>
              <w:ind w:firstLine="0"/>
              <w:jc w:val="center"/>
              <w:rPr>
                <w:szCs w:val="28"/>
                <w:lang w:val="en-US"/>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e>
                    </m:d>
                  </m:e>
                  <m:sup>
                    <m:r>
                      <w:rPr>
                        <w:rFonts w:ascii="Cambria Math" w:hAnsi="Cambria Math"/>
                        <w:szCs w:val="28"/>
                      </w:rPr>
                      <m:t>T</m:t>
                    </m:r>
                  </m:sup>
                </m:sSup>
              </m:oMath>
            </m:oMathPara>
          </w:p>
        </w:tc>
        <w:tc>
          <w:tcPr>
            <w:tcW w:w="2126" w:type="dxa"/>
            <w:vAlign w:val="center"/>
          </w:tcPr>
          <w:p w14:paraId="6B1BF2E1" w14:textId="7373B628" w:rsidR="00E061E6" w:rsidRPr="00A21FEF" w:rsidRDefault="009F589E" w:rsidP="00F51040">
            <w:pPr>
              <w:spacing w:after="160" w:line="259" w:lineRule="auto"/>
              <w:ind w:firstLine="0"/>
              <w:jc w:val="center"/>
              <w:rPr>
                <w:szCs w:val="28"/>
                <w:lang w:val="en-US"/>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.07</m:t>
                        </m:r>
                      </m:e>
                    </m:d>
                  </m:e>
                  <m:sup>
                    <m:r>
                      <w:rPr>
                        <w:rFonts w:ascii="Cambria Math" w:hAnsi="Cambria Math"/>
                        <w:szCs w:val="28"/>
                      </w:rPr>
                      <m:t>T</m:t>
                    </m:r>
                  </m:sup>
                </m:sSup>
              </m:oMath>
            </m:oMathPara>
          </w:p>
        </w:tc>
        <w:tc>
          <w:tcPr>
            <w:tcW w:w="1979" w:type="dxa"/>
            <w:vAlign w:val="center"/>
          </w:tcPr>
          <w:p w14:paraId="2A419BA6" w14:textId="51C403C3" w:rsidR="00E061E6" w:rsidRPr="00F51040" w:rsidRDefault="00F51040" w:rsidP="00F51040">
            <w:pPr>
              <w:spacing w:after="160" w:line="259" w:lineRule="auto"/>
              <w:ind w:firstLine="0"/>
              <w:jc w:val="center"/>
              <w:rPr>
                <w:rFonts w:ascii="Cambria Math" w:hAnsi="Cambria Math"/>
                <w:iCs/>
                <w:szCs w:val="28"/>
              </w:rPr>
            </w:pPr>
            <m:oMath>
              <m:r>
                <w:rPr>
                  <w:rFonts w:ascii="Cambria Math" w:hAnsi="Cambria Math"/>
                  <w:szCs w:val="28"/>
                  <w:lang w:val="en-US"/>
                </w:rPr>
                <m:t>m</m:t>
              </m:r>
              <m:r>
                <m:rPr>
                  <m:sty m:val="p"/>
                </m:rPr>
                <w:rPr>
                  <w:rFonts w:ascii="Cambria Math" w:hAnsi="Cambria Math"/>
                  <w:szCs w:val="28"/>
                  <w:lang w:val="en-US"/>
                </w:rPr>
                <m:t>g</m:t>
              </m:r>
            </m:oMath>
            <w:r>
              <w:rPr>
                <w:szCs w:val="28"/>
              </w:rPr>
              <w:t>,</w:t>
            </w:r>
            <w:r>
              <w:rPr>
                <w:szCs w:val="28"/>
                <w:lang w:val="en-US"/>
              </w:rPr>
              <w:t xml:space="preserve"> </w:t>
            </w:r>
            <w:r w:rsidR="00A21FEF">
              <w:rPr>
                <w:szCs w:val="28"/>
                <w:lang w:val="en-US"/>
              </w:rPr>
              <w:t>N</w:t>
            </w:r>
          </w:p>
        </w:tc>
      </w:tr>
    </w:tbl>
    <w:p w14:paraId="518C41E6" w14:textId="77777777" w:rsidR="00E061E6" w:rsidRPr="00E061E6" w:rsidRDefault="00E061E6" w:rsidP="00845E4E">
      <w:pPr>
        <w:tabs>
          <w:tab w:val="left" w:pos="8356"/>
        </w:tabs>
        <w:ind w:firstLine="709"/>
        <w:jc w:val="left"/>
      </w:pPr>
    </w:p>
    <w:p w14:paraId="79E24FF2" w14:textId="415BB292" w:rsidR="00125CE4" w:rsidRPr="00B34874" w:rsidRDefault="00E579C5" w:rsidP="00867444">
      <w:pPr>
        <w:tabs>
          <w:tab w:val="left" w:pos="8356"/>
        </w:tabs>
        <w:spacing w:after="240"/>
        <w:ind w:firstLine="709"/>
        <w:jc w:val="left"/>
        <w:rPr>
          <w:b/>
          <w:bCs/>
          <w:szCs w:val="28"/>
          <w:lang w:val="en-US"/>
        </w:rPr>
      </w:pPr>
      <w:proofErr w:type="spellStart"/>
      <w:r w:rsidRPr="00E579C5">
        <w:rPr>
          <w:b/>
          <w:bCs/>
          <w:szCs w:val="28"/>
        </w:rPr>
        <w:t>Thrusters</w:t>
      </w:r>
      <w:proofErr w:type="spellEnd"/>
      <w:r w:rsidRPr="00E579C5">
        <w:rPr>
          <w:b/>
          <w:bCs/>
          <w:szCs w:val="28"/>
        </w:rPr>
        <w:t xml:space="preserve"> </w:t>
      </w:r>
      <w:proofErr w:type="spellStart"/>
      <w:r w:rsidRPr="00E579C5">
        <w:rPr>
          <w:b/>
          <w:bCs/>
          <w:szCs w:val="28"/>
        </w:rPr>
        <w:t>allocation</w:t>
      </w:r>
      <w:proofErr w:type="spellEnd"/>
      <w:r w:rsidRPr="00E579C5">
        <w:rPr>
          <w:b/>
          <w:bCs/>
          <w:szCs w:val="28"/>
        </w:rPr>
        <w:t xml:space="preserve"> </w:t>
      </w:r>
      <w:proofErr w:type="spellStart"/>
      <w:r w:rsidRPr="00E579C5">
        <w:rPr>
          <w:b/>
          <w:bCs/>
          <w:szCs w:val="28"/>
        </w:rPr>
        <w:t>matrix</w:t>
      </w:r>
      <w:proofErr w:type="spellEnd"/>
    </w:p>
    <w:p w14:paraId="19B01137" w14:textId="3C6AF32C" w:rsidR="00845E4E" w:rsidRPr="005A1A53" w:rsidRDefault="005A1A53" w:rsidP="00DA6678">
      <w:pPr>
        <w:tabs>
          <w:tab w:val="left" w:pos="8356"/>
        </w:tabs>
        <w:ind w:firstLine="709"/>
        <w:rPr>
          <w:szCs w:val="28"/>
          <w:lang w:val="en-US"/>
        </w:rPr>
      </w:pPr>
      <w:r w:rsidRPr="005A1A53">
        <w:rPr>
          <w:szCs w:val="28"/>
          <w:lang w:val="en-US"/>
        </w:rPr>
        <w:t xml:space="preserve">Given the geometric and physical parameters of the thrusters, it is possible to determine the </w:t>
      </w:r>
      <w:proofErr w:type="gramStart"/>
      <w:r w:rsidRPr="005A1A53">
        <w:rPr>
          <w:szCs w:val="28"/>
          <w:lang w:val="en-US"/>
        </w:rPr>
        <w:t>thrusters</w:t>
      </w:r>
      <w:proofErr w:type="gramEnd"/>
      <w:r w:rsidRPr="005A1A53">
        <w:rPr>
          <w:szCs w:val="28"/>
          <w:lang w:val="en-US"/>
        </w:rPr>
        <w:t xml:space="preserve"> allocation matrix (4) by the following expression</w:t>
      </w:r>
    </w:p>
    <w:p w14:paraId="674D1DE3" w14:textId="77777777" w:rsidR="00DA6678" w:rsidRPr="005A1A53" w:rsidRDefault="00DA6678" w:rsidP="00845E4E">
      <w:pPr>
        <w:tabs>
          <w:tab w:val="left" w:pos="8356"/>
        </w:tabs>
        <w:ind w:firstLine="709"/>
        <w:jc w:val="left"/>
        <w:rPr>
          <w:szCs w:val="28"/>
          <w:lang w:val="en-US"/>
        </w:rPr>
      </w:pPr>
    </w:p>
    <w:p w14:paraId="431756F8" w14:textId="717034E4" w:rsidR="00C4209D" w:rsidRPr="00C4209D" w:rsidRDefault="009F589E" w:rsidP="00DA6678">
      <w:pPr>
        <w:tabs>
          <w:tab w:val="left" w:pos="8356"/>
        </w:tabs>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
                </m:e>
              </m:d>
              <m:r>
                <w:rPr>
                  <w:rFonts w:ascii="Cambria Math" w:hAnsi="Cambria Math"/>
                  <w:szCs w:val="28"/>
                  <w:lang w:val="en-GB"/>
                </w:rPr>
                <m:t>,  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n</m:t>
                            </m:r>
                          </m:sub>
                        </m:sSub>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9</m:t>
                  </m:r>
                </m:e>
              </m:d>
            </m:e>
          </m:eqArr>
        </m:oMath>
      </m:oMathPara>
    </w:p>
    <w:p w14:paraId="6DDF2874" w14:textId="77777777" w:rsidR="00DA6678" w:rsidRDefault="00DA6678" w:rsidP="00DA6678">
      <w:pPr>
        <w:tabs>
          <w:tab w:val="left" w:pos="8356"/>
        </w:tabs>
        <w:ind w:firstLine="0"/>
        <w:jc w:val="left"/>
        <w:rPr>
          <w:szCs w:val="28"/>
        </w:rPr>
      </w:pPr>
    </w:p>
    <w:p w14:paraId="6752274B" w14:textId="281D643F" w:rsidR="00DA6678" w:rsidRPr="005A1A53" w:rsidRDefault="005A1A53" w:rsidP="00711497">
      <w:pPr>
        <w:tabs>
          <w:tab w:val="left" w:pos="8356"/>
        </w:tabs>
        <w:ind w:firstLine="0"/>
        <w:rPr>
          <w:szCs w:val="28"/>
          <w:lang w:val="en-US"/>
        </w:rPr>
      </w:pPr>
      <w:r>
        <w:rPr>
          <w:szCs w:val="28"/>
          <w:lang w:val="en-US"/>
        </w:rPr>
        <w:t>where</w:t>
      </w:r>
      <w:r w:rsidR="00DA6678" w:rsidRPr="005A1A53">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oMath>
      <w:r w:rsidR="00DA6678" w:rsidRPr="005A1A53">
        <w:rPr>
          <w:szCs w:val="28"/>
          <w:lang w:val="en-US"/>
        </w:rPr>
        <w:t xml:space="preserve"> – </w:t>
      </w:r>
      <w:r w:rsidRPr="005A1A53">
        <w:rPr>
          <w:szCs w:val="28"/>
          <w:lang w:val="en-US"/>
        </w:rPr>
        <w:t>is the force created by the</w:t>
      </w:r>
      <w:r w:rsidR="00DA6678" w:rsidRPr="005A1A53">
        <w:rPr>
          <w:szCs w:val="28"/>
          <w:lang w:val="en-US"/>
        </w:rPr>
        <w:t xml:space="preserve"> </w:t>
      </w:r>
      <m:oMath>
        <m:r>
          <w:rPr>
            <w:rFonts w:ascii="Cambria Math" w:hAnsi="Cambria Math"/>
            <w:szCs w:val="28"/>
            <w:lang w:val="en-US"/>
          </w:rPr>
          <m:t>i</m:t>
        </m:r>
      </m:oMath>
      <w:r w:rsidR="00DA6678" w:rsidRPr="005A1A53">
        <w:rPr>
          <w:szCs w:val="28"/>
          <w:lang w:val="en-US"/>
        </w:rPr>
        <w:t>-</w:t>
      </w:r>
      <w:proofErr w:type="spellStart"/>
      <w:r>
        <w:rPr>
          <w:szCs w:val="28"/>
          <w:lang w:val="en-US"/>
        </w:rPr>
        <w:t>th</w:t>
      </w:r>
      <w:proofErr w:type="spellEnd"/>
      <w:r w:rsidR="00DA6678" w:rsidRPr="005A1A53">
        <w:rPr>
          <w:szCs w:val="28"/>
          <w:lang w:val="en-US"/>
        </w:rPr>
        <w:t xml:space="preserve"> </w:t>
      </w:r>
      <w:r>
        <w:rPr>
          <w:szCs w:val="28"/>
          <w:lang w:val="en-US"/>
        </w:rPr>
        <w:t>thruster</w:t>
      </w:r>
      <w:r w:rsidR="00DA6678" w:rsidRPr="005A1A53">
        <w:rPr>
          <w:szCs w:val="28"/>
          <w:lang w:val="en-US"/>
        </w:rPr>
        <w:t>,</w:t>
      </w:r>
    </w:p>
    <w:p w14:paraId="219DE33D" w14:textId="7596FA74" w:rsidR="00DA6678" w:rsidRPr="00427F0F" w:rsidRDefault="009F589E" w:rsidP="00711497">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DA6678" w:rsidRPr="00427F0F">
        <w:rPr>
          <w:szCs w:val="28"/>
          <w:lang w:val="en-US"/>
        </w:rPr>
        <w:t xml:space="preserve"> – </w:t>
      </w:r>
      <w:r w:rsidR="00427F0F" w:rsidRPr="00427F0F">
        <w:rPr>
          <w:szCs w:val="28"/>
          <w:lang w:val="en-US"/>
        </w:rPr>
        <w:t xml:space="preserve">is the geometric position of the force application point of the </w:t>
      </w:r>
      <m:oMath>
        <m:r>
          <w:rPr>
            <w:rFonts w:ascii="Cambria Math" w:hAnsi="Cambria Math"/>
            <w:szCs w:val="28"/>
            <w:lang w:val="en-US"/>
          </w:rPr>
          <m:t>i</m:t>
        </m:r>
      </m:oMath>
      <w:r w:rsidR="00DA6678" w:rsidRPr="00427F0F">
        <w:rPr>
          <w:szCs w:val="28"/>
          <w:lang w:val="en-US"/>
        </w:rPr>
        <w:t>-</w:t>
      </w:r>
      <w:proofErr w:type="spellStart"/>
      <w:r w:rsidR="00427F0F">
        <w:rPr>
          <w:szCs w:val="28"/>
          <w:lang w:val="en-US"/>
        </w:rPr>
        <w:t>th</w:t>
      </w:r>
      <w:proofErr w:type="spellEnd"/>
      <w:r w:rsidR="00DA6678" w:rsidRPr="00427F0F">
        <w:rPr>
          <w:szCs w:val="28"/>
          <w:lang w:val="en-US"/>
        </w:rPr>
        <w:t xml:space="preserve"> </w:t>
      </w:r>
      <w:r w:rsidR="00427F0F" w:rsidRPr="00427F0F">
        <w:rPr>
          <w:szCs w:val="28"/>
          <w:lang w:val="en-US"/>
        </w:rPr>
        <w:t>thruster relative to the vehicle's center of mass</w:t>
      </w:r>
      <w:r w:rsidR="00711497" w:rsidRPr="00427F0F">
        <w:rPr>
          <w:szCs w:val="28"/>
          <w:lang w:val="en-US"/>
        </w:rPr>
        <w:t>.</w:t>
      </w:r>
    </w:p>
    <w:p w14:paraId="322AA4FA" w14:textId="2907C6EA" w:rsidR="00911D71" w:rsidRPr="00427F0F" w:rsidRDefault="00911D71" w:rsidP="00711497">
      <w:pPr>
        <w:tabs>
          <w:tab w:val="left" w:pos="8356"/>
        </w:tabs>
        <w:ind w:firstLine="0"/>
        <w:rPr>
          <w:szCs w:val="28"/>
          <w:lang w:val="en-US"/>
        </w:rPr>
      </w:pPr>
    </w:p>
    <w:p w14:paraId="2A66CC69" w14:textId="133FC912" w:rsidR="00911D71" w:rsidRPr="00760E01" w:rsidRDefault="00760E01" w:rsidP="00911D71">
      <w:pPr>
        <w:ind w:firstLine="709"/>
        <w:rPr>
          <w:szCs w:val="28"/>
          <w:lang w:val="en-US"/>
        </w:rPr>
      </w:pPr>
      <w:r w:rsidRPr="00760E01">
        <w:rPr>
          <w:szCs w:val="28"/>
          <w:lang w:val="en-US"/>
        </w:rPr>
        <w:t>It is worth noting that the forces generated by the MMT-300 thrusters depend on the software control, which leads expression (9) to the parametric form</w:t>
      </w:r>
    </w:p>
    <w:p w14:paraId="07BB06CB" w14:textId="2D00413C" w:rsidR="00C4209D" w:rsidRPr="00760E01" w:rsidRDefault="00C4209D" w:rsidP="00C4209D">
      <w:pPr>
        <w:ind w:firstLine="0"/>
        <w:rPr>
          <w:szCs w:val="28"/>
          <w:lang w:val="en-US"/>
        </w:rPr>
      </w:pPr>
    </w:p>
    <w:p w14:paraId="4F5FD00E" w14:textId="08A9534C" w:rsidR="00C4209D" w:rsidRPr="00C4209D" w:rsidRDefault="009F589E" w:rsidP="00C4209D">
      <w:pPr>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
                </m:e>
              </m:d>
              <m:r>
                <w:rPr>
                  <w:rFonts w:ascii="Cambria Math" w:hAnsi="Cambria Math"/>
                  <w:szCs w:val="28"/>
                  <w:lang w:val="en-GB"/>
                </w:rPr>
                <m:t>,  T</m:t>
              </m:r>
              <m:d>
                <m:dPr>
                  <m:ctrlPr>
                    <w:rPr>
                      <w:rFonts w:ascii="Cambria Math" w:hAnsi="Cambria Math"/>
                      <w:i/>
                      <w:szCs w:val="28"/>
                      <w:lang w:val="en-GB"/>
                    </w:rPr>
                  </m:ctrlPr>
                </m:dPr>
                <m:e>
                  <m:r>
                    <w:rPr>
                      <w:rFonts w:ascii="Cambria Math" w:hAnsi="Cambria Math"/>
                      <w:szCs w:val="28"/>
                      <w:lang w:val="en-GB"/>
                    </w:rPr>
                    <m:t>code</m:t>
                  </m:r>
                </m:e>
              </m:d>
              <m:r>
                <w:rPr>
                  <w:rFonts w:ascii="Cambria Math" w:hAnsi="Cambria Math"/>
                  <w:szCs w:val="28"/>
                  <w:lang w:val="en-GB"/>
                </w:rPr>
                <m: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p</m:t>
                            </m:r>
                          </m:sub>
                        </m:sSub>
                        <m:d>
                          <m:dPr>
                            <m:ctrlPr>
                              <w:rPr>
                                <w:rFonts w:ascii="Cambria Math" w:eastAsia="Cambria Math" w:hAnsi="Cambria Math" w:cs="Cambria Math"/>
                                <w:i/>
                                <w:szCs w:val="28"/>
                                <w:lang w:val="en-US"/>
                              </w:rPr>
                            </m:ctrlPr>
                          </m:dPr>
                          <m:e>
                            <m:r>
                              <w:rPr>
                                <w:rFonts w:ascii="Cambria Math" w:eastAsia="Cambria Math" w:hAnsi="Cambria Math" w:cs="Cambria Math"/>
                                <w:szCs w:val="28"/>
                                <w:lang w:val="en-US"/>
                              </w:rPr>
                              <m:t>code</m:t>
                            </m:r>
                          </m:e>
                        </m:d>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10</m:t>
                  </m:r>
                </m:e>
              </m:d>
            </m:e>
          </m:eqArr>
        </m:oMath>
      </m:oMathPara>
    </w:p>
    <w:p w14:paraId="42CCBFA8" w14:textId="43E15CC2" w:rsidR="00C4209D" w:rsidRDefault="00C4209D" w:rsidP="00C4209D">
      <w:pPr>
        <w:tabs>
          <w:tab w:val="left" w:pos="8356"/>
        </w:tabs>
        <w:ind w:firstLine="0"/>
        <w:rPr>
          <w:szCs w:val="28"/>
          <w:lang w:val="en-US"/>
        </w:rPr>
      </w:pPr>
    </w:p>
    <w:p w14:paraId="37B05851" w14:textId="4EE2DF40" w:rsidR="00C4209D" w:rsidRPr="00760E01" w:rsidRDefault="00760E01" w:rsidP="00C4209D">
      <w:pPr>
        <w:tabs>
          <w:tab w:val="left" w:pos="8356"/>
        </w:tabs>
        <w:ind w:firstLine="0"/>
        <w:rPr>
          <w:szCs w:val="28"/>
          <w:lang w:val="en-US"/>
        </w:rPr>
      </w:pPr>
      <w:r>
        <w:rPr>
          <w:szCs w:val="28"/>
          <w:lang w:val="en-US"/>
        </w:rPr>
        <w:t>where</w:t>
      </w:r>
      <w:r w:rsidR="00C4209D" w:rsidRPr="00760E01">
        <w:rPr>
          <w:szCs w:val="28"/>
          <w:lang w:val="en-US"/>
        </w:rPr>
        <w:t xml:space="preserve"> </w:t>
      </w:r>
      <m:oMath>
        <m:r>
          <w:rPr>
            <w:rFonts w:ascii="Cambria Math" w:hAnsi="Cambria Math"/>
            <w:szCs w:val="28"/>
            <w:lang w:val="en-US"/>
          </w:rPr>
          <m:t>code</m:t>
        </m:r>
        <m:r>
          <w:rPr>
            <w:rFonts w:ascii="Cambria Math" w:hAnsi="Cambria Math"/>
            <w:sz w:val="26"/>
            <w:szCs w:val="26"/>
            <w:lang w:val="en-US"/>
          </w:rPr>
          <m:t>∈</m:t>
        </m:r>
        <m:d>
          <m:dPr>
            <m:begChr m:val="["/>
            <m:endChr m:val="]"/>
            <m:ctrlPr>
              <w:rPr>
                <w:rFonts w:ascii="Cambria Math" w:hAnsi="Cambria Math"/>
                <w:i/>
                <w:sz w:val="26"/>
                <w:szCs w:val="26"/>
                <w:lang w:val="en-US"/>
              </w:rPr>
            </m:ctrlPr>
          </m:dPr>
          <m:e>
            <m:r>
              <w:rPr>
                <w:rFonts w:ascii="Cambria Math" w:hAnsi="Cambria Math"/>
                <w:sz w:val="26"/>
                <w:szCs w:val="26"/>
                <w:lang w:val="en-US"/>
              </w:rPr>
              <m:t>-128;128</m:t>
            </m:r>
          </m:e>
        </m:d>
      </m:oMath>
      <w:r w:rsidR="00C4209D" w:rsidRPr="00760E01">
        <w:rPr>
          <w:szCs w:val="28"/>
          <w:lang w:val="en-US"/>
        </w:rPr>
        <w:t xml:space="preserve"> – </w:t>
      </w:r>
      <w:r w:rsidRPr="00760E01">
        <w:rPr>
          <w:szCs w:val="28"/>
          <w:lang w:val="en-US"/>
        </w:rPr>
        <w:t>is the software control code</w:t>
      </w:r>
      <w:r w:rsidR="00C4209D" w:rsidRPr="00760E01">
        <w:rPr>
          <w:szCs w:val="28"/>
          <w:lang w:val="en-US"/>
        </w:rPr>
        <w:t xml:space="preserve">. </w:t>
      </w:r>
    </w:p>
    <w:p w14:paraId="48A91EA9" w14:textId="1B0A2811" w:rsidR="00520AAA" w:rsidRPr="00760E01" w:rsidRDefault="00520AAA" w:rsidP="00C4209D">
      <w:pPr>
        <w:tabs>
          <w:tab w:val="left" w:pos="8356"/>
        </w:tabs>
        <w:ind w:firstLine="0"/>
        <w:rPr>
          <w:szCs w:val="28"/>
          <w:lang w:val="en-US"/>
        </w:rPr>
      </w:pPr>
    </w:p>
    <w:p w14:paraId="6FAFD283" w14:textId="51C6384F" w:rsidR="00520AAA" w:rsidRPr="001E42F5" w:rsidRDefault="00520AAA" w:rsidP="00501827">
      <w:pPr>
        <w:spacing w:after="240"/>
        <w:ind w:firstLine="0"/>
        <w:rPr>
          <w:szCs w:val="28"/>
          <w:lang w:val="en-US"/>
        </w:rPr>
      </w:pPr>
      <w:r w:rsidRPr="00760E01">
        <w:rPr>
          <w:szCs w:val="28"/>
          <w:lang w:val="en-US"/>
        </w:rPr>
        <w:tab/>
      </w:r>
      <w:r w:rsidR="001E42F5" w:rsidRPr="001E42F5">
        <w:rPr>
          <w:szCs w:val="28"/>
          <w:lang w:val="en-US"/>
        </w:rPr>
        <w:t>From Fig. 5 it is possible to determine the values</w:t>
      </w:r>
      <w:r w:rsidR="001E42F5">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Pr="001E42F5">
        <w:rPr>
          <w:szCs w:val="28"/>
          <w:lang w:val="en-US"/>
        </w:rPr>
        <w:t xml:space="preserve">, </w:t>
      </w:r>
      <w:r w:rsidR="001E42F5" w:rsidRPr="001E42F5">
        <w:rPr>
          <w:szCs w:val="28"/>
          <w:lang w:val="en-US"/>
        </w:rPr>
        <w:t>which are presented in Table 3</w:t>
      </w:r>
      <w:r w:rsidRPr="001E42F5">
        <w:rPr>
          <w:szCs w:val="28"/>
          <w:lang w:val="en-US"/>
        </w:rPr>
        <w:t>.</w:t>
      </w:r>
    </w:p>
    <w:p w14:paraId="65B6FE70" w14:textId="5D489582" w:rsidR="002D12AF" w:rsidRDefault="0059008D" w:rsidP="002D12AF">
      <w:pPr>
        <w:tabs>
          <w:tab w:val="left" w:pos="8356"/>
        </w:tabs>
        <w:ind w:firstLine="0"/>
        <w:jc w:val="center"/>
        <w:rPr>
          <w:szCs w:val="28"/>
          <w:lang w:val="en-US"/>
        </w:rPr>
      </w:pPr>
      <w:r>
        <w:rPr>
          <w:noProof/>
        </w:rPr>
        <w:drawing>
          <wp:inline distT="0" distB="0" distL="0" distR="0" wp14:anchorId="449C8F64" wp14:editId="761D15AE">
            <wp:extent cx="6215974" cy="2357027"/>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6003" cy="2360830"/>
                    </a:xfrm>
                    <a:prstGeom prst="rect">
                      <a:avLst/>
                    </a:prstGeom>
                  </pic:spPr>
                </pic:pic>
              </a:graphicData>
            </a:graphic>
          </wp:inline>
        </w:drawing>
      </w:r>
    </w:p>
    <w:p w14:paraId="0D7047F8" w14:textId="0F015BF9" w:rsidR="00A05F14" w:rsidRPr="00A304AD" w:rsidRDefault="001E42F5" w:rsidP="00B878DC">
      <w:pPr>
        <w:ind w:firstLine="0"/>
        <w:jc w:val="center"/>
        <w:rPr>
          <w:szCs w:val="28"/>
          <w:lang w:val="en-US"/>
        </w:rPr>
      </w:pPr>
      <w:r>
        <w:rPr>
          <w:szCs w:val="28"/>
          <w:lang w:val="en-US"/>
        </w:rPr>
        <w:t>Figure</w:t>
      </w:r>
      <w:r w:rsidR="0055434D" w:rsidRPr="00A304AD">
        <w:rPr>
          <w:szCs w:val="28"/>
          <w:lang w:val="en-US"/>
        </w:rPr>
        <w:t xml:space="preserve"> </w:t>
      </w:r>
      <w:r w:rsidR="006C74F8" w:rsidRPr="00A304AD">
        <w:rPr>
          <w:szCs w:val="28"/>
          <w:lang w:val="en-US"/>
        </w:rPr>
        <w:t>5</w:t>
      </w:r>
      <w:r w:rsidR="0055434D" w:rsidRPr="00A304AD">
        <w:rPr>
          <w:szCs w:val="28"/>
          <w:lang w:val="en-US"/>
        </w:rPr>
        <w:t xml:space="preserve"> – </w:t>
      </w:r>
      <w:r w:rsidR="001E2CB3" w:rsidRPr="00A304AD">
        <w:rPr>
          <w:szCs w:val="28"/>
          <w:lang w:val="en-US"/>
        </w:rPr>
        <w:t>MMT-300 geometric parameters</w:t>
      </w:r>
    </w:p>
    <w:p w14:paraId="1330751D" w14:textId="77777777" w:rsidR="00B23FFA" w:rsidRDefault="00B23FFA" w:rsidP="0022469C">
      <w:pPr>
        <w:tabs>
          <w:tab w:val="left" w:pos="8356"/>
        </w:tabs>
        <w:ind w:firstLine="0"/>
        <w:rPr>
          <w:lang w:val="en-US"/>
        </w:rPr>
      </w:pPr>
    </w:p>
    <w:p w14:paraId="17190ED7" w14:textId="5810AFAD" w:rsidR="0022469C" w:rsidRPr="00B878DC" w:rsidRDefault="00B878DC" w:rsidP="0022469C">
      <w:pPr>
        <w:tabs>
          <w:tab w:val="left" w:pos="8356"/>
        </w:tabs>
        <w:ind w:firstLine="0"/>
        <w:rPr>
          <w:szCs w:val="28"/>
          <w:lang w:val="en-US"/>
        </w:rPr>
      </w:pPr>
      <w:r>
        <w:rPr>
          <w:lang w:val="en-US"/>
        </w:rPr>
        <w:lastRenderedPageBreak/>
        <w:t>Table</w:t>
      </w:r>
      <w:r w:rsidR="00F23994" w:rsidRPr="00B878DC">
        <w:rPr>
          <w:lang w:val="en-US"/>
        </w:rPr>
        <w:t xml:space="preserve"> </w:t>
      </w:r>
      <w:r w:rsidR="00D763B5" w:rsidRPr="00B878DC">
        <w:rPr>
          <w:lang w:val="en-US"/>
        </w:rPr>
        <w:t>3</w:t>
      </w:r>
      <w:r w:rsidR="007A3F25" w:rsidRPr="00B878DC">
        <w:rPr>
          <w:szCs w:val="28"/>
          <w:lang w:val="en-US"/>
        </w:rPr>
        <w:t xml:space="preserve"> –</w:t>
      </w:r>
      <w:r>
        <w:rPr>
          <w:szCs w:val="28"/>
          <w:lang w:val="en-US"/>
        </w:rPr>
        <w:t xml:space="preserve"> Thrusters moment of arms of the </w:t>
      </w:r>
      <w:r w:rsidR="00B34874" w:rsidRPr="00B34874">
        <w:rPr>
          <w:szCs w:val="28"/>
        </w:rPr>
        <w:t>ММТ</w:t>
      </w:r>
      <w:r w:rsidR="00B34874" w:rsidRPr="00B878DC">
        <w:rPr>
          <w:szCs w:val="28"/>
          <w:lang w:val="en-US"/>
        </w:rPr>
        <w:t>-300</w:t>
      </w:r>
    </w:p>
    <w:tbl>
      <w:tblPr>
        <w:tblStyle w:val="a6"/>
        <w:tblW w:w="0" w:type="auto"/>
        <w:tblLook w:val="04A0" w:firstRow="1" w:lastRow="0" w:firstColumn="1" w:lastColumn="0" w:noHBand="0" w:noVBand="1"/>
      </w:tblPr>
      <w:tblGrid>
        <w:gridCol w:w="1502"/>
        <w:gridCol w:w="1265"/>
        <w:gridCol w:w="1274"/>
        <w:gridCol w:w="1253"/>
      </w:tblGrid>
      <w:tr w:rsidR="00CC15DA" w14:paraId="7843BDE9" w14:textId="77777777" w:rsidTr="006C6883">
        <w:tc>
          <w:tcPr>
            <w:tcW w:w="0" w:type="auto"/>
            <w:vMerge w:val="restart"/>
            <w:vAlign w:val="center"/>
          </w:tcPr>
          <w:p w14:paraId="0AE44D4E" w14:textId="070A57C1" w:rsidR="00CC15DA" w:rsidRPr="00CC15DA" w:rsidRDefault="00336CF7" w:rsidP="00CC15DA">
            <w:pPr>
              <w:tabs>
                <w:tab w:val="left" w:pos="8356"/>
              </w:tabs>
              <w:ind w:firstLine="0"/>
              <w:jc w:val="center"/>
              <w:rPr>
                <w:szCs w:val="28"/>
              </w:rPr>
            </w:pPr>
            <w:r>
              <w:rPr>
                <w:szCs w:val="28"/>
                <w:lang w:val="en-US"/>
              </w:rPr>
              <w:t xml:space="preserve">Thruster </w:t>
            </w:r>
            <w:r w:rsidR="00CC15DA">
              <w:rPr>
                <w:szCs w:val="28"/>
              </w:rPr>
              <w:t>№</w:t>
            </w:r>
          </w:p>
        </w:tc>
        <w:tc>
          <w:tcPr>
            <w:tcW w:w="0" w:type="auto"/>
            <w:gridSpan w:val="3"/>
          </w:tcPr>
          <w:p w14:paraId="743A3658" w14:textId="5E2CDC4C" w:rsidR="00CC15DA" w:rsidRPr="00CC15DA" w:rsidRDefault="009F589E"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CC15DA">
              <w:rPr>
                <w:szCs w:val="28"/>
                <w:lang w:val="en-US"/>
              </w:rPr>
              <w:t>,</w:t>
            </w:r>
            <w:r w:rsidR="00CC15DA">
              <w:rPr>
                <w:szCs w:val="28"/>
              </w:rPr>
              <w:t xml:space="preserve"> </w:t>
            </w:r>
            <w:r w:rsidR="00CC15DA">
              <w:rPr>
                <w:szCs w:val="28"/>
                <w:lang w:val="en-US"/>
              </w:rPr>
              <w:t>(</w:t>
            </w:r>
            <w:r w:rsidR="00B878DC">
              <w:rPr>
                <w:szCs w:val="28"/>
                <w:lang w:val="en-US"/>
              </w:rPr>
              <w:t>mm</w:t>
            </w:r>
            <w:r w:rsidR="00CC15DA">
              <w:rPr>
                <w:szCs w:val="28"/>
                <w:lang w:val="en-US"/>
              </w:rPr>
              <w:t>)</w:t>
            </w:r>
          </w:p>
        </w:tc>
      </w:tr>
      <w:tr w:rsidR="00CC15DA" w14:paraId="41868F86" w14:textId="77777777" w:rsidTr="007A3F25">
        <w:tc>
          <w:tcPr>
            <w:tcW w:w="0" w:type="auto"/>
            <w:vMerge/>
          </w:tcPr>
          <w:p w14:paraId="1C1BB05D" w14:textId="77777777" w:rsidR="00CC15DA" w:rsidRDefault="00CC15DA" w:rsidP="00F43638">
            <w:pPr>
              <w:tabs>
                <w:tab w:val="left" w:pos="8356"/>
              </w:tabs>
              <w:ind w:firstLine="0"/>
              <w:jc w:val="center"/>
              <w:rPr>
                <w:szCs w:val="28"/>
                <w:lang w:val="en-US"/>
              </w:rPr>
            </w:pPr>
          </w:p>
        </w:tc>
        <w:tc>
          <w:tcPr>
            <w:tcW w:w="0" w:type="auto"/>
          </w:tcPr>
          <w:p w14:paraId="6D49A94A" w14:textId="66E9DD18" w:rsidR="00CC15DA" w:rsidRPr="007A3F25" w:rsidRDefault="009F589E"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sub>
              </m:sSub>
            </m:oMath>
            <w:r w:rsidR="00CC15DA">
              <w:rPr>
                <w:szCs w:val="28"/>
                <w:lang w:val="en-US"/>
              </w:rPr>
              <w:t>, (mm)</w:t>
            </w:r>
          </w:p>
        </w:tc>
        <w:tc>
          <w:tcPr>
            <w:tcW w:w="0" w:type="auto"/>
          </w:tcPr>
          <w:p w14:paraId="3DF05CFE" w14:textId="5BFE28F0" w:rsidR="00CC15DA" w:rsidRDefault="009F589E"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sub>
              </m:sSub>
            </m:oMath>
            <w:r w:rsidR="00CC15DA">
              <w:rPr>
                <w:szCs w:val="28"/>
                <w:lang w:val="en-US"/>
              </w:rPr>
              <w:t>, (mm)</w:t>
            </w:r>
          </w:p>
        </w:tc>
        <w:tc>
          <w:tcPr>
            <w:tcW w:w="0" w:type="auto"/>
          </w:tcPr>
          <w:p w14:paraId="492C3F56" w14:textId="407557C1" w:rsidR="00CC15DA" w:rsidRDefault="009F589E"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z</m:t>
                      </m:r>
                    </m:e>
                    <m:sub>
                      <m:r>
                        <w:rPr>
                          <w:rFonts w:ascii="Cambria Math" w:hAnsi="Cambria Math"/>
                          <w:szCs w:val="28"/>
                          <w:lang w:val="en-US"/>
                        </w:rPr>
                        <m:t>i</m:t>
                      </m:r>
                    </m:sub>
                  </m:sSub>
                </m:sub>
              </m:sSub>
            </m:oMath>
            <w:r w:rsidR="00CC15DA">
              <w:rPr>
                <w:szCs w:val="28"/>
                <w:lang w:val="en-US"/>
              </w:rPr>
              <w:t>, (mm)</w:t>
            </w:r>
          </w:p>
        </w:tc>
      </w:tr>
      <w:tr w:rsidR="007A3F25" w14:paraId="078BD220" w14:textId="77777777" w:rsidTr="007A3F25">
        <w:tc>
          <w:tcPr>
            <w:tcW w:w="0" w:type="auto"/>
          </w:tcPr>
          <w:p w14:paraId="623CD3E1" w14:textId="57865C27" w:rsidR="007A3F25" w:rsidRDefault="007A3F25" w:rsidP="00F43638">
            <w:pPr>
              <w:tabs>
                <w:tab w:val="left" w:pos="8356"/>
              </w:tabs>
              <w:ind w:firstLine="0"/>
              <w:jc w:val="center"/>
              <w:rPr>
                <w:szCs w:val="28"/>
                <w:lang w:val="en-US"/>
              </w:rPr>
            </w:pPr>
            <w:r>
              <w:rPr>
                <w:szCs w:val="28"/>
                <w:lang w:val="en-US"/>
              </w:rPr>
              <w:t>1</w:t>
            </w:r>
          </w:p>
        </w:tc>
        <w:tc>
          <w:tcPr>
            <w:tcW w:w="0" w:type="auto"/>
          </w:tcPr>
          <w:p w14:paraId="52995486" w14:textId="1A3E40E3" w:rsidR="007A3F25" w:rsidRDefault="007A3F25" w:rsidP="00F43638">
            <w:pPr>
              <w:tabs>
                <w:tab w:val="left" w:pos="8356"/>
              </w:tabs>
              <w:ind w:firstLine="0"/>
              <w:jc w:val="center"/>
              <w:rPr>
                <w:szCs w:val="28"/>
                <w:lang w:val="en-US"/>
              </w:rPr>
            </w:pPr>
            <w:r>
              <w:rPr>
                <w:szCs w:val="28"/>
                <w:lang w:val="en-US"/>
              </w:rPr>
              <w:t>-1330</w:t>
            </w:r>
          </w:p>
        </w:tc>
        <w:tc>
          <w:tcPr>
            <w:tcW w:w="0" w:type="auto"/>
          </w:tcPr>
          <w:p w14:paraId="5F4C8733" w14:textId="614BFFFE" w:rsidR="007A3F25" w:rsidRDefault="007A3F25" w:rsidP="00F43638">
            <w:pPr>
              <w:tabs>
                <w:tab w:val="left" w:pos="8356"/>
              </w:tabs>
              <w:ind w:firstLine="0"/>
              <w:jc w:val="center"/>
              <w:rPr>
                <w:szCs w:val="28"/>
                <w:lang w:val="en-US"/>
              </w:rPr>
            </w:pPr>
            <w:r>
              <w:rPr>
                <w:szCs w:val="28"/>
                <w:lang w:val="en-US"/>
              </w:rPr>
              <w:t>0</w:t>
            </w:r>
          </w:p>
        </w:tc>
        <w:tc>
          <w:tcPr>
            <w:tcW w:w="0" w:type="auto"/>
          </w:tcPr>
          <w:p w14:paraId="15EB864C" w14:textId="608A992B" w:rsidR="007A3F25" w:rsidRDefault="007A3F25" w:rsidP="00F43638">
            <w:pPr>
              <w:tabs>
                <w:tab w:val="left" w:pos="8356"/>
              </w:tabs>
              <w:ind w:firstLine="0"/>
              <w:jc w:val="center"/>
              <w:rPr>
                <w:szCs w:val="28"/>
                <w:lang w:val="en-US"/>
              </w:rPr>
            </w:pPr>
            <w:r>
              <w:rPr>
                <w:szCs w:val="28"/>
                <w:lang w:val="en-US"/>
              </w:rPr>
              <w:t>189</w:t>
            </w:r>
          </w:p>
        </w:tc>
      </w:tr>
      <w:tr w:rsidR="007A3F25" w14:paraId="3EF30C18" w14:textId="77777777" w:rsidTr="007A3F25">
        <w:tc>
          <w:tcPr>
            <w:tcW w:w="0" w:type="auto"/>
          </w:tcPr>
          <w:p w14:paraId="1A08D82A" w14:textId="588A21D4" w:rsidR="007A3F25" w:rsidRDefault="007A3F25" w:rsidP="00F43638">
            <w:pPr>
              <w:tabs>
                <w:tab w:val="left" w:pos="8356"/>
              </w:tabs>
              <w:ind w:firstLine="0"/>
              <w:jc w:val="center"/>
              <w:rPr>
                <w:szCs w:val="28"/>
                <w:lang w:val="en-US"/>
              </w:rPr>
            </w:pPr>
            <w:r>
              <w:rPr>
                <w:szCs w:val="28"/>
                <w:lang w:val="en-US"/>
              </w:rPr>
              <w:t>2</w:t>
            </w:r>
          </w:p>
        </w:tc>
        <w:tc>
          <w:tcPr>
            <w:tcW w:w="0" w:type="auto"/>
          </w:tcPr>
          <w:p w14:paraId="6059821F" w14:textId="117CB6FF" w:rsidR="007A3F25" w:rsidRDefault="007A3F25" w:rsidP="00F43638">
            <w:pPr>
              <w:tabs>
                <w:tab w:val="left" w:pos="8356"/>
              </w:tabs>
              <w:ind w:firstLine="0"/>
              <w:jc w:val="center"/>
              <w:rPr>
                <w:szCs w:val="28"/>
                <w:lang w:val="en-US"/>
              </w:rPr>
            </w:pPr>
            <w:r>
              <w:rPr>
                <w:szCs w:val="28"/>
                <w:lang w:val="en-US"/>
              </w:rPr>
              <w:t>-1330</w:t>
            </w:r>
          </w:p>
        </w:tc>
        <w:tc>
          <w:tcPr>
            <w:tcW w:w="0" w:type="auto"/>
          </w:tcPr>
          <w:p w14:paraId="64E1C84F" w14:textId="47FB0FDF" w:rsidR="007A3F25" w:rsidRDefault="007A3F25" w:rsidP="00F43638">
            <w:pPr>
              <w:tabs>
                <w:tab w:val="left" w:pos="8356"/>
              </w:tabs>
              <w:ind w:firstLine="0"/>
              <w:jc w:val="center"/>
              <w:rPr>
                <w:szCs w:val="28"/>
                <w:lang w:val="en-US"/>
              </w:rPr>
            </w:pPr>
            <w:r>
              <w:rPr>
                <w:szCs w:val="28"/>
                <w:lang w:val="en-US"/>
              </w:rPr>
              <w:t>159</w:t>
            </w:r>
          </w:p>
        </w:tc>
        <w:tc>
          <w:tcPr>
            <w:tcW w:w="0" w:type="auto"/>
          </w:tcPr>
          <w:p w14:paraId="44CE71DD" w14:textId="30A2493B" w:rsidR="007A3F25" w:rsidRDefault="007A3F25" w:rsidP="00F43638">
            <w:pPr>
              <w:tabs>
                <w:tab w:val="left" w:pos="8356"/>
              </w:tabs>
              <w:ind w:firstLine="0"/>
              <w:jc w:val="center"/>
              <w:rPr>
                <w:szCs w:val="28"/>
                <w:lang w:val="en-US"/>
              </w:rPr>
            </w:pPr>
            <w:r>
              <w:rPr>
                <w:szCs w:val="28"/>
                <w:lang w:val="en-US"/>
              </w:rPr>
              <w:t>30</w:t>
            </w:r>
          </w:p>
        </w:tc>
      </w:tr>
      <w:tr w:rsidR="007A3F25" w14:paraId="050181EF" w14:textId="77777777" w:rsidTr="007A3F25">
        <w:tc>
          <w:tcPr>
            <w:tcW w:w="0" w:type="auto"/>
          </w:tcPr>
          <w:p w14:paraId="0D23C246" w14:textId="46409DCD" w:rsidR="007A3F25" w:rsidRDefault="007A3F25" w:rsidP="00F43638">
            <w:pPr>
              <w:tabs>
                <w:tab w:val="left" w:pos="8356"/>
              </w:tabs>
              <w:ind w:firstLine="0"/>
              <w:jc w:val="center"/>
              <w:rPr>
                <w:szCs w:val="28"/>
                <w:lang w:val="en-US"/>
              </w:rPr>
            </w:pPr>
            <w:r>
              <w:rPr>
                <w:szCs w:val="28"/>
                <w:lang w:val="en-US"/>
              </w:rPr>
              <w:t>3</w:t>
            </w:r>
          </w:p>
        </w:tc>
        <w:tc>
          <w:tcPr>
            <w:tcW w:w="0" w:type="auto"/>
          </w:tcPr>
          <w:p w14:paraId="2FE0AAD5" w14:textId="37AC48F0" w:rsidR="007A3F25" w:rsidRDefault="007A3F25" w:rsidP="00F43638">
            <w:pPr>
              <w:tabs>
                <w:tab w:val="left" w:pos="8356"/>
              </w:tabs>
              <w:ind w:firstLine="0"/>
              <w:jc w:val="center"/>
              <w:rPr>
                <w:szCs w:val="28"/>
                <w:lang w:val="en-US"/>
              </w:rPr>
            </w:pPr>
            <w:r>
              <w:rPr>
                <w:szCs w:val="28"/>
                <w:lang w:val="en-US"/>
              </w:rPr>
              <w:t>-1330</w:t>
            </w:r>
          </w:p>
        </w:tc>
        <w:tc>
          <w:tcPr>
            <w:tcW w:w="0" w:type="auto"/>
          </w:tcPr>
          <w:p w14:paraId="59067815" w14:textId="059CAE7D" w:rsidR="007A3F25" w:rsidRDefault="007A3F25" w:rsidP="00F43638">
            <w:pPr>
              <w:tabs>
                <w:tab w:val="left" w:pos="8356"/>
              </w:tabs>
              <w:ind w:firstLine="0"/>
              <w:jc w:val="center"/>
              <w:rPr>
                <w:szCs w:val="28"/>
                <w:lang w:val="en-US"/>
              </w:rPr>
            </w:pPr>
            <w:r>
              <w:rPr>
                <w:szCs w:val="28"/>
                <w:lang w:val="en-US"/>
              </w:rPr>
              <w:t>0</w:t>
            </w:r>
          </w:p>
        </w:tc>
        <w:tc>
          <w:tcPr>
            <w:tcW w:w="0" w:type="auto"/>
          </w:tcPr>
          <w:p w14:paraId="68399B23" w14:textId="47CC2B7C" w:rsidR="007A3F25" w:rsidRDefault="007A3F25" w:rsidP="00F43638">
            <w:pPr>
              <w:tabs>
                <w:tab w:val="left" w:pos="8356"/>
              </w:tabs>
              <w:ind w:firstLine="0"/>
              <w:jc w:val="center"/>
              <w:rPr>
                <w:szCs w:val="28"/>
                <w:lang w:val="en-US"/>
              </w:rPr>
            </w:pPr>
            <w:r>
              <w:rPr>
                <w:szCs w:val="28"/>
                <w:lang w:val="en-US"/>
              </w:rPr>
              <w:t>-129</w:t>
            </w:r>
          </w:p>
        </w:tc>
      </w:tr>
      <w:tr w:rsidR="007A3F25" w14:paraId="04D51A89" w14:textId="77777777" w:rsidTr="007A3F25">
        <w:tc>
          <w:tcPr>
            <w:tcW w:w="0" w:type="auto"/>
          </w:tcPr>
          <w:p w14:paraId="25E256BD" w14:textId="37F2AEDE" w:rsidR="007A3F25" w:rsidRDefault="007A3F25" w:rsidP="00F43638">
            <w:pPr>
              <w:tabs>
                <w:tab w:val="left" w:pos="8356"/>
              </w:tabs>
              <w:ind w:firstLine="0"/>
              <w:jc w:val="center"/>
              <w:rPr>
                <w:szCs w:val="28"/>
                <w:lang w:val="en-US"/>
              </w:rPr>
            </w:pPr>
            <w:r>
              <w:rPr>
                <w:szCs w:val="28"/>
                <w:lang w:val="en-US"/>
              </w:rPr>
              <w:t>4</w:t>
            </w:r>
          </w:p>
        </w:tc>
        <w:tc>
          <w:tcPr>
            <w:tcW w:w="0" w:type="auto"/>
          </w:tcPr>
          <w:p w14:paraId="77264AE0" w14:textId="6776E6F7" w:rsidR="007A3F25" w:rsidRDefault="007A3F25" w:rsidP="00F43638">
            <w:pPr>
              <w:tabs>
                <w:tab w:val="left" w:pos="8356"/>
              </w:tabs>
              <w:ind w:firstLine="0"/>
              <w:jc w:val="center"/>
              <w:rPr>
                <w:szCs w:val="28"/>
                <w:lang w:val="en-US"/>
              </w:rPr>
            </w:pPr>
            <w:r>
              <w:rPr>
                <w:szCs w:val="28"/>
                <w:lang w:val="en-US"/>
              </w:rPr>
              <w:t>-1330</w:t>
            </w:r>
          </w:p>
        </w:tc>
        <w:tc>
          <w:tcPr>
            <w:tcW w:w="0" w:type="auto"/>
          </w:tcPr>
          <w:p w14:paraId="131378C0" w14:textId="5EF5F48C" w:rsidR="007A3F25" w:rsidRDefault="007A3F25" w:rsidP="00F43638">
            <w:pPr>
              <w:tabs>
                <w:tab w:val="left" w:pos="8356"/>
              </w:tabs>
              <w:ind w:firstLine="0"/>
              <w:jc w:val="center"/>
              <w:rPr>
                <w:szCs w:val="28"/>
                <w:lang w:val="en-US"/>
              </w:rPr>
            </w:pPr>
            <w:r>
              <w:rPr>
                <w:szCs w:val="28"/>
                <w:lang w:val="en-US"/>
              </w:rPr>
              <w:t>-159</w:t>
            </w:r>
          </w:p>
        </w:tc>
        <w:tc>
          <w:tcPr>
            <w:tcW w:w="0" w:type="auto"/>
          </w:tcPr>
          <w:p w14:paraId="6D0C1D83" w14:textId="4DC7287C" w:rsidR="007A3F25" w:rsidRDefault="007A3F25" w:rsidP="00F43638">
            <w:pPr>
              <w:tabs>
                <w:tab w:val="left" w:pos="8356"/>
              </w:tabs>
              <w:ind w:firstLine="0"/>
              <w:jc w:val="center"/>
              <w:rPr>
                <w:szCs w:val="28"/>
                <w:lang w:val="en-US"/>
              </w:rPr>
            </w:pPr>
            <w:r>
              <w:rPr>
                <w:szCs w:val="28"/>
                <w:lang w:val="en-US"/>
              </w:rPr>
              <w:t>30</w:t>
            </w:r>
          </w:p>
        </w:tc>
      </w:tr>
      <w:tr w:rsidR="007A3F25" w14:paraId="0E3E52A2" w14:textId="77777777" w:rsidTr="007A3F25">
        <w:tc>
          <w:tcPr>
            <w:tcW w:w="0" w:type="auto"/>
          </w:tcPr>
          <w:p w14:paraId="7E67BBA1" w14:textId="742B5BFA" w:rsidR="007A3F25" w:rsidRDefault="007A3F25" w:rsidP="00F43638">
            <w:pPr>
              <w:tabs>
                <w:tab w:val="left" w:pos="8356"/>
              </w:tabs>
              <w:ind w:firstLine="0"/>
              <w:jc w:val="center"/>
              <w:rPr>
                <w:szCs w:val="28"/>
                <w:lang w:val="en-US"/>
              </w:rPr>
            </w:pPr>
            <w:r>
              <w:rPr>
                <w:szCs w:val="28"/>
                <w:lang w:val="en-US"/>
              </w:rPr>
              <w:t>5</w:t>
            </w:r>
          </w:p>
        </w:tc>
        <w:tc>
          <w:tcPr>
            <w:tcW w:w="0" w:type="auto"/>
          </w:tcPr>
          <w:p w14:paraId="6C9602BA" w14:textId="1CE91B4E" w:rsidR="007A3F25" w:rsidRDefault="007A3F25" w:rsidP="00F43638">
            <w:pPr>
              <w:tabs>
                <w:tab w:val="left" w:pos="8356"/>
              </w:tabs>
              <w:ind w:firstLine="0"/>
              <w:jc w:val="center"/>
              <w:rPr>
                <w:szCs w:val="28"/>
                <w:lang w:val="en-US"/>
              </w:rPr>
            </w:pPr>
            <w:r>
              <w:rPr>
                <w:szCs w:val="28"/>
                <w:lang w:val="en-US"/>
              </w:rPr>
              <w:t>1330</w:t>
            </w:r>
          </w:p>
        </w:tc>
        <w:tc>
          <w:tcPr>
            <w:tcW w:w="0" w:type="auto"/>
          </w:tcPr>
          <w:p w14:paraId="51F3817F" w14:textId="6EDC37CE" w:rsidR="007A3F25" w:rsidRDefault="007A3F25" w:rsidP="00F43638">
            <w:pPr>
              <w:tabs>
                <w:tab w:val="left" w:pos="8356"/>
              </w:tabs>
              <w:ind w:firstLine="0"/>
              <w:jc w:val="center"/>
              <w:rPr>
                <w:szCs w:val="28"/>
                <w:lang w:val="en-US"/>
              </w:rPr>
            </w:pPr>
            <w:r>
              <w:rPr>
                <w:szCs w:val="28"/>
                <w:lang w:val="en-US"/>
              </w:rPr>
              <w:t>0</w:t>
            </w:r>
          </w:p>
        </w:tc>
        <w:tc>
          <w:tcPr>
            <w:tcW w:w="0" w:type="auto"/>
          </w:tcPr>
          <w:p w14:paraId="05BBBC95" w14:textId="12193109" w:rsidR="007A3F25" w:rsidRDefault="007A3F25" w:rsidP="00F43638">
            <w:pPr>
              <w:tabs>
                <w:tab w:val="left" w:pos="8356"/>
              </w:tabs>
              <w:ind w:firstLine="0"/>
              <w:jc w:val="center"/>
              <w:rPr>
                <w:szCs w:val="28"/>
                <w:lang w:val="en-US"/>
              </w:rPr>
            </w:pPr>
            <w:r>
              <w:rPr>
                <w:szCs w:val="28"/>
                <w:lang w:val="en-US"/>
              </w:rPr>
              <w:t>30</w:t>
            </w:r>
          </w:p>
        </w:tc>
      </w:tr>
      <w:tr w:rsidR="007A3F25" w14:paraId="539DC9B7" w14:textId="77777777" w:rsidTr="007A3F25">
        <w:tc>
          <w:tcPr>
            <w:tcW w:w="0" w:type="auto"/>
          </w:tcPr>
          <w:p w14:paraId="07F4D4AA" w14:textId="3E748426" w:rsidR="007A3F25" w:rsidRDefault="007A3F25" w:rsidP="00F43638">
            <w:pPr>
              <w:tabs>
                <w:tab w:val="left" w:pos="8356"/>
              </w:tabs>
              <w:ind w:firstLine="0"/>
              <w:jc w:val="center"/>
              <w:rPr>
                <w:szCs w:val="28"/>
                <w:lang w:val="en-US"/>
              </w:rPr>
            </w:pPr>
            <w:r>
              <w:rPr>
                <w:szCs w:val="28"/>
                <w:lang w:val="en-US"/>
              </w:rPr>
              <w:t>6</w:t>
            </w:r>
          </w:p>
        </w:tc>
        <w:tc>
          <w:tcPr>
            <w:tcW w:w="0" w:type="auto"/>
          </w:tcPr>
          <w:p w14:paraId="568F3FFE" w14:textId="0AC053A8" w:rsidR="007A3F25" w:rsidRDefault="007A3F25" w:rsidP="00F43638">
            <w:pPr>
              <w:tabs>
                <w:tab w:val="left" w:pos="8356"/>
              </w:tabs>
              <w:ind w:firstLine="0"/>
              <w:jc w:val="center"/>
              <w:rPr>
                <w:szCs w:val="28"/>
                <w:lang w:val="en-US"/>
              </w:rPr>
            </w:pPr>
            <w:r>
              <w:rPr>
                <w:szCs w:val="28"/>
                <w:lang w:val="en-US"/>
              </w:rPr>
              <w:t>882</w:t>
            </w:r>
          </w:p>
        </w:tc>
        <w:tc>
          <w:tcPr>
            <w:tcW w:w="0" w:type="auto"/>
          </w:tcPr>
          <w:p w14:paraId="5096E2FE" w14:textId="1155DF10" w:rsidR="007A3F25" w:rsidRDefault="007A3F25" w:rsidP="00F43638">
            <w:pPr>
              <w:tabs>
                <w:tab w:val="left" w:pos="8356"/>
              </w:tabs>
              <w:ind w:firstLine="0"/>
              <w:jc w:val="center"/>
              <w:rPr>
                <w:szCs w:val="28"/>
                <w:lang w:val="en-US"/>
              </w:rPr>
            </w:pPr>
            <w:r>
              <w:rPr>
                <w:szCs w:val="28"/>
                <w:lang w:val="en-US"/>
              </w:rPr>
              <w:t>0</w:t>
            </w:r>
          </w:p>
        </w:tc>
        <w:tc>
          <w:tcPr>
            <w:tcW w:w="0" w:type="auto"/>
          </w:tcPr>
          <w:p w14:paraId="478EFD72" w14:textId="6561AAA4" w:rsidR="007A3F25" w:rsidRDefault="007A3F25" w:rsidP="00F43638">
            <w:pPr>
              <w:tabs>
                <w:tab w:val="left" w:pos="8356"/>
              </w:tabs>
              <w:ind w:firstLine="0"/>
              <w:jc w:val="center"/>
              <w:rPr>
                <w:szCs w:val="28"/>
                <w:lang w:val="en-US"/>
              </w:rPr>
            </w:pPr>
            <w:r>
              <w:rPr>
                <w:szCs w:val="28"/>
                <w:lang w:val="en-US"/>
              </w:rPr>
              <w:t>30</w:t>
            </w:r>
          </w:p>
        </w:tc>
      </w:tr>
    </w:tbl>
    <w:p w14:paraId="6680F098" w14:textId="77777777" w:rsidR="006C74F8" w:rsidRDefault="00B50957" w:rsidP="00B50957">
      <w:pPr>
        <w:ind w:firstLine="0"/>
        <w:rPr>
          <w:szCs w:val="28"/>
        </w:rPr>
      </w:pPr>
      <w:r w:rsidRPr="000D2085">
        <w:rPr>
          <w:szCs w:val="28"/>
        </w:rPr>
        <w:tab/>
      </w:r>
    </w:p>
    <w:p w14:paraId="1F14F16F" w14:textId="2A2BDECC" w:rsidR="007A3F25" w:rsidRPr="00B878DC" w:rsidRDefault="00B878DC" w:rsidP="006C74F8">
      <w:pPr>
        <w:ind w:firstLine="709"/>
        <w:rPr>
          <w:i/>
          <w:szCs w:val="28"/>
          <w:lang w:val="en-US"/>
        </w:rPr>
      </w:pPr>
      <w:r w:rsidRPr="00B878DC">
        <w:rPr>
          <w:szCs w:val="28"/>
          <w:lang w:val="en-US"/>
        </w:rPr>
        <w:t xml:space="preserve">Since all thrusters are the same in design, they create a single force that depends on the software control code </w:t>
      </w:r>
      <m:oMath>
        <m:r>
          <w:rPr>
            <w:rFonts w:ascii="Cambria Math" w:hAnsi="Cambria Math"/>
            <w:szCs w:val="28"/>
            <w:lang w:val="en-US"/>
          </w:rPr>
          <m:t>F</m:t>
        </m:r>
        <m:d>
          <m:dPr>
            <m:ctrlPr>
              <w:rPr>
                <w:rFonts w:ascii="Cambria Math" w:hAnsi="Cambria Math"/>
                <w:i/>
                <w:szCs w:val="28"/>
              </w:rPr>
            </m:ctrlPr>
          </m:dPr>
          <m:e>
            <m:r>
              <w:rPr>
                <w:rFonts w:ascii="Cambria Math" w:hAnsi="Cambria Math"/>
                <w:szCs w:val="28"/>
              </w:rPr>
              <m:t>code</m:t>
            </m:r>
          </m:e>
        </m:d>
      </m:oMath>
      <w:r w:rsidR="00B50957" w:rsidRPr="00B878DC">
        <w:rPr>
          <w:szCs w:val="28"/>
          <w:lang w:val="en-US"/>
        </w:rPr>
        <w:t xml:space="preserve">. </w:t>
      </w:r>
      <w:r w:rsidRPr="00B878DC">
        <w:rPr>
          <w:szCs w:val="28"/>
          <w:lang w:val="en-US"/>
        </w:rPr>
        <w:t>In this case</w:t>
      </w:r>
      <w:r w:rsidR="00B50957" w:rsidRPr="00B878DC">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oMath>
      <w:r w:rsidR="00B50957" w:rsidRPr="00B878DC">
        <w:rPr>
          <w:szCs w:val="28"/>
          <w:lang w:val="en-US"/>
        </w:rPr>
        <w:t xml:space="preserve"> </w:t>
      </w:r>
      <w:r w:rsidRPr="00B878DC">
        <w:rPr>
          <w:szCs w:val="28"/>
          <w:lang w:val="en-US"/>
        </w:rPr>
        <w:t>is defined taking into account the geometry of the control object as</w:t>
      </w:r>
    </w:p>
    <w:p w14:paraId="79457B87" w14:textId="0F685911" w:rsidR="00A129CA" w:rsidRPr="00B878DC" w:rsidRDefault="00A129CA" w:rsidP="007B7E64">
      <w:pPr>
        <w:tabs>
          <w:tab w:val="left" w:pos="8356"/>
        </w:tabs>
        <w:ind w:firstLine="0"/>
        <w:rPr>
          <w:szCs w:val="28"/>
          <w:lang w:val="en-US"/>
        </w:rPr>
      </w:pPr>
    </w:p>
    <w:p w14:paraId="0B155651" w14:textId="4C9D2696" w:rsidR="009833CB" w:rsidRPr="00A304AD" w:rsidRDefault="009F589E" w:rsidP="009833CB">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1</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r>
                <m:e>
                  <m:r>
                    <w:rPr>
                      <w:rFonts w:ascii="Cambria Math" w:hAnsi="Cambria Math"/>
                      <w:szCs w:val="28"/>
                      <w:lang w:val="en-US"/>
                    </w:rPr>
                    <m:t>0</m:t>
                  </m:r>
                  <m:ctrlPr>
                    <w:rPr>
                      <w:rFonts w:ascii="Cambria Math" w:eastAsia="Cambria Math" w:hAnsi="Cambria Math" w:cs="Cambria Math"/>
                      <w:i/>
                      <w:szCs w:val="28"/>
                      <w:lang w:val="en-US"/>
                    </w:rPr>
                  </m:ctrlP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
          </m:e>
        </m:d>
      </m:oMath>
      <w:r w:rsidR="00B0335A" w:rsidRPr="00A304AD">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2</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lang w:val="en-US"/>
                    </w:rPr>
                    <m:t>0</m:t>
                  </m:r>
                </m:e>
              </m:mr>
            </m:m>
          </m:e>
        </m:d>
      </m:oMath>
      <w:r w:rsidR="00B0335A" w:rsidRPr="00A304AD">
        <w:rPr>
          <w:szCs w:val="28"/>
          <w:lang w:val="en-US"/>
        </w:rPr>
        <w:t>,</w:t>
      </w:r>
    </w:p>
    <w:p w14:paraId="5C8AAA0F" w14:textId="56505791" w:rsidR="007B7E64" w:rsidRPr="00A304AD" w:rsidRDefault="009F589E" w:rsidP="009833CB">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3</m:t>
            </m:r>
          </m:sub>
        </m:sSub>
        <m:d>
          <m:dPr>
            <m:ctrlPr>
              <w:rPr>
                <w:rFonts w:ascii="Cambria Math" w:hAnsi="Cambria Math"/>
                <w:i/>
                <w:szCs w:val="28"/>
              </w:rPr>
            </m:ctrlPr>
          </m:dPr>
          <m:e>
            <m:r>
              <w:rPr>
                <w:rFonts w:ascii="Cambria Math" w:hAnsi="Cambria Math"/>
                <w:szCs w:val="28"/>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r>
                <m:e>
                  <m:r>
                    <w:rPr>
                      <w:rFonts w:ascii="Cambria Math" w:hAnsi="Cambria Math"/>
                      <w:szCs w:val="28"/>
                      <w:lang w:val="en-US"/>
                    </w:rPr>
                    <m:t>0</m:t>
                  </m:r>
                  <m:ctrlPr>
                    <w:rPr>
                      <w:rFonts w:ascii="Cambria Math" w:eastAsia="Cambria Math" w:hAnsi="Cambria Math" w:cs="Cambria Math"/>
                      <w:i/>
                      <w:szCs w:val="28"/>
                      <w:lang w:val="en-US"/>
                    </w:rPr>
                  </m:ctrlPr>
                </m:e>
              </m:mr>
              <m:mr>
                <m:e>
                  <m:r>
                    <w:rPr>
                      <w:rFonts w:ascii="Cambria Math" w:hAnsi="Cambria Math"/>
                      <w:szCs w:val="28"/>
                      <w:lang w:val="en-US"/>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
          </m:e>
        </m:d>
      </m:oMath>
      <w:r w:rsidR="00B0335A" w:rsidRPr="00A304AD">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4</m:t>
            </m:r>
          </m:sub>
        </m:sSub>
        <m:d>
          <m:dPr>
            <m:ctrlPr>
              <w:rPr>
                <w:rFonts w:ascii="Cambria Math" w:hAnsi="Cambria Math"/>
                <w:i/>
                <w:szCs w:val="28"/>
              </w:rPr>
            </m:ctrlPr>
          </m:dPr>
          <m:e>
            <m:r>
              <w:rPr>
                <w:rFonts w:ascii="Cambria Math" w:hAnsi="Cambria Math"/>
                <w:szCs w:val="28"/>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r>
                <m:e>
                  <m:r>
                    <w:rPr>
                      <w:rFonts w:ascii="Cambria Math" w:hAnsi="Cambria Math"/>
                      <w:szCs w:val="28"/>
                      <w:lang w:val="en-US"/>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lang w:val="en-US"/>
                    </w:rPr>
                    <m:t>0</m:t>
                  </m:r>
                </m:e>
              </m:mr>
            </m:m>
          </m:e>
        </m:d>
      </m:oMath>
      <w:r w:rsidR="00B0335A" w:rsidRPr="00A304AD">
        <w:rPr>
          <w:szCs w:val="28"/>
          <w:lang w:val="en-US"/>
        </w:rPr>
        <w:t>,</w:t>
      </w:r>
    </w:p>
    <w:p w14:paraId="0B05C169" w14:textId="00D7B2AA" w:rsidR="007B7E64" w:rsidRPr="00A304AD" w:rsidRDefault="009F589E" w:rsidP="009833CB">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5</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0</m:t>
                  </m: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mr>
              <m:mr>
                <m:e>
                  <m:r>
                    <w:rPr>
                      <w:rFonts w:ascii="Cambria Math" w:hAnsi="Cambria Math"/>
                      <w:szCs w:val="28"/>
                      <w:lang w:val="en-US"/>
                    </w:rPr>
                    <m:t>0</m:t>
                  </m:r>
                </m:e>
              </m:mr>
            </m:m>
          </m:e>
        </m:d>
      </m:oMath>
      <w:r w:rsidR="00B0335A" w:rsidRPr="00A304AD">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6</m:t>
            </m:r>
          </m:sub>
        </m:sSub>
        <m:d>
          <m:dPr>
            <m:ctrlPr>
              <w:rPr>
                <w:rFonts w:ascii="Cambria Math" w:hAnsi="Cambria Math"/>
                <w:i/>
                <w:szCs w:val="28"/>
              </w:rPr>
            </m:ctrlPr>
          </m:dPr>
          <m:e>
            <m:r>
              <w:rPr>
                <w:rFonts w:ascii="Cambria Math" w:hAnsi="Cambria Math"/>
                <w:szCs w:val="28"/>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0</m:t>
                  </m:r>
                </m:e>
              </m:mr>
              <m:mr>
                <m:e>
                  <m:r>
                    <w:rPr>
                      <w:rFonts w:ascii="Cambria Math" w:hAnsi="Cambria Math"/>
                      <w:szCs w:val="28"/>
                      <w:lang w:val="en-US"/>
                    </w:rPr>
                    <m:t>0</m:t>
                  </m:r>
                  <m:ctrlPr>
                    <w:rPr>
                      <w:rFonts w:ascii="Cambria Math" w:eastAsia="Cambria Math" w:hAnsi="Cambria Math" w:cs="Cambria Math"/>
                      <w:i/>
                      <w:szCs w:val="28"/>
                      <w:lang w:val="en-US"/>
                    </w:rPr>
                  </m:ctrlPr>
                </m:e>
              </m:mr>
              <m:mr>
                <m:e>
                  <m:r>
                    <w:rPr>
                      <w:rFonts w:ascii="Cambria Math" w:hAnsi="Cambria Math"/>
                      <w:szCs w:val="28"/>
                      <w:lang w:val="en-US"/>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e>
              </m:mr>
            </m:m>
          </m:e>
        </m:d>
      </m:oMath>
      <w:r w:rsidR="00B0335A" w:rsidRPr="00A304AD">
        <w:rPr>
          <w:szCs w:val="28"/>
          <w:lang w:val="en-US"/>
        </w:rPr>
        <w:t>.</w:t>
      </w:r>
    </w:p>
    <w:p w14:paraId="04CED0A8" w14:textId="77777777" w:rsidR="007B7E64" w:rsidRPr="00A304AD" w:rsidRDefault="007B7E64" w:rsidP="007B7E64">
      <w:pPr>
        <w:tabs>
          <w:tab w:val="left" w:pos="8356"/>
        </w:tabs>
        <w:ind w:firstLine="0"/>
        <w:rPr>
          <w:szCs w:val="28"/>
          <w:lang w:val="en-US"/>
        </w:rPr>
      </w:pPr>
    </w:p>
    <w:p w14:paraId="42F25493" w14:textId="0C28EBCF" w:rsidR="00243752" w:rsidRPr="00660F8A" w:rsidRDefault="00660F8A" w:rsidP="006C74F8">
      <w:pPr>
        <w:spacing w:after="160" w:line="259" w:lineRule="auto"/>
        <w:ind w:firstLine="709"/>
        <w:rPr>
          <w:szCs w:val="28"/>
          <w:lang w:val="en-US"/>
        </w:rPr>
      </w:pPr>
      <w:r w:rsidRPr="00660F8A">
        <w:rPr>
          <w:szCs w:val="28"/>
          <w:lang w:val="en-US"/>
        </w:rPr>
        <w:t>From the thruster’s static characteristic (Fig. 6) it is possible to write down the functional dependence between the control code and the generated force, for example by means of a sixth-order polynomial</w:t>
      </w:r>
    </w:p>
    <w:p w14:paraId="4A0ADAB4" w14:textId="1C410569" w:rsidR="00243752" w:rsidRPr="00243752" w:rsidRDefault="009F589E" w:rsidP="006C74F8">
      <w:pPr>
        <w:spacing w:after="160" w:line="259" w:lineRule="auto"/>
        <w:ind w:firstLine="709"/>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r>
                      <w:rPr>
                        <w:rFonts w:ascii="Cambria Math" w:hAnsi="Cambria Math"/>
                        <w:szCs w:val="28"/>
                      </w:rPr>
                      <m:t>F</m:t>
                    </m:r>
                    <m:d>
                      <m:dPr>
                        <m:ctrlPr>
                          <w:rPr>
                            <w:rFonts w:ascii="Cambria Math" w:hAnsi="Cambria Math"/>
                            <w:i/>
                            <w:szCs w:val="28"/>
                          </w:rPr>
                        </m:ctrlPr>
                      </m:dPr>
                      <m:e>
                        <m:r>
                          <w:rPr>
                            <w:rFonts w:ascii="Cambria Math" w:hAnsi="Cambria Math"/>
                            <w:szCs w:val="28"/>
                          </w:rPr>
                          <m:t>code</m:t>
                        </m:r>
                      </m:e>
                    </m:d>
                    <m:r>
                      <w:rPr>
                        <w:rFonts w:ascii="Cambria Math" w:hAnsi="Cambria Math"/>
                        <w:szCs w:val="28"/>
                      </w:rPr>
                      <m:t>=7.2937∙</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5</m:t>
                        </m:r>
                      </m:sup>
                    </m:sSup>
                    <m:r>
                      <w:rPr>
                        <w:rFonts w:ascii="Cambria Math" w:hAnsi="Cambria Math"/>
                        <w:szCs w:val="28"/>
                      </w:rPr>
                      <m:t>-6.9155∙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4</m:t>
                        </m:r>
                      </m:sup>
                    </m:sSup>
                    <m:r>
                      <w:rPr>
                        <w:rFonts w:ascii="Cambria Math" w:hAnsi="Cambria Math"/>
                        <w:szCs w:val="28"/>
                      </w:rPr>
                      <m:t>-2.2935∙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-8</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3</m:t>
                        </m:r>
                      </m:sup>
                    </m:sSup>
                    <m:r>
                      <w:rPr>
                        <w:rFonts w:ascii="Cambria Math" w:hAnsi="Cambria Math"/>
                        <w:szCs w:val="28"/>
                      </w:rPr>
                      <m:t>+</m:t>
                    </m:r>
                  </m:e>
                </m:mr>
                <m:mr>
                  <m:e>
                    <m:r>
                      <w:rPr>
                        <w:rFonts w:ascii="Cambria Math" w:hAnsi="Cambria Math"/>
                        <w:szCs w:val="28"/>
                      </w:rPr>
                      <m:t>+ 2.3559∙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-5</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2</m:t>
                        </m:r>
                      </m:sup>
                    </m:sSup>
                    <m:r>
                      <w:rPr>
                        <w:rFonts w:ascii="Cambria Math" w:hAnsi="Cambria Math"/>
                        <w:szCs w:val="28"/>
                      </w:rPr>
                      <m:t>+1.9049∙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∙code+0.1332.</m:t>
                    </m:r>
                  </m:e>
                </m:mr>
              </m:m>
              <m:r>
                <w:rPr>
                  <w:rFonts w:ascii="Cambria Math" w:hAnsi="Cambria Math"/>
                  <w:szCs w:val="28"/>
                </w:rPr>
                <m:t>#</m:t>
              </m:r>
              <m:d>
                <m:dPr>
                  <m:ctrlPr>
                    <w:rPr>
                      <w:rFonts w:ascii="Cambria Math" w:hAnsi="Cambria Math"/>
                      <w:i/>
                      <w:szCs w:val="28"/>
                    </w:rPr>
                  </m:ctrlPr>
                </m:dPr>
                <m:e>
                  <m:r>
                    <w:rPr>
                      <w:rFonts w:ascii="Cambria Math" w:hAnsi="Cambria Math"/>
                      <w:szCs w:val="28"/>
                    </w:rPr>
                    <m:t>11</m:t>
                  </m:r>
                </m:e>
              </m:d>
            </m:e>
          </m:eqArr>
        </m:oMath>
      </m:oMathPara>
    </w:p>
    <w:p w14:paraId="7BBB9FDB" w14:textId="6B7D07C9" w:rsidR="00212677" w:rsidRDefault="00F27565" w:rsidP="001101E9">
      <w:pPr>
        <w:spacing w:after="160" w:line="259" w:lineRule="auto"/>
        <w:ind w:firstLine="0"/>
        <w:jc w:val="center"/>
        <w:rPr>
          <w:szCs w:val="28"/>
        </w:rPr>
      </w:pPr>
      <w:r w:rsidRPr="00F27565">
        <w:rPr>
          <w:noProof/>
          <w:szCs w:val="28"/>
        </w:rPr>
        <w:drawing>
          <wp:inline distT="0" distB="0" distL="0" distR="0" wp14:anchorId="42A0AEAD" wp14:editId="41FCFA5E">
            <wp:extent cx="5647372" cy="264271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5837"/>
                    <a:stretch/>
                  </pic:blipFill>
                  <pic:spPr bwMode="auto">
                    <a:xfrm>
                      <a:off x="0" y="0"/>
                      <a:ext cx="5703670" cy="2669062"/>
                    </a:xfrm>
                    <a:prstGeom prst="rect">
                      <a:avLst/>
                    </a:prstGeom>
                    <a:noFill/>
                    <a:ln>
                      <a:noFill/>
                    </a:ln>
                    <a:extLst>
                      <a:ext uri="{53640926-AAD7-44D8-BBD7-CCE9431645EC}">
                        <a14:shadowObscured xmlns:a14="http://schemas.microsoft.com/office/drawing/2010/main"/>
                      </a:ext>
                    </a:extLst>
                  </pic:spPr>
                </pic:pic>
              </a:graphicData>
            </a:graphic>
          </wp:inline>
        </w:drawing>
      </w:r>
    </w:p>
    <w:p w14:paraId="53611DFB" w14:textId="7F5DA7C4" w:rsidR="005E6941" w:rsidRPr="005A15D0" w:rsidRDefault="005A15D0" w:rsidP="005E6941">
      <w:pPr>
        <w:spacing w:after="160" w:line="259" w:lineRule="auto"/>
        <w:ind w:firstLine="0"/>
        <w:jc w:val="center"/>
        <w:rPr>
          <w:szCs w:val="28"/>
          <w:lang w:val="en-US"/>
        </w:rPr>
      </w:pPr>
      <w:r>
        <w:rPr>
          <w:szCs w:val="28"/>
          <w:lang w:val="en-US"/>
        </w:rPr>
        <w:t>Figure</w:t>
      </w:r>
      <w:r w:rsidR="005E6941" w:rsidRPr="005A15D0">
        <w:rPr>
          <w:szCs w:val="28"/>
          <w:lang w:val="en-US"/>
        </w:rPr>
        <w:t xml:space="preserve"> </w:t>
      </w:r>
      <w:r w:rsidR="006C74F8" w:rsidRPr="005A15D0">
        <w:rPr>
          <w:szCs w:val="28"/>
          <w:lang w:val="en-US"/>
        </w:rPr>
        <w:t>6</w:t>
      </w:r>
      <w:r w:rsidR="005E6941" w:rsidRPr="005A15D0">
        <w:rPr>
          <w:szCs w:val="28"/>
          <w:lang w:val="en-US"/>
        </w:rPr>
        <w:t xml:space="preserve"> – </w:t>
      </w:r>
      <w:r w:rsidRPr="005A15D0">
        <w:rPr>
          <w:szCs w:val="28"/>
          <w:lang w:val="en-US"/>
        </w:rPr>
        <w:t>Static characteristics of the MMT-300 thrusters</w:t>
      </w:r>
    </w:p>
    <w:p w14:paraId="627BC215" w14:textId="3C6DED01" w:rsidR="001101E9" w:rsidRPr="008E7991" w:rsidRDefault="001101E9" w:rsidP="001101E9">
      <w:pPr>
        <w:spacing w:after="160" w:line="259" w:lineRule="auto"/>
        <w:ind w:firstLine="0"/>
        <w:rPr>
          <w:szCs w:val="28"/>
          <w:lang w:val="en-US"/>
        </w:rPr>
      </w:pPr>
      <w:r w:rsidRPr="005A15D0">
        <w:rPr>
          <w:szCs w:val="28"/>
          <w:lang w:val="en-US"/>
        </w:rPr>
        <w:lastRenderedPageBreak/>
        <w:tab/>
      </w:r>
      <w:r w:rsidR="007038BD" w:rsidRPr="007038BD">
        <w:rPr>
          <w:szCs w:val="28"/>
          <w:lang w:val="en-US"/>
        </w:rPr>
        <w:t xml:space="preserve">With the dependencies defined above, it is possible to determine </w:t>
      </w:r>
      <m:oMath>
        <m:r>
          <w:rPr>
            <w:rFonts w:ascii="Cambria Math" w:hAnsi="Cambria Math"/>
            <w:szCs w:val="28"/>
            <w:lang w:val="en-GB"/>
          </w:rPr>
          <m:t>T</m:t>
        </m:r>
        <m:d>
          <m:dPr>
            <m:ctrlPr>
              <w:rPr>
                <w:rFonts w:ascii="Cambria Math" w:hAnsi="Cambria Math"/>
                <w:i/>
                <w:szCs w:val="28"/>
                <w:lang w:val="en-GB"/>
              </w:rPr>
            </m:ctrlPr>
          </m:dPr>
          <m:e>
            <m:r>
              <w:rPr>
                <w:rFonts w:ascii="Cambria Math" w:hAnsi="Cambria Math"/>
                <w:szCs w:val="28"/>
                <w:lang w:val="en-GB"/>
              </w:rPr>
              <m:t>code</m:t>
            </m:r>
          </m:e>
        </m:d>
      </m:oMath>
      <w:r w:rsidRPr="007038BD">
        <w:rPr>
          <w:szCs w:val="28"/>
          <w:lang w:val="en-US"/>
        </w:rPr>
        <w:t xml:space="preserve"> </w:t>
      </w:r>
      <w:r w:rsidR="007038BD" w:rsidRPr="007038BD">
        <w:rPr>
          <w:szCs w:val="28"/>
          <w:lang w:val="en-US"/>
        </w:rPr>
        <w:t>which makes it possible to define the expression for forces and moments (4) already in parametric form</w:t>
      </w:r>
      <w:r w:rsidRPr="007038BD">
        <w:rPr>
          <w:szCs w:val="28"/>
          <w:lang w:val="en-US"/>
        </w:rPr>
        <w:t xml:space="preserve"> </w:t>
      </w:r>
      <m:oMath>
        <m:r>
          <w:rPr>
            <w:rFonts w:ascii="Cambria Math" w:hAnsi="Cambria Math"/>
          </w:rPr>
          <m:t>τ</m:t>
        </m:r>
        <m:d>
          <m:dPr>
            <m:ctrlPr>
              <w:rPr>
                <w:rFonts w:ascii="Cambria Math" w:hAnsi="Cambria Math"/>
                <w:i/>
              </w:rPr>
            </m:ctrlPr>
          </m:dPr>
          <m:e>
            <m:r>
              <w:rPr>
                <w:rFonts w:ascii="Cambria Math" w:hAnsi="Cambria Math"/>
              </w:rPr>
              <m:t>code</m:t>
            </m:r>
          </m:e>
        </m:d>
        <m:r>
          <w:rPr>
            <w:rFonts w:ascii="Cambria Math" w:hAnsi="Cambria Math"/>
            <w:lang w:val="en-US"/>
          </w:rPr>
          <m:t>=T</m:t>
        </m:r>
        <m:d>
          <m:dPr>
            <m:ctrlPr>
              <w:rPr>
                <w:rFonts w:ascii="Cambria Math" w:hAnsi="Cambria Math"/>
                <w:i/>
                <w:lang w:val="en-US"/>
              </w:rPr>
            </m:ctrlPr>
          </m:dPr>
          <m:e>
            <m:r>
              <w:rPr>
                <w:rFonts w:ascii="Cambria Math" w:hAnsi="Cambria Math"/>
                <w:lang w:val="en-US"/>
              </w:rPr>
              <m:t>code</m:t>
            </m:r>
          </m:e>
        </m:d>
        <m:r>
          <w:rPr>
            <w:rFonts w:ascii="Cambria Math" w:hAnsi="Cambria Math"/>
            <w:lang w:val="en-US"/>
          </w:rPr>
          <m:t>∙u</m:t>
        </m:r>
      </m:oMath>
      <w:r w:rsidRPr="007038BD">
        <w:rPr>
          <w:lang w:val="en-US"/>
        </w:rPr>
        <w:t xml:space="preserve">. </w:t>
      </w:r>
      <w:r w:rsidR="008E7991" w:rsidRPr="008E7991">
        <w:rPr>
          <w:lang w:val="en-US"/>
        </w:rPr>
        <w:t xml:space="preserve">In this case, </w:t>
      </w:r>
      <m:oMath>
        <m:r>
          <w:rPr>
            <w:rFonts w:ascii="Cambria Math" w:hAnsi="Cambria Math"/>
          </w:rPr>
          <m:t>u</m:t>
        </m:r>
      </m:oMath>
      <w:r w:rsidRPr="008E7991">
        <w:rPr>
          <w:lang w:val="en-US"/>
        </w:rPr>
        <w:t xml:space="preserve"> </w:t>
      </w:r>
      <w:r w:rsidR="008E7991" w:rsidRPr="008E7991">
        <w:rPr>
          <w:lang w:val="en-US"/>
        </w:rPr>
        <w:t>determines the thruster</w:t>
      </w:r>
      <w:r w:rsidR="008E7991">
        <w:rPr>
          <w:lang w:val="en-US"/>
        </w:rPr>
        <w:t>’s</w:t>
      </w:r>
      <w:r w:rsidR="008E7991" w:rsidRPr="008E7991">
        <w:rPr>
          <w:lang w:val="en-US"/>
        </w:rPr>
        <w:t xml:space="preserve"> load percentage</w:t>
      </w:r>
      <w:r w:rsidRPr="008E7991">
        <w:rPr>
          <w:lang w:val="en-US"/>
        </w:rPr>
        <w:t xml:space="preserve">. </w:t>
      </w:r>
      <w:r w:rsidR="008E7991" w:rsidRPr="006E3752">
        <w:rPr>
          <w:lang w:val="en-US"/>
        </w:rPr>
        <w:t xml:space="preserve">At full performance </w:t>
      </w:r>
      <m:oMath>
        <m:r>
          <w:rPr>
            <w:rFonts w:ascii="Cambria Math" w:hAnsi="Cambria Math"/>
          </w:rPr>
          <m:t>u</m:t>
        </m:r>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m>
                  <m:mPr>
                    <m:cGpRule m:val="4"/>
                    <m:cGp m:val="1"/>
                    <m:mcs>
                      <m:mc>
                        <m:mcPr>
                          <m:count m:val="6"/>
                          <m:mcJc m:val="center"/>
                        </m:mcPr>
                      </m:mc>
                    </m:mcs>
                    <m:ctrlPr>
                      <w:rPr>
                        <w:rFonts w:ascii="Cambria Math" w:hAnsi="Cambria Math"/>
                        <w:i/>
                        <w:lang w:val="en-US"/>
                      </w:rPr>
                    </m:ctrlPr>
                  </m:mPr>
                  <m:mr>
                    <m:e>
                      <m:r>
                        <w:rPr>
                          <w:rFonts w:ascii="Cambria Math" w:hAnsi="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e>
                    <m:e>
                      <m:r>
                        <w:rPr>
                          <w:rFonts w:ascii="Cambria Math" w:hAnsi="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e>
                  </m:mr>
                </m:m>
              </m:e>
            </m:d>
          </m:e>
          <m:sup>
            <m:r>
              <w:rPr>
                <w:rFonts w:ascii="Cambria Math" w:hAnsi="Cambria Math"/>
                <w:lang w:val="en-US"/>
              </w:rPr>
              <m:t>T</m:t>
            </m:r>
          </m:sup>
        </m:sSup>
      </m:oMath>
      <w:r w:rsidRPr="008E7991">
        <w:rPr>
          <w:lang w:val="en-US"/>
        </w:rPr>
        <w:t>.</w:t>
      </w:r>
      <w:r w:rsidRPr="008E7991">
        <w:rPr>
          <w:szCs w:val="28"/>
          <w:lang w:val="en-US"/>
        </w:rPr>
        <w:t xml:space="preserve"> </w:t>
      </w:r>
    </w:p>
    <w:p w14:paraId="2D82787A" w14:textId="77777777" w:rsidR="001101E9" w:rsidRPr="008E7991" w:rsidRDefault="001101E9" w:rsidP="0022469C">
      <w:pPr>
        <w:tabs>
          <w:tab w:val="left" w:pos="8356"/>
        </w:tabs>
        <w:ind w:firstLine="0"/>
        <w:rPr>
          <w:szCs w:val="28"/>
          <w:lang w:val="en-US"/>
        </w:rPr>
      </w:pPr>
    </w:p>
    <w:p w14:paraId="3D9604CA" w14:textId="3A5C898D" w:rsidR="001101E9" w:rsidRPr="006E3752" w:rsidRDefault="008E7991" w:rsidP="002904DF">
      <w:pPr>
        <w:tabs>
          <w:tab w:val="left" w:pos="8356"/>
        </w:tabs>
        <w:spacing w:after="240"/>
        <w:ind w:firstLine="709"/>
        <w:jc w:val="left"/>
        <w:rPr>
          <w:b/>
          <w:bCs/>
          <w:szCs w:val="28"/>
          <w:lang w:val="en-US"/>
        </w:rPr>
      </w:pPr>
      <w:r w:rsidRPr="006E3752">
        <w:rPr>
          <w:b/>
          <w:bCs/>
          <w:szCs w:val="28"/>
          <w:lang w:val="en-US"/>
        </w:rPr>
        <w:t>Inertia and added masses matrices</w:t>
      </w:r>
    </w:p>
    <w:p w14:paraId="677C8787" w14:textId="71A63040" w:rsidR="001D581B" w:rsidRPr="006E3752" w:rsidRDefault="006E3752" w:rsidP="001D581B">
      <w:pPr>
        <w:rPr>
          <w:szCs w:val="28"/>
          <w:lang w:val="en-US"/>
        </w:rPr>
      </w:pPr>
      <w:r w:rsidRPr="006E3752">
        <w:rPr>
          <w:iCs/>
          <w:szCs w:val="28"/>
          <w:lang w:val="en-US"/>
        </w:rPr>
        <w:t xml:space="preserve">The matrix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oMath>
      <w:r w:rsidR="001D581B" w:rsidRPr="006E3752">
        <w:rPr>
          <w:szCs w:val="28"/>
          <w:lang w:val="en-US"/>
        </w:rPr>
        <w:t xml:space="preserve"> </w:t>
      </w:r>
      <w:r w:rsidR="001D581B" w:rsidRPr="000928CA">
        <w:rPr>
          <w:szCs w:val="28"/>
        </w:rPr>
        <w:t>в</w:t>
      </w:r>
      <w:r w:rsidR="001D581B" w:rsidRPr="006E3752">
        <w:rPr>
          <w:szCs w:val="28"/>
          <w:lang w:val="en-US"/>
        </w:rPr>
        <w:t xml:space="preserve"> </w:t>
      </w:r>
      <w:r w:rsidR="001D581B" w:rsidRPr="000928CA">
        <w:rPr>
          <w:szCs w:val="28"/>
        </w:rPr>
        <w:t>уравнении</w:t>
      </w:r>
      <w:r w:rsidR="001D581B" w:rsidRPr="006E3752">
        <w:rPr>
          <w:szCs w:val="28"/>
          <w:lang w:val="en-US"/>
        </w:rPr>
        <w:t xml:space="preserve"> (6) </w:t>
      </w:r>
      <w:r w:rsidRPr="006E3752">
        <w:rPr>
          <w:szCs w:val="28"/>
          <w:lang w:val="en-US"/>
        </w:rPr>
        <w:t>is constant, symmetric and positively determined</w:t>
      </w:r>
      <w:r w:rsidR="001D581B" w:rsidRPr="006E3752">
        <w:rPr>
          <w:szCs w:val="28"/>
          <w:lang w:val="en-US"/>
        </w:rPr>
        <w:t xml:space="preserve">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r>
          <w:rPr>
            <w:rFonts w:ascii="Cambria Math" w:hAnsi="Cambria Math"/>
            <w:szCs w:val="28"/>
            <w:lang w:val="en-US"/>
          </w:rPr>
          <m:t>&gt;0</m:t>
        </m:r>
      </m:oMath>
      <w:r w:rsidR="001D581B" w:rsidRPr="006E3752">
        <w:rPr>
          <w:szCs w:val="28"/>
          <w:lang w:val="en-US"/>
        </w:rPr>
        <w:t xml:space="preserve">). </w:t>
      </w:r>
      <w:r w:rsidRPr="006E3752">
        <w:rPr>
          <w:szCs w:val="28"/>
          <w:lang w:val="en-US"/>
        </w:rPr>
        <w:t xml:space="preserve">The values filling it largely depend on the geometric configuration and, in the most general case, have the following form </w:t>
      </w:r>
      <w:r w:rsidR="00287810" w:rsidRPr="006E3752">
        <w:rPr>
          <w:szCs w:val="28"/>
          <w:lang w:val="en-US"/>
        </w:rPr>
        <w:t>[</w:t>
      </w:r>
      <w:r w:rsidR="00FB7442" w:rsidRPr="006E3752">
        <w:rPr>
          <w:szCs w:val="28"/>
          <w:lang w:val="en-US"/>
        </w:rPr>
        <w:t>20,21</w:t>
      </w:r>
      <w:r w:rsidR="00287810" w:rsidRPr="006E3752">
        <w:rPr>
          <w:szCs w:val="28"/>
          <w:lang w:val="en-US"/>
        </w:rPr>
        <w:t>]</w:t>
      </w:r>
    </w:p>
    <w:p w14:paraId="2F683563" w14:textId="77777777" w:rsidR="001D581B" w:rsidRPr="006E3752" w:rsidRDefault="001D581B" w:rsidP="001D581B">
      <w:pPr>
        <w:ind w:firstLine="0"/>
        <w:rPr>
          <w:iCs/>
          <w:szCs w:val="28"/>
          <w:lang w:val="en-US"/>
        </w:rPr>
      </w:pPr>
    </w:p>
    <w:p w14:paraId="4BD4EDA8" w14:textId="39797A43" w:rsidR="001D581B" w:rsidRPr="000928CA" w:rsidRDefault="009F589E" w:rsidP="001D581B">
      <w:pPr>
        <w:ind w:firstLine="0"/>
        <w:rPr>
          <w:szCs w:val="28"/>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RB</m:t>
                  </m:r>
                </m:sub>
              </m:sSub>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r>
                          <w:rPr>
                            <w:rFonts w:ascii="Cambria Math" w:hAnsi="Cambria Math"/>
                            <w:sz w:val="26"/>
                            <w:szCs w:val="26"/>
                          </w:rPr>
                          <m:t>m</m:t>
                        </m:r>
                        <m:sSub>
                          <m:sSubPr>
                            <m:ctrlPr>
                              <w:rPr>
                                <w:rFonts w:ascii="Cambria Math" w:hAnsi="Cambria Math"/>
                                <w:i/>
                                <w:sz w:val="26"/>
                                <w:szCs w:val="26"/>
                              </w:rPr>
                            </m:ctrlPr>
                          </m:sSubPr>
                          <m:e>
                            <m:r>
                              <m:rPr>
                                <m:sty m:val="p"/>
                              </m:rPr>
                              <w:rPr>
                                <w:rFonts w:ascii="Cambria Math" w:hAnsi="Cambria Math"/>
                                <w:sz w:val="26"/>
                                <w:szCs w:val="26"/>
                              </w:rPr>
                              <m:t>I</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mr>
                    <m:mr>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12</m:t>
                  </m:r>
                </m:e>
              </m:d>
            </m:e>
          </m:eqArr>
        </m:oMath>
      </m:oMathPara>
    </w:p>
    <w:p w14:paraId="42AE25F1" w14:textId="77777777" w:rsidR="001D581B" w:rsidRPr="000928CA" w:rsidRDefault="001D581B" w:rsidP="001D581B">
      <w:pPr>
        <w:ind w:firstLine="0"/>
        <w:rPr>
          <w:szCs w:val="28"/>
        </w:rPr>
      </w:pPr>
    </w:p>
    <w:p w14:paraId="2DF25536" w14:textId="5D94C9CA" w:rsidR="001D581B" w:rsidRPr="00B84A92" w:rsidRDefault="00B84A92" w:rsidP="001D581B">
      <w:pPr>
        <w:ind w:firstLine="0"/>
        <w:rPr>
          <w:szCs w:val="28"/>
          <w:lang w:val="en-US"/>
        </w:rPr>
      </w:pPr>
      <w:r>
        <w:rPr>
          <w:szCs w:val="28"/>
          <w:lang w:val="en-US"/>
        </w:rPr>
        <w:t>where</w:t>
      </w:r>
      <w:r w:rsidR="001D581B" w:rsidRPr="00B84A92">
        <w:rPr>
          <w:szCs w:val="28"/>
          <w:lang w:val="en-US"/>
        </w:rPr>
        <w:t xml:space="preserve"> </w:t>
      </w:r>
      <m:oMath>
        <m:r>
          <w:rPr>
            <w:rFonts w:ascii="Cambria Math" w:hAnsi="Cambria Math"/>
            <w:szCs w:val="28"/>
          </w:rPr>
          <m:t>m</m:t>
        </m:r>
      </m:oMath>
      <w:r w:rsidR="001D581B" w:rsidRPr="00B84A92">
        <w:rPr>
          <w:szCs w:val="28"/>
          <w:lang w:val="en-US"/>
        </w:rPr>
        <w:t xml:space="preserve"> – </w:t>
      </w:r>
      <w:r w:rsidR="005E4F34" w:rsidRPr="005E4F34">
        <w:rPr>
          <w:szCs w:val="28"/>
          <w:lang w:val="en-US"/>
        </w:rPr>
        <w:t xml:space="preserve">is </w:t>
      </w:r>
      <w:r w:rsidR="005E4F34">
        <w:rPr>
          <w:szCs w:val="28"/>
          <w:lang w:val="en-US"/>
        </w:rPr>
        <w:t xml:space="preserve">rigid </w:t>
      </w:r>
      <w:r w:rsidR="005E4F34" w:rsidRPr="005E4F34">
        <w:rPr>
          <w:szCs w:val="28"/>
          <w:lang w:val="en-US"/>
        </w:rPr>
        <w:t xml:space="preserve">body </w:t>
      </w:r>
      <w:r w:rsidR="005E4F34">
        <w:rPr>
          <w:szCs w:val="28"/>
          <w:lang w:val="en-US"/>
        </w:rPr>
        <w:t>mass</w:t>
      </w:r>
      <w:r w:rsidR="001D581B" w:rsidRPr="00B84A92">
        <w:rPr>
          <w:szCs w:val="28"/>
          <w:lang w:val="en-US"/>
        </w:rPr>
        <w:t xml:space="preserve">, </w:t>
      </w:r>
    </w:p>
    <w:p w14:paraId="44BBB71C" w14:textId="19D1AC10" w:rsidR="001D581B" w:rsidRPr="00B84A92" w:rsidRDefault="009F589E" w:rsidP="001D581B">
      <w:pPr>
        <w:ind w:firstLine="0"/>
        <w:rPr>
          <w:szCs w:val="28"/>
          <w:lang w:val="en-US"/>
        </w:rPr>
      </w:pPr>
      <m:oMath>
        <m:sSub>
          <m:sSubPr>
            <m:ctrlPr>
              <w:rPr>
                <w:rFonts w:ascii="Cambria Math" w:hAnsi="Cambria Math"/>
                <w:i/>
                <w:szCs w:val="28"/>
              </w:rPr>
            </m:ctrlPr>
          </m:sSubPr>
          <m:e>
            <m:r>
              <m:rPr>
                <m:sty m:val="p"/>
              </m:rPr>
              <w:rPr>
                <w:rFonts w:ascii="Cambria Math" w:hAnsi="Cambria Math"/>
                <w:szCs w:val="28"/>
                <w:lang w:val="en-US"/>
              </w:rPr>
              <m:t>I</m:t>
            </m:r>
          </m:e>
          <m:sub>
            <m:r>
              <w:rPr>
                <w:rFonts w:ascii="Cambria Math" w:hAnsi="Cambria Math"/>
                <w:szCs w:val="28"/>
                <w:lang w:val="en-US"/>
              </w:rPr>
              <m:t>3×3</m:t>
            </m:r>
          </m:sub>
        </m:sSub>
      </m:oMath>
      <w:r w:rsidR="001D581B" w:rsidRPr="00B84A92">
        <w:rPr>
          <w:szCs w:val="28"/>
          <w:lang w:val="en-US"/>
        </w:rPr>
        <w:t xml:space="preserve"> – </w:t>
      </w:r>
      <w:r w:rsidR="00B84A92" w:rsidRPr="00B84A92">
        <w:rPr>
          <w:szCs w:val="28"/>
          <w:lang w:val="en-US"/>
        </w:rPr>
        <w:t xml:space="preserve">is </w:t>
      </w:r>
      <m:oMath>
        <m:r>
          <w:rPr>
            <w:rFonts w:ascii="Cambria Math" w:hAnsi="Cambria Math"/>
            <w:sz w:val="26"/>
            <w:szCs w:val="26"/>
            <w:lang w:val="en-US"/>
          </w:rPr>
          <m:t>3×3</m:t>
        </m:r>
      </m:oMath>
      <w:r w:rsidR="00B84A92" w:rsidRPr="00B84A92">
        <w:rPr>
          <w:sz w:val="26"/>
          <w:szCs w:val="26"/>
          <w:lang w:val="en-US"/>
        </w:rPr>
        <w:t xml:space="preserve"> </w:t>
      </w:r>
      <w:r w:rsidR="00B84A92" w:rsidRPr="00B84A92">
        <w:rPr>
          <w:szCs w:val="28"/>
          <w:lang w:val="en-US"/>
        </w:rPr>
        <w:t>identity matrix</w:t>
      </w:r>
      <w:r w:rsidR="001D581B" w:rsidRPr="00B84A92">
        <w:rPr>
          <w:szCs w:val="28"/>
          <w:lang w:val="en-US"/>
        </w:rPr>
        <w:t xml:space="preserve">, </w:t>
      </w:r>
    </w:p>
    <w:p w14:paraId="706C7361" w14:textId="67D80844" w:rsidR="001D581B" w:rsidRPr="00B84A92" w:rsidRDefault="009F589E" w:rsidP="001D581B">
      <w:pPr>
        <w:ind w:firstLine="0"/>
        <w:rPr>
          <w:szCs w:val="28"/>
          <w:lang w:val="en-US"/>
        </w:rPr>
      </w:pPr>
      <m:oMath>
        <m:sSub>
          <m:sSubPr>
            <m:ctrlPr>
              <w:rPr>
                <w:rFonts w:ascii="Cambria Math" w:hAnsi="Cambria Math"/>
                <w:i/>
                <w:szCs w:val="28"/>
              </w:rPr>
            </m:ctrlPr>
          </m:sSubPr>
          <m:e>
            <m:r>
              <w:rPr>
                <w:rFonts w:ascii="Cambria Math" w:hAnsi="Cambria Math"/>
                <w:szCs w:val="28"/>
              </w:rPr>
              <m:t>I</m:t>
            </m:r>
          </m:e>
          <m:sub>
            <m:sSub>
              <m:sSubPr>
                <m:ctrlPr>
                  <w:rPr>
                    <w:rFonts w:ascii="Cambria Math" w:hAnsi="Cambria Math"/>
                    <w:i/>
                    <w:szCs w:val="28"/>
                  </w:rPr>
                </m:ctrlPr>
              </m:sSubPr>
              <m:e>
                <m:r>
                  <w:rPr>
                    <w:rFonts w:ascii="Cambria Math" w:hAnsi="Cambria Math"/>
                    <w:szCs w:val="28"/>
                  </w:rPr>
                  <m:t>O</m:t>
                </m:r>
              </m:e>
              <m:sub>
                <m:r>
                  <w:rPr>
                    <w:rFonts w:ascii="Cambria Math" w:hAnsi="Cambria Math"/>
                    <w:szCs w:val="28"/>
                  </w:rPr>
                  <m:t>b</m:t>
                </m:r>
              </m:sub>
            </m:sSub>
          </m:sub>
        </m:sSub>
      </m:oMath>
      <w:r w:rsidR="001D581B" w:rsidRPr="00B84A92">
        <w:rPr>
          <w:szCs w:val="28"/>
          <w:lang w:val="en-US"/>
        </w:rPr>
        <w:t xml:space="preserve"> – </w:t>
      </w:r>
      <w:r w:rsidR="00B84A92" w:rsidRPr="00B84A92">
        <w:rPr>
          <w:szCs w:val="28"/>
          <w:lang w:val="en-US"/>
        </w:rPr>
        <w:t xml:space="preserve">is the inertia tensor in the reference frame of </w:t>
      </w:r>
      <w:r w:rsidR="00B84A92">
        <w:rPr>
          <w:szCs w:val="28"/>
          <w:lang w:val="en-US"/>
        </w:rPr>
        <w:t>the</w:t>
      </w:r>
      <w:r w:rsidR="00B84A92" w:rsidRPr="00B84A92">
        <w:rPr>
          <w:szCs w:val="28"/>
          <w:lang w:val="en-US"/>
        </w:rPr>
        <w:t xml:space="preserve"> body</w:t>
      </w:r>
      <w:r w:rsidR="001D581B" w:rsidRPr="00B84A92">
        <w:rPr>
          <w:szCs w:val="28"/>
          <w:lang w:val="en-US"/>
        </w:rPr>
        <w:t>,</w:t>
      </w:r>
    </w:p>
    <w:p w14:paraId="0B9331A6" w14:textId="052F459D" w:rsidR="001D581B" w:rsidRPr="0059648C" w:rsidRDefault="009F589E" w:rsidP="001D581B">
      <w:pPr>
        <w:ind w:firstLine="0"/>
        <w:rPr>
          <w:szCs w:val="28"/>
          <w:lang w:val="en-US"/>
        </w:rPr>
      </w:pPr>
      <m:oMath>
        <m:sSubSup>
          <m:sSubSupPr>
            <m:ctrlPr>
              <w:rPr>
                <w:rFonts w:ascii="Cambria Math" w:hAnsi="Cambria Math"/>
                <w:i/>
                <w:szCs w:val="28"/>
              </w:rPr>
            </m:ctrlPr>
          </m:sSubSupPr>
          <m:e>
            <m:r>
              <w:rPr>
                <w:rFonts w:ascii="Cambria Math" w:hAnsi="Cambria Math"/>
                <w:szCs w:val="28"/>
              </w:rPr>
              <m:t>r</m:t>
            </m:r>
          </m:e>
          <m:sub>
            <m:r>
              <w:rPr>
                <w:rFonts w:ascii="Cambria Math" w:hAnsi="Cambria Math"/>
                <w:szCs w:val="28"/>
              </w:rPr>
              <m:t>g</m:t>
            </m:r>
          </m:sub>
          <m:sup>
            <m:r>
              <w:rPr>
                <w:rFonts w:ascii="Cambria Math" w:hAnsi="Cambria Math"/>
                <w:szCs w:val="28"/>
              </w:rPr>
              <m:t>b</m:t>
            </m:r>
          </m:sup>
        </m:sSubSup>
        <m:r>
          <w:rPr>
            <w:rFonts w:ascii="Cambria Math" w:hAnsi="Cambria Math"/>
            <w:szCs w:val="28"/>
            <w:lang w:val="en-US"/>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g</m:t>
                          </m:r>
                        </m:sub>
                      </m:sSub>
                    </m:e>
                  </m:mr>
                </m:m>
              </m:e>
            </m:d>
          </m:e>
          <m:sup>
            <m:r>
              <w:rPr>
                <w:rFonts w:ascii="Cambria Math" w:hAnsi="Cambria Math"/>
                <w:szCs w:val="28"/>
              </w:rPr>
              <m:t>T</m:t>
            </m:r>
          </m:sup>
        </m:sSup>
      </m:oMath>
      <w:r w:rsidR="001D581B" w:rsidRPr="0059648C">
        <w:rPr>
          <w:szCs w:val="28"/>
          <w:lang w:val="en-US"/>
        </w:rPr>
        <w:t xml:space="preserve"> – </w:t>
      </w:r>
      <w:r w:rsidR="0059648C" w:rsidRPr="0059648C">
        <w:rPr>
          <w:szCs w:val="28"/>
          <w:lang w:val="en-US"/>
        </w:rPr>
        <w:t xml:space="preserve">is the vector from the origin to the gravity center of the </w:t>
      </w:r>
      <w:r w:rsidR="005E4F34">
        <w:rPr>
          <w:szCs w:val="28"/>
          <w:lang w:val="en-US"/>
        </w:rPr>
        <w:t>body</w:t>
      </w:r>
      <w:r w:rsidR="001D581B" w:rsidRPr="0059648C">
        <w:rPr>
          <w:szCs w:val="28"/>
          <w:lang w:val="en-US"/>
        </w:rPr>
        <w:t>,</w:t>
      </w:r>
    </w:p>
    <w:p w14:paraId="28E465E1" w14:textId="6ACEEB1C" w:rsidR="001D581B" w:rsidRPr="005E4F34" w:rsidRDefault="001D581B" w:rsidP="001D581B">
      <w:pPr>
        <w:ind w:firstLine="0"/>
        <w:rPr>
          <w:szCs w:val="28"/>
          <w:lang w:val="en-US"/>
        </w:rPr>
      </w:pPr>
      <m:oMath>
        <m:r>
          <w:rPr>
            <w:rFonts w:ascii="Cambria Math" w:hAnsi="Cambria Math"/>
            <w:szCs w:val="28"/>
          </w:rPr>
          <m:t>S</m:t>
        </m:r>
        <m:d>
          <m:dPr>
            <m:ctrlPr>
              <w:rPr>
                <w:rFonts w:ascii="Cambria Math" w:hAnsi="Cambria Math"/>
                <w:i/>
                <w:szCs w:val="28"/>
              </w:rPr>
            </m:ctrlPr>
          </m:dPr>
          <m:e>
            <m:r>
              <w:rPr>
                <w:rFonts w:ascii="Cambria Math" w:hAnsi="Cambria Math"/>
                <w:szCs w:val="28"/>
                <w:lang w:val="en-US"/>
              </w:rPr>
              <m:t xml:space="preserve"> ∙ </m:t>
            </m:r>
          </m:e>
        </m:d>
      </m:oMath>
      <w:r w:rsidRPr="005E4F34">
        <w:rPr>
          <w:szCs w:val="28"/>
          <w:lang w:val="en-US"/>
        </w:rPr>
        <w:t xml:space="preserve"> – </w:t>
      </w:r>
      <w:r w:rsidR="005E4F34" w:rsidRPr="005E4F34">
        <w:rPr>
          <w:szCs w:val="28"/>
          <w:lang w:val="en-US"/>
        </w:rPr>
        <w:t>is a</w:t>
      </w:r>
      <w:r w:rsidR="005E4F34">
        <w:rPr>
          <w:szCs w:val="28"/>
          <w:lang w:val="en-US"/>
        </w:rPr>
        <w:t>n</w:t>
      </w:r>
      <w:r w:rsidR="005E4F34" w:rsidRPr="005E4F34">
        <w:rPr>
          <w:szCs w:val="28"/>
          <w:lang w:val="en-US"/>
        </w:rPr>
        <w:t xml:space="preserve"> </w:t>
      </w:r>
      <w:r w:rsidR="0059648C" w:rsidRPr="005E4F34">
        <w:rPr>
          <w:szCs w:val="28"/>
          <w:lang w:val="en-US"/>
        </w:rPr>
        <w:t>operator of vector transformation into a skewed matrix</w:t>
      </w:r>
      <w:r w:rsidRPr="005E4F34">
        <w:rPr>
          <w:szCs w:val="28"/>
          <w:lang w:val="en-US"/>
        </w:rPr>
        <w:t>:</w:t>
      </w:r>
    </w:p>
    <w:p w14:paraId="5D252188" w14:textId="77777777" w:rsidR="001D581B" w:rsidRPr="005E4F34" w:rsidRDefault="001D581B" w:rsidP="001D581B">
      <w:pPr>
        <w:ind w:firstLine="0"/>
        <w:rPr>
          <w:szCs w:val="28"/>
          <w:lang w:val="en-US"/>
        </w:rPr>
      </w:pPr>
    </w:p>
    <w:p w14:paraId="4C05AD34" w14:textId="45D99F57" w:rsidR="00A05F14" w:rsidRPr="00BA5D5B" w:rsidRDefault="009F589E" w:rsidP="00BA5D5B">
      <w:pPr>
        <w:ind w:firstLine="0"/>
        <w:rPr>
          <w:szCs w:val="28"/>
        </w:rPr>
      </w:pPr>
      <m:oMathPara>
        <m:oMath>
          <m:eqArr>
            <m:eqArrPr>
              <m:maxDist m:val="1"/>
              <m:ctrlPr>
                <w:rPr>
                  <w:rFonts w:ascii="Cambria Math" w:hAnsi="Cambria Math"/>
                  <w:i/>
                  <w:sz w:val="26"/>
                  <w:szCs w:val="26"/>
                </w:rPr>
              </m:ctrlPr>
            </m:eqArr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x∈</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3×1</m:t>
                      </m:r>
                    </m:sup>
                  </m:sSup>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rPr>
                              <m:t>3</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mr>
                    <m:m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mr>
                    <m:m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e>
                        <m: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13</m:t>
                  </m:r>
                </m:e>
              </m:d>
            </m:e>
          </m:eqArr>
        </m:oMath>
      </m:oMathPara>
    </w:p>
    <w:p w14:paraId="3AE8186A" w14:textId="77777777" w:rsidR="00A05F14" w:rsidRDefault="00A05F14" w:rsidP="006C74F8">
      <w:pPr>
        <w:ind w:firstLine="0"/>
        <w:rPr>
          <w:iCs/>
          <w:szCs w:val="28"/>
          <w:lang w:val="en-US"/>
        </w:rPr>
      </w:pPr>
    </w:p>
    <w:p w14:paraId="6570FF12" w14:textId="3B3DB632" w:rsidR="001D581B" w:rsidRPr="000928CA" w:rsidRDefault="009F589E" w:rsidP="001D581B">
      <w:pPr>
        <w:rPr>
          <w:szCs w:val="28"/>
        </w:rPr>
      </w:pP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oMath>
      <w:r w:rsidR="001D581B" w:rsidRPr="000928CA">
        <w:rPr>
          <w:szCs w:val="28"/>
        </w:rPr>
        <w:t xml:space="preserve"> </w:t>
      </w:r>
      <w:proofErr w:type="spellStart"/>
      <w:r w:rsidR="00F10240" w:rsidRPr="00F10240">
        <w:rPr>
          <w:szCs w:val="28"/>
        </w:rPr>
        <w:t>as</w:t>
      </w:r>
      <w:proofErr w:type="spellEnd"/>
      <w:r w:rsidR="00F10240" w:rsidRPr="00F10240">
        <w:rPr>
          <w:szCs w:val="28"/>
        </w:rPr>
        <w:t xml:space="preserve"> </w:t>
      </w:r>
      <w:proofErr w:type="spellStart"/>
      <w:r w:rsidR="00F10240" w:rsidRPr="00F10240">
        <w:rPr>
          <w:szCs w:val="28"/>
        </w:rPr>
        <w:t>expanded</w:t>
      </w:r>
      <w:proofErr w:type="spellEnd"/>
      <w:r w:rsidR="001D581B" w:rsidRPr="000928CA">
        <w:rPr>
          <w:szCs w:val="28"/>
        </w:rPr>
        <w:t>:</w:t>
      </w:r>
    </w:p>
    <w:p w14:paraId="3AF633CD" w14:textId="77777777" w:rsidR="001D581B" w:rsidRPr="000928CA" w:rsidRDefault="001D581B" w:rsidP="001D581B">
      <w:pPr>
        <w:ind w:firstLine="0"/>
        <w:rPr>
          <w:szCs w:val="28"/>
        </w:rPr>
      </w:pPr>
    </w:p>
    <w:p w14:paraId="122E0648" w14:textId="77777777" w:rsidR="001D581B" w:rsidRPr="000928CA" w:rsidRDefault="009F589E" w:rsidP="001D581B">
      <w:pPr>
        <w:ind w:firstLine="0"/>
        <w:jc w:val="center"/>
        <w:rPr>
          <w:iCs/>
          <w:szCs w:val="28"/>
        </w:rPr>
      </w:pPr>
      <m:oMathPara>
        <m:oMath>
          <m:sSub>
            <m:sSubPr>
              <m:ctrlPr>
                <w:rPr>
                  <w:rFonts w:ascii="Cambria Math" w:hAnsi="Cambria Math"/>
                  <w:i/>
                  <w:iCs/>
                  <w:sz w:val="26"/>
                  <w:szCs w:val="26"/>
                  <w:lang w:val="en-US"/>
                </w:rPr>
              </m:ctrlPr>
            </m:sSubPr>
            <m:e>
              <m:r>
                <w:rPr>
                  <w:rFonts w:ascii="Cambria Math" w:hAnsi="Cambria Math"/>
                  <w:sz w:val="26"/>
                  <w:szCs w:val="26"/>
                  <w:lang w:val="en-US"/>
                </w:rPr>
                <m:t>M</m:t>
              </m:r>
            </m:e>
            <m:sub>
              <m:r>
                <w:rPr>
                  <w:rFonts w:ascii="Cambria Math" w:hAnsi="Cambria Math"/>
                  <w:sz w:val="26"/>
                  <w:szCs w:val="26"/>
                  <w:lang w:val="en-US"/>
                </w:rPr>
                <m:t>RB</m:t>
              </m:r>
            </m:sub>
          </m:sSub>
          <m: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
                      <w:iCs/>
                      <w:sz w:val="26"/>
                      <w:szCs w:val="26"/>
                      <w:lang w:val="en-US"/>
                    </w:rPr>
                  </m:ctrlPr>
                </m:mPr>
                <m:mr>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xz</m:t>
                        </m:r>
                      </m:sub>
                    </m:sSub>
                  </m:e>
                </m:mr>
                <m:mr>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yx</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yz</m:t>
                        </m:r>
                      </m:sub>
                    </m:sSub>
                  </m:e>
                </m:mr>
                <m:mr>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zz</m:t>
                        </m:r>
                      </m:sub>
                    </m:sSub>
                  </m:e>
                </m:mr>
              </m:m>
            </m:e>
          </m:d>
          <m:r>
            <w:rPr>
              <w:rFonts w:ascii="Cambria Math" w:hAnsi="Cambria Math"/>
              <w:sz w:val="26"/>
              <w:szCs w:val="26"/>
              <w:lang w:val="en-US"/>
            </w:rPr>
            <m:t>.</m:t>
          </m:r>
        </m:oMath>
      </m:oMathPara>
    </w:p>
    <w:p w14:paraId="0AB3C496" w14:textId="77777777" w:rsidR="001D581B" w:rsidRPr="000928CA" w:rsidRDefault="001D581B" w:rsidP="001D581B">
      <w:pPr>
        <w:ind w:firstLine="0"/>
        <w:rPr>
          <w:szCs w:val="28"/>
        </w:rPr>
      </w:pPr>
    </w:p>
    <w:p w14:paraId="1132BD53" w14:textId="48B5A115" w:rsidR="000D2085" w:rsidRPr="00F10240" w:rsidRDefault="00F10240" w:rsidP="00F65089">
      <w:pPr>
        <w:ind w:firstLine="709"/>
        <w:rPr>
          <w:iCs/>
          <w:szCs w:val="28"/>
          <w:lang w:val="en-US"/>
        </w:rPr>
      </w:pPr>
      <w:r w:rsidRPr="00F10240">
        <w:rPr>
          <w:iCs/>
          <w:szCs w:val="28"/>
          <w:lang w:val="en-US"/>
        </w:rPr>
        <w:t>The inertia tensor for a solid cylinder is defined as</w:t>
      </w:r>
    </w:p>
    <w:p w14:paraId="7FE6FC39" w14:textId="77777777" w:rsidR="000D2085" w:rsidRPr="00F10240" w:rsidRDefault="000D2085" w:rsidP="00F65089">
      <w:pPr>
        <w:ind w:firstLine="709"/>
        <w:rPr>
          <w:iCs/>
          <w:szCs w:val="28"/>
          <w:lang w:val="en-US"/>
        </w:rPr>
      </w:pPr>
    </w:p>
    <w:p w14:paraId="09FEE37C" w14:textId="1269B2A3" w:rsidR="000D2085" w:rsidRPr="000D2085" w:rsidRDefault="009F589E" w:rsidP="000D2085">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14</m:t>
                  </m:r>
                </m:e>
              </m:d>
            </m:e>
          </m:eqArr>
        </m:oMath>
      </m:oMathPara>
    </w:p>
    <w:p w14:paraId="1D0EF895" w14:textId="77777777" w:rsidR="000D2085" w:rsidRDefault="000D2085" w:rsidP="00F65089">
      <w:pPr>
        <w:ind w:firstLine="709"/>
        <w:rPr>
          <w:iCs/>
          <w:szCs w:val="28"/>
        </w:rPr>
      </w:pPr>
    </w:p>
    <w:p w14:paraId="2131D872" w14:textId="1A490AF5" w:rsidR="00F65089" w:rsidRPr="00043839" w:rsidRDefault="00043839" w:rsidP="00F65089">
      <w:pPr>
        <w:ind w:firstLine="709"/>
        <w:rPr>
          <w:iCs/>
          <w:szCs w:val="28"/>
          <w:lang w:val="en-US"/>
        </w:rPr>
      </w:pPr>
      <w:r w:rsidRPr="00043839">
        <w:rPr>
          <w:iCs/>
          <w:szCs w:val="28"/>
          <w:lang w:val="en-US"/>
        </w:rPr>
        <w:lastRenderedPageBreak/>
        <w:t xml:space="preserve">The matrix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00F65089" w:rsidRPr="00043839">
        <w:rPr>
          <w:iCs/>
          <w:szCs w:val="28"/>
          <w:lang w:val="en-US"/>
        </w:rPr>
        <w:t xml:space="preserve"> </w:t>
      </w:r>
      <w:r w:rsidRPr="00043839">
        <w:rPr>
          <w:iCs/>
          <w:szCs w:val="28"/>
          <w:lang w:val="en-US"/>
        </w:rPr>
        <w:t>consists of the external force</w:t>
      </w:r>
      <w:r w:rsidR="00B04709">
        <w:rPr>
          <w:iCs/>
          <w:szCs w:val="28"/>
          <w:lang w:val="en-US"/>
        </w:rPr>
        <w:t>s</w:t>
      </w:r>
      <w:r w:rsidRPr="00043839">
        <w:rPr>
          <w:iCs/>
          <w:szCs w:val="28"/>
          <w:lang w:val="en-US"/>
        </w:rPr>
        <w:t xml:space="preserve"> and moment</w:t>
      </w:r>
      <w:r w:rsidR="00B04709">
        <w:rPr>
          <w:iCs/>
          <w:szCs w:val="28"/>
          <w:lang w:val="en-US"/>
        </w:rPr>
        <w:t>s</w:t>
      </w:r>
      <w:r w:rsidRPr="00043839">
        <w:rPr>
          <w:iCs/>
          <w:szCs w:val="28"/>
          <w:lang w:val="en-US"/>
        </w:rPr>
        <w:t xml:space="preserve"> elements, and is written in composite form as</w:t>
      </w:r>
      <w:r w:rsidR="00287810" w:rsidRPr="00043839">
        <w:rPr>
          <w:iCs/>
          <w:szCs w:val="28"/>
          <w:lang w:val="en-US"/>
        </w:rPr>
        <w:t xml:space="preserve"> [</w:t>
      </w:r>
      <w:r w:rsidR="00FB7442" w:rsidRPr="00043839">
        <w:rPr>
          <w:iCs/>
          <w:szCs w:val="28"/>
          <w:lang w:val="en-US"/>
        </w:rPr>
        <w:t>21</w:t>
      </w:r>
      <w:r w:rsidR="00287810" w:rsidRPr="00043839">
        <w:rPr>
          <w:iCs/>
          <w:szCs w:val="28"/>
          <w:lang w:val="en-US"/>
        </w:rPr>
        <w:t>]</w:t>
      </w:r>
    </w:p>
    <w:p w14:paraId="10496203" w14:textId="77777777" w:rsidR="00F65089" w:rsidRPr="00043839" w:rsidRDefault="00F65089" w:rsidP="00F65089">
      <w:pPr>
        <w:ind w:firstLine="0"/>
        <w:rPr>
          <w:iCs/>
          <w:szCs w:val="28"/>
          <w:lang w:val="en-US"/>
        </w:rPr>
      </w:pPr>
    </w:p>
    <w:p w14:paraId="6A41C356" w14:textId="77777777" w:rsidR="00F65089" w:rsidRPr="00A304AD" w:rsidRDefault="009F589E" w:rsidP="00F65089">
      <w:pPr>
        <w:ind w:firstLine="0"/>
        <w:jc w:val="center"/>
        <w:rPr>
          <w:iCs/>
          <w:szCs w:val="28"/>
          <w:lang w:val="en-US"/>
        </w:rPr>
      </w:pPr>
      <m:oMath>
        <m:sSub>
          <m:sSubPr>
            <m:ctrlPr>
              <w:rPr>
                <w:rFonts w:ascii="Cambria Math" w:hAnsi="Cambria Math"/>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lang w:val="en-US"/>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Y</m:t>
                      </m:r>
                    </m:e>
                    <m:sub>
                      <m:r>
                        <w:rPr>
                          <w:rFonts w:ascii="Cambria Math" w:hAnsi="Cambria Math"/>
                          <w:sz w:val="26"/>
                          <w:szCs w:val="26"/>
                        </w:rPr>
                        <m:t>w</m:t>
                      </m:r>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r</m:t>
                          </m:r>
                        </m:e>
                      </m:acc>
                    </m:sub>
                  </m:sSub>
                </m:e>
              </m:mr>
            </m:m>
          </m:e>
        </m:d>
      </m:oMath>
      <w:r w:rsidR="00F65089" w:rsidRPr="00A304AD">
        <w:rPr>
          <w:iCs/>
          <w:szCs w:val="28"/>
          <w:lang w:val="en-US"/>
        </w:rPr>
        <w:t>,</w:t>
      </w:r>
    </w:p>
    <w:p w14:paraId="77EFA78F" w14:textId="77777777" w:rsidR="00F65089" w:rsidRPr="00A304AD" w:rsidRDefault="00F65089" w:rsidP="00F65089">
      <w:pPr>
        <w:ind w:firstLine="0"/>
        <w:rPr>
          <w:iCs/>
          <w:szCs w:val="28"/>
          <w:lang w:val="en-US"/>
        </w:rPr>
      </w:pPr>
    </w:p>
    <w:p w14:paraId="3FFC19AD" w14:textId="4FDCFB37" w:rsidR="00F65089" w:rsidRPr="000916C9" w:rsidRDefault="000916C9" w:rsidP="00F65089">
      <w:pPr>
        <w:ind w:firstLine="0"/>
        <w:rPr>
          <w:iCs/>
          <w:szCs w:val="28"/>
          <w:lang w:val="en-US"/>
        </w:rPr>
      </w:pPr>
      <w:r>
        <w:rPr>
          <w:iCs/>
          <w:szCs w:val="28"/>
          <w:lang w:val="en-US"/>
        </w:rPr>
        <w:t>where</w:t>
      </w:r>
      <w:r w:rsidR="00F65089" w:rsidRPr="000916C9">
        <w:rPr>
          <w:iCs/>
          <w:szCs w:val="28"/>
          <w:lang w:val="en-US"/>
        </w:rPr>
        <w:t xml:space="preserve"> </w:t>
      </w:r>
      <m:oMath>
        <m:sSub>
          <m:sSubPr>
            <m:ctrlPr>
              <w:rPr>
                <w:rFonts w:ascii="Cambria Math" w:hAnsi="Cambria Math"/>
                <w:iCs/>
                <w:szCs w:val="28"/>
              </w:rPr>
            </m:ctrlPr>
          </m:sSubPr>
          <m:e>
            <m:r>
              <w:rPr>
                <w:rFonts w:ascii="Cambria Math" w:hAnsi="Cambria Math"/>
                <w:szCs w:val="28"/>
              </w:rPr>
              <m:t>X</m:t>
            </m:r>
          </m:e>
          <m:sub>
            <m:acc>
              <m:accPr>
                <m:chr m:val="̇"/>
                <m:ctrlPr>
                  <w:rPr>
                    <w:rFonts w:ascii="Cambria Math" w:hAnsi="Cambria Math"/>
                    <w:iCs/>
                    <w:szCs w:val="28"/>
                  </w:rPr>
                </m:ctrlPr>
              </m:accPr>
              <m:e>
                <m:r>
                  <w:rPr>
                    <w:rFonts w:ascii="Cambria Math" w:hAnsi="Cambria Math"/>
                    <w:szCs w:val="28"/>
                  </w:rPr>
                  <m:t>v</m:t>
                </m:r>
              </m:e>
            </m:acc>
          </m:sub>
        </m:sSub>
        <m:r>
          <w:rPr>
            <w:rFonts w:ascii="Cambria Math" w:hAnsi="Cambria Math"/>
            <w:szCs w:val="28"/>
            <w:lang w:val="en-US"/>
          </w:rPr>
          <m:t>=</m:t>
        </m:r>
        <m:f>
          <m:fPr>
            <m:ctrlPr>
              <w:rPr>
                <w:rFonts w:ascii="Cambria Math" w:hAnsi="Cambria Math"/>
                <w:i/>
                <w:iCs/>
                <w:szCs w:val="28"/>
              </w:rPr>
            </m:ctrlPr>
          </m:fPr>
          <m:num>
            <m:r>
              <w:rPr>
                <w:rFonts w:ascii="Cambria Math" w:hAnsi="Cambria Math"/>
                <w:szCs w:val="28"/>
              </w:rPr>
              <m:t>∂X</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lang w:val="en-US"/>
                  </w:rPr>
                  <m:t>v</m:t>
                </m:r>
              </m:e>
            </m:acc>
          </m:den>
        </m:f>
      </m:oMath>
      <w:r w:rsidR="00F65089" w:rsidRPr="000916C9">
        <w:rPr>
          <w:iCs/>
          <w:szCs w:val="28"/>
          <w:lang w:val="en-US"/>
        </w:rPr>
        <w:t xml:space="preserve">, </w:t>
      </w:r>
      <m:oMath>
        <m:sSub>
          <m:sSubPr>
            <m:ctrlPr>
              <w:rPr>
                <w:rFonts w:ascii="Cambria Math" w:hAnsi="Cambria Math"/>
                <w:i/>
                <w:iCs/>
                <w:szCs w:val="28"/>
              </w:rPr>
            </m:ctrlPr>
          </m:sSubPr>
          <m:e>
            <m:r>
              <w:rPr>
                <w:rFonts w:ascii="Cambria Math" w:hAnsi="Cambria Math"/>
                <w:szCs w:val="28"/>
              </w:rPr>
              <m:t>Y</m:t>
            </m:r>
          </m:e>
          <m:sub>
            <m:acc>
              <m:accPr>
                <m:chr m:val="̇"/>
                <m:ctrlPr>
                  <w:rPr>
                    <w:rFonts w:ascii="Cambria Math" w:hAnsi="Cambria Math"/>
                    <w:i/>
                    <w:iCs/>
                    <w:szCs w:val="28"/>
                  </w:rPr>
                </m:ctrlPr>
              </m:accPr>
              <m:e>
                <m:r>
                  <w:rPr>
                    <w:rFonts w:ascii="Cambria Math" w:hAnsi="Cambria Math"/>
                    <w:szCs w:val="28"/>
                  </w:rPr>
                  <m:t>u</m:t>
                </m:r>
              </m:e>
            </m:acc>
          </m:sub>
        </m:sSub>
        <m:r>
          <w:rPr>
            <w:rFonts w:ascii="Cambria Math" w:hAnsi="Cambria Math"/>
            <w:szCs w:val="28"/>
            <w:lang w:val="en-US"/>
          </w:rPr>
          <m:t>=</m:t>
        </m:r>
        <m:f>
          <m:fPr>
            <m:ctrlPr>
              <w:rPr>
                <w:rFonts w:ascii="Cambria Math" w:hAnsi="Cambria Math"/>
                <w:i/>
                <w:iCs/>
                <w:szCs w:val="28"/>
              </w:rPr>
            </m:ctrlPr>
          </m:fPr>
          <m:num>
            <m:r>
              <w:rPr>
                <w:rFonts w:ascii="Cambria Math" w:hAnsi="Cambria Math"/>
                <w:szCs w:val="28"/>
              </w:rPr>
              <m:t>∂Y</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rPr>
                  <m:t>u</m:t>
                </m:r>
              </m:e>
            </m:acc>
          </m:den>
        </m:f>
      </m:oMath>
      <w:r>
        <w:rPr>
          <w:iCs/>
          <w:szCs w:val="28"/>
          <w:lang w:val="en-US"/>
        </w:rPr>
        <w:t>, etc</w:t>
      </w:r>
      <w:r w:rsidR="00F65089" w:rsidRPr="000916C9">
        <w:rPr>
          <w:iCs/>
          <w:szCs w:val="28"/>
          <w:lang w:val="en-US"/>
        </w:rPr>
        <w:t>.</w:t>
      </w:r>
    </w:p>
    <w:p w14:paraId="4571DE16" w14:textId="77777777" w:rsidR="00F65089" w:rsidRPr="000916C9" w:rsidRDefault="00F65089" w:rsidP="00F65089">
      <w:pPr>
        <w:ind w:firstLine="0"/>
        <w:rPr>
          <w:iCs/>
          <w:szCs w:val="28"/>
          <w:lang w:val="en-US"/>
        </w:rPr>
      </w:pPr>
      <w:r w:rsidRPr="000916C9">
        <w:rPr>
          <w:iCs/>
          <w:szCs w:val="28"/>
          <w:lang w:val="en-US"/>
        </w:rPr>
        <w:tab/>
      </w:r>
    </w:p>
    <w:p w14:paraId="3C61BC79" w14:textId="4E0A552D" w:rsidR="00F65089" w:rsidRPr="00EE15A0" w:rsidRDefault="00EE15A0" w:rsidP="00F65089">
      <w:pPr>
        <w:rPr>
          <w:iCs/>
          <w:szCs w:val="28"/>
          <w:lang w:val="en-US"/>
        </w:rPr>
      </w:pPr>
      <w:r w:rsidRPr="00EE15A0">
        <w:rPr>
          <w:iCs/>
          <w:szCs w:val="28"/>
          <w:lang w:val="en-US"/>
        </w:rPr>
        <w:t>Given the symmetric form approximation of the underwater vehicle, the matrix notation will be greatly simplified and will take a diagonal form</w:t>
      </w:r>
      <w:r w:rsidR="00F65089" w:rsidRPr="00EE15A0">
        <w:rPr>
          <w:iCs/>
          <w:szCs w:val="28"/>
          <w:lang w:val="en-US"/>
        </w:rPr>
        <w:t>:</w:t>
      </w:r>
    </w:p>
    <w:p w14:paraId="0C883691" w14:textId="77777777" w:rsidR="00F65089" w:rsidRPr="00EE15A0" w:rsidRDefault="00F65089" w:rsidP="00F65089">
      <w:pPr>
        <w:ind w:firstLine="0"/>
        <w:rPr>
          <w:iCs/>
          <w:szCs w:val="28"/>
          <w:lang w:val="en-US"/>
        </w:rPr>
      </w:pPr>
    </w:p>
    <w:p w14:paraId="60A20C86" w14:textId="4123B1FD" w:rsidR="00F65089" w:rsidRPr="00CB0840" w:rsidRDefault="009F589E" w:rsidP="00F65089">
      <w:pPr>
        <w:ind w:firstLine="0"/>
        <w:jc w:val="center"/>
        <w:rPr>
          <w:iCs/>
          <w:sz w:val="26"/>
          <w:szCs w:val="26"/>
        </w:rPr>
      </w:pPr>
      <m:oMathPara>
        <m:oMath>
          <m:eqArr>
            <m:eqArrPr>
              <m:maxDist m:val="1"/>
              <m:ctrlPr>
                <w:rPr>
                  <w:rFonts w:ascii="Cambria Math" w:hAnsi="Cambria Math"/>
                  <w:i/>
                  <w:iCs/>
                  <w:szCs w:val="28"/>
                  <w:lang w:val="en-US"/>
                </w:rPr>
              </m:ctrlPr>
            </m:eqArrPr>
            <m:e>
              <m:sSub>
                <m:sSubPr>
                  <m:ctrlPr>
                    <w:rPr>
                      <w:rFonts w:ascii="Cambria Math" w:hAnsi="Cambria Math"/>
                      <w:i/>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r>
                <w:rPr>
                  <w:rFonts w:ascii="Cambria Math" w:hAnsi="Cambria Math"/>
                  <w:sz w:val="26"/>
                  <w:szCs w:val="26"/>
                </w:rPr>
                <m:t>diag</m:t>
              </m:r>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e>
                        <m:r>
                          <w:rPr>
                            <w:rFonts w:ascii="Cambria Math" w:hAnsi="Cambria Math"/>
                            <w:sz w:val="26"/>
                            <w:szCs w:val="26"/>
                          </w:rPr>
                          <m:t>⋱</m:t>
                        </m:r>
                      </m:e>
                    </m:mr>
                    <m:mr>
                      <m:e>
                        <m:r>
                          <w:rPr>
                            <w:rFonts w:ascii="Cambria Math" w:hAnsi="Cambria Math"/>
                            <w:sz w:val="26"/>
                            <w:szCs w:val="26"/>
                          </w:rPr>
                          <m:t>⋱</m:t>
                        </m:r>
                      </m:e>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Rot</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mr>
                  </m:m>
                </m:e>
              </m:d>
              <m:r>
                <w:rPr>
                  <w:rFonts w:ascii="Cambria Math" w:hAnsi="Cambria Math"/>
                  <w:sz w:val="26"/>
                  <w:szCs w:val="26"/>
                </w:rPr>
                <m:t>#</m:t>
              </m:r>
              <m:d>
                <m:dPr>
                  <m:ctrlPr>
                    <w:rPr>
                      <w:rFonts w:ascii="Cambria Math" w:hAnsi="Cambria Math"/>
                      <w:i/>
                      <w:iCs/>
                      <w:szCs w:val="28"/>
                      <w:lang w:val="en-US"/>
                    </w:rPr>
                  </m:ctrlPr>
                </m:dPr>
                <m:e>
                  <m:r>
                    <w:rPr>
                      <w:rFonts w:ascii="Cambria Math" w:hAnsi="Cambria Math"/>
                      <w:szCs w:val="28"/>
                      <w:lang w:val="en-US"/>
                    </w:rPr>
                    <m:t>15</m:t>
                  </m:r>
                </m:e>
              </m:d>
              <m:ctrlPr>
                <w:rPr>
                  <w:rFonts w:ascii="Cambria Math" w:hAnsi="Cambria Math"/>
                  <w:i/>
                  <w:iCs/>
                  <w:sz w:val="26"/>
                  <w:szCs w:val="26"/>
                </w:rPr>
              </m:ctrlPr>
            </m:e>
          </m:eqArr>
        </m:oMath>
      </m:oMathPara>
    </w:p>
    <w:p w14:paraId="43C76531" w14:textId="77777777" w:rsidR="00F65089" w:rsidRDefault="00F65089" w:rsidP="00F65089">
      <w:pPr>
        <w:rPr>
          <w:iCs/>
          <w:szCs w:val="28"/>
        </w:rPr>
      </w:pPr>
    </w:p>
    <w:p w14:paraId="5381F3F3" w14:textId="1716ED7D" w:rsidR="00F65089" w:rsidRPr="00916689" w:rsidRDefault="00EE15A0" w:rsidP="00F65089">
      <w:pPr>
        <w:rPr>
          <w:szCs w:val="28"/>
          <w:lang w:val="en-US"/>
        </w:rPr>
      </w:pPr>
      <w:r w:rsidRPr="00EE15A0">
        <w:rPr>
          <w:iCs/>
          <w:szCs w:val="28"/>
          <w:lang w:val="en-US"/>
        </w:rPr>
        <w:t xml:space="preserve">There is no unique correct way to calculate the </w:t>
      </w:r>
      <m:oMath>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A</m:t>
            </m:r>
          </m:sub>
        </m:sSub>
      </m:oMath>
      <w:r w:rsidR="00F65089" w:rsidRPr="00EE15A0">
        <w:rPr>
          <w:iCs/>
          <w:szCs w:val="28"/>
          <w:lang w:val="en-US"/>
        </w:rPr>
        <w:t xml:space="preserve"> </w:t>
      </w:r>
      <w:r w:rsidRPr="00EE15A0">
        <w:rPr>
          <w:iCs/>
          <w:szCs w:val="28"/>
          <w:lang w:val="en-US"/>
        </w:rPr>
        <w:t>matrix elements, so, as a rule, a variety of estimation methods are used</w:t>
      </w:r>
      <w:r w:rsidR="00F65089" w:rsidRPr="00EE15A0">
        <w:rPr>
          <w:iCs/>
          <w:szCs w:val="28"/>
          <w:lang w:val="en-US"/>
        </w:rPr>
        <w:t>.</w:t>
      </w:r>
      <w:r w:rsidR="00F46B3F" w:rsidRPr="00EE15A0">
        <w:rPr>
          <w:iCs/>
          <w:szCs w:val="28"/>
          <w:lang w:val="en-US"/>
        </w:rPr>
        <w:t xml:space="preserve"> </w:t>
      </w:r>
      <w:r w:rsidRPr="00916689">
        <w:rPr>
          <w:iCs/>
          <w:szCs w:val="28"/>
          <w:lang w:val="en-US"/>
        </w:rPr>
        <w:t xml:space="preserve">For a solid cylinder of mass </w:t>
      </w:r>
      <m:oMath>
        <m:r>
          <w:rPr>
            <w:rFonts w:ascii="Cambria Math" w:hAnsi="Cambria Math"/>
            <w:szCs w:val="28"/>
          </w:rPr>
          <m:t>m</m:t>
        </m:r>
      </m:oMath>
      <w:r w:rsidR="00F46B3F" w:rsidRPr="00916689">
        <w:rPr>
          <w:szCs w:val="28"/>
          <w:lang w:val="en-US"/>
        </w:rPr>
        <w:t xml:space="preserve">, </w:t>
      </w:r>
      <w:r w:rsidRPr="00916689">
        <w:rPr>
          <w:szCs w:val="28"/>
          <w:lang w:val="en-US"/>
        </w:rPr>
        <w:t xml:space="preserve">length </w:t>
      </w:r>
      <m:oMath>
        <m:r>
          <w:rPr>
            <w:rFonts w:ascii="Cambria Math" w:hAnsi="Cambria Math"/>
            <w:szCs w:val="28"/>
          </w:rPr>
          <m:t>L</m:t>
        </m:r>
      </m:oMath>
      <w:r w:rsidR="00F46B3F" w:rsidRPr="00916689">
        <w:rPr>
          <w:szCs w:val="28"/>
          <w:lang w:val="en-US"/>
        </w:rPr>
        <w:t xml:space="preserve">, </w:t>
      </w:r>
      <w:r w:rsidRPr="00916689">
        <w:rPr>
          <w:szCs w:val="28"/>
          <w:lang w:val="en-US"/>
        </w:rPr>
        <w:t xml:space="preserve">radius </w:t>
      </w:r>
      <m:oMath>
        <m:r>
          <w:rPr>
            <w:rFonts w:ascii="Cambria Math" w:hAnsi="Cambria Math"/>
            <w:szCs w:val="28"/>
          </w:rPr>
          <m:t>r</m:t>
        </m:r>
      </m:oMath>
      <w:r w:rsidR="00F46B3F" w:rsidRPr="00916689">
        <w:rPr>
          <w:szCs w:val="28"/>
          <w:lang w:val="en-US"/>
        </w:rPr>
        <w:t xml:space="preserve"> </w:t>
      </w:r>
      <w:r w:rsidRPr="00916689">
        <w:rPr>
          <w:szCs w:val="28"/>
          <w:lang w:val="en-US"/>
        </w:rPr>
        <w:t xml:space="preserve">the added masses (15) are defined as </w:t>
      </w:r>
      <w:r w:rsidR="00287810" w:rsidRPr="00916689">
        <w:rPr>
          <w:szCs w:val="28"/>
          <w:lang w:val="en-US"/>
        </w:rPr>
        <w:t>[</w:t>
      </w:r>
      <w:r w:rsidR="00FB7442" w:rsidRPr="00916689">
        <w:rPr>
          <w:szCs w:val="28"/>
          <w:lang w:val="en-US"/>
        </w:rPr>
        <w:t>20</w:t>
      </w:r>
      <w:r w:rsidR="00287810" w:rsidRPr="00916689">
        <w:rPr>
          <w:szCs w:val="28"/>
          <w:lang w:val="en-US"/>
        </w:rPr>
        <w:t>]</w:t>
      </w:r>
    </w:p>
    <w:p w14:paraId="6B55BD80" w14:textId="77777777" w:rsidR="00F46B3F" w:rsidRPr="00916689" w:rsidRDefault="00F46B3F" w:rsidP="00F65089">
      <w:pPr>
        <w:rPr>
          <w:szCs w:val="28"/>
          <w:lang w:val="en-US"/>
        </w:rPr>
      </w:pPr>
    </w:p>
    <w:p w14:paraId="277510CA" w14:textId="7DBCD1F7" w:rsidR="00F46B3F" w:rsidRPr="003D7B49" w:rsidRDefault="009F589E" w:rsidP="00F65089">
      <w:pPr>
        <w:rPr>
          <w:iCs/>
          <w:szCs w:val="28"/>
        </w:rPr>
      </w:pPr>
      <m:oMathPara>
        <m:oMath>
          <m:eqArr>
            <m:eqArrPr>
              <m:maxDist m:val="1"/>
              <m:ctrlPr>
                <w:rPr>
                  <w:rFonts w:ascii="Cambria Math" w:hAnsi="Cambria Math"/>
                  <w:i/>
                  <w:iCs/>
                  <w:szCs w:val="28"/>
                  <w:lang w:val="en-US"/>
                </w:rPr>
              </m:ctrlPr>
            </m:eqArrPr>
            <m:e>
              <m:m>
                <m:mPr>
                  <m:mcs>
                    <m:mc>
                      <m:mcPr>
                        <m:count m:val="1"/>
                        <m:mcJc m:val="center"/>
                      </m:mcPr>
                    </m:mc>
                  </m:mcs>
                  <m:ctrlPr>
                    <w:rPr>
                      <w:rFonts w:ascii="Cambria Math" w:hAnsi="Cambria Math"/>
                      <w:i/>
                      <w:iCs/>
                      <w:szCs w:val="28"/>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r>
                      <w:rPr>
                        <w:rFonts w:ascii="Cambria Math" w:hAnsi="Cambria Math"/>
                        <w:sz w:val="26"/>
                        <w:szCs w:val="26"/>
                      </w:rPr>
                      <m:t>=-0.1</m:t>
                    </m:r>
                    <m:r>
                      <w:rPr>
                        <w:rFonts w:ascii="Cambria Math" w:hAnsi="Cambria Math"/>
                        <w:sz w:val="26"/>
                        <w:szCs w:val="26"/>
                        <w:lang w:val="en-US"/>
                      </w:rPr>
                      <m:t>m,</m:t>
                    </m:r>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=0,</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e>
                </m:mr>
              </m:m>
              <m:r>
                <w:rPr>
                  <w:rFonts w:ascii="Cambria Math" w:hAnsi="Cambria Math"/>
                  <w:szCs w:val="28"/>
                </w:rPr>
                <m:t>#</m:t>
              </m:r>
              <m:d>
                <m:dPr>
                  <m:ctrlPr>
                    <w:rPr>
                      <w:rFonts w:ascii="Cambria Math" w:hAnsi="Cambria Math"/>
                      <w:i/>
                      <w:iCs/>
                      <w:szCs w:val="28"/>
                    </w:rPr>
                  </m:ctrlPr>
                </m:dPr>
                <m:e>
                  <m:r>
                    <w:rPr>
                      <w:rFonts w:ascii="Cambria Math" w:hAnsi="Cambria Math"/>
                      <w:szCs w:val="28"/>
                    </w:rPr>
                    <m:t>16</m:t>
                  </m:r>
                </m:e>
              </m:d>
              <m:ctrlPr>
                <w:rPr>
                  <w:rFonts w:ascii="Cambria Math" w:hAnsi="Cambria Math"/>
                  <w:i/>
                  <w:iCs/>
                  <w:szCs w:val="28"/>
                </w:rPr>
              </m:ctrlPr>
            </m:e>
          </m:eqArr>
        </m:oMath>
      </m:oMathPara>
    </w:p>
    <w:p w14:paraId="0FFDB376" w14:textId="77777777" w:rsidR="003D7B49" w:rsidRPr="003D7B49" w:rsidRDefault="003D7B49" w:rsidP="00F65089">
      <w:pPr>
        <w:rPr>
          <w:iCs/>
          <w:szCs w:val="28"/>
        </w:rPr>
      </w:pPr>
    </w:p>
    <w:p w14:paraId="1859F822" w14:textId="77777777" w:rsidR="004C0735" w:rsidRDefault="004C0735" w:rsidP="004C0735">
      <w:pPr>
        <w:rPr>
          <w:b/>
          <w:bCs/>
          <w:szCs w:val="28"/>
        </w:rPr>
      </w:pPr>
    </w:p>
    <w:p w14:paraId="3748D34C" w14:textId="77777777" w:rsidR="00323B14" w:rsidRDefault="00323B14">
      <w:pPr>
        <w:spacing w:after="160" w:line="259" w:lineRule="auto"/>
        <w:ind w:firstLine="0"/>
        <w:jc w:val="left"/>
        <w:rPr>
          <w:b/>
          <w:bCs/>
          <w:szCs w:val="28"/>
        </w:rPr>
      </w:pPr>
      <w:r>
        <w:rPr>
          <w:b/>
          <w:bCs/>
          <w:szCs w:val="28"/>
        </w:rPr>
        <w:br w:type="page"/>
      </w:r>
    </w:p>
    <w:p w14:paraId="33D22DBF" w14:textId="72210E4B" w:rsidR="00F65089" w:rsidRPr="00A304AD" w:rsidRDefault="00916689" w:rsidP="00916689">
      <w:pPr>
        <w:spacing w:after="240"/>
        <w:rPr>
          <w:b/>
          <w:bCs/>
          <w:szCs w:val="28"/>
          <w:lang w:val="en-US"/>
        </w:rPr>
      </w:pPr>
      <w:r w:rsidRPr="00A304AD">
        <w:rPr>
          <w:b/>
          <w:bCs/>
          <w:szCs w:val="28"/>
          <w:lang w:val="en-US"/>
        </w:rPr>
        <w:lastRenderedPageBreak/>
        <w:t>Coriolis matrix</w:t>
      </w:r>
    </w:p>
    <w:p w14:paraId="2D896C76" w14:textId="7F233CB5" w:rsidR="001D581B" w:rsidRPr="00916689" w:rsidRDefault="00916689" w:rsidP="001D581B">
      <w:pPr>
        <w:rPr>
          <w:rFonts w:eastAsiaTheme="minorEastAsia"/>
          <w:szCs w:val="28"/>
          <w:lang w:val="en-US"/>
        </w:rPr>
      </w:pPr>
      <w:r w:rsidRPr="00916689">
        <w:rPr>
          <w:szCs w:val="28"/>
          <w:lang w:val="en-US"/>
        </w:rPr>
        <w:t xml:space="preserve">According to Fossen </w:t>
      </w:r>
      <w:r w:rsidR="007946DB" w:rsidRPr="00916689">
        <w:rPr>
          <w:szCs w:val="28"/>
          <w:lang w:val="en-US"/>
        </w:rPr>
        <w:t>[</w:t>
      </w:r>
      <w:r w:rsidR="00FB7442" w:rsidRPr="00916689">
        <w:rPr>
          <w:szCs w:val="28"/>
          <w:lang w:val="en-US"/>
        </w:rPr>
        <w:t>2</w:t>
      </w:r>
      <w:r w:rsidR="007946DB" w:rsidRPr="00916689">
        <w:rPr>
          <w:szCs w:val="28"/>
          <w:lang w:val="en-US"/>
        </w:rPr>
        <w:t>1]</w:t>
      </w:r>
      <w:r w:rsidRPr="00916689">
        <w:rPr>
          <w:szCs w:val="28"/>
          <w:lang w:val="en-US"/>
        </w:rPr>
        <w:t>, the matrix</w:t>
      </w:r>
      <w:r w:rsidR="001D581B" w:rsidRPr="00916689">
        <w:rPr>
          <w:szCs w:val="28"/>
          <w:lang w:val="en-US"/>
        </w:rPr>
        <w:t xml:space="preserve"> </w:t>
      </w:r>
      <m:oMath>
        <m:r>
          <w:rPr>
            <w:rFonts w:ascii="Cambria Math" w:hAnsi="Cambria Math"/>
            <w:szCs w:val="28"/>
            <w:lang w:val="en-US"/>
          </w:rPr>
          <m:t>C</m:t>
        </m:r>
        <m:d>
          <m:dPr>
            <m:ctrlPr>
              <w:rPr>
                <w:rFonts w:ascii="Cambria Math" w:eastAsiaTheme="minorEastAsia" w:hAnsi="Cambria Math"/>
                <w:i/>
                <w:iCs/>
                <w:szCs w:val="28"/>
                <w:lang w:val="en-US"/>
              </w:rPr>
            </m:ctrlPr>
          </m:dPr>
          <m:e>
            <m:r>
              <m:rPr>
                <m:sty m:val="p"/>
              </m:rPr>
              <w:rPr>
                <w:rFonts w:ascii="Cambria Math" w:hAnsi="Cambria Math"/>
                <w:szCs w:val="28"/>
              </w:rPr>
              <m:t>ν</m:t>
            </m:r>
          </m:e>
        </m:d>
      </m:oMath>
      <w:r w:rsidR="001D581B" w:rsidRPr="00916689">
        <w:rPr>
          <w:rFonts w:eastAsiaTheme="minorEastAsia"/>
          <w:iCs/>
          <w:szCs w:val="28"/>
          <w:lang w:val="en-US"/>
        </w:rPr>
        <w:t xml:space="preserve"> </w:t>
      </w:r>
      <w:r w:rsidRPr="00916689">
        <w:rPr>
          <w:rFonts w:eastAsiaTheme="minorEastAsia"/>
          <w:iCs/>
          <w:szCs w:val="28"/>
          <w:lang w:val="en-US"/>
        </w:rPr>
        <w:t>is generally defined from the blocks of the inertia matrix</w:t>
      </w:r>
      <w:r w:rsidR="001D581B" w:rsidRPr="00916689">
        <w:rPr>
          <w:rFonts w:eastAsiaTheme="minorEastAsia"/>
          <w:iCs/>
          <w:szCs w:val="28"/>
          <w:lang w:val="en-US"/>
        </w:rPr>
        <w:t xml:space="preserve"> </w:t>
      </w:r>
      <m:oMath>
        <m:r>
          <w:rPr>
            <w:rFonts w:ascii="Cambria Math" w:eastAsiaTheme="minorEastAsia" w:hAnsi="Cambria Math"/>
            <w:szCs w:val="28"/>
          </w:rPr>
          <m:t>M</m:t>
        </m:r>
      </m:oMath>
      <w:r w:rsidR="001D581B" w:rsidRPr="00916689">
        <w:rPr>
          <w:rFonts w:eastAsiaTheme="minorEastAsia"/>
          <w:iCs/>
          <w:szCs w:val="28"/>
          <w:lang w:val="en-US"/>
        </w:rPr>
        <w:t xml:space="preserve">. </w:t>
      </w:r>
      <w:r w:rsidRPr="00916689">
        <w:rPr>
          <w:rFonts w:eastAsiaTheme="minorEastAsia"/>
          <w:iCs/>
          <w:szCs w:val="28"/>
          <w:lang w:val="en-US"/>
        </w:rPr>
        <w:t xml:space="preserve">In this case </w:t>
      </w:r>
      <m:oMath>
        <m:r>
          <w:rPr>
            <w:rFonts w:ascii="Cambria Math" w:eastAsiaTheme="minorEastAsia" w:hAnsi="Cambria Math"/>
            <w:szCs w:val="28"/>
            <w:lang w:val="en-US"/>
          </w:rPr>
          <m:t>M</m:t>
        </m:r>
        <m:r>
          <w:rPr>
            <w:rFonts w:ascii="Cambria Math" w:hAnsi="Cambria Math"/>
            <w:szCs w:val="28"/>
            <w:lang w:val="en-US"/>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lang w:val="en-US"/>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lang w:val="en-US"/>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lang w:val="en-US"/>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lang w:val="en-US"/>
                        </w:rPr>
                        <m:t>22</m:t>
                      </m:r>
                    </m:sub>
                  </m:sSub>
                </m:e>
              </m:mr>
            </m:m>
          </m:e>
        </m:d>
      </m:oMath>
      <w:r w:rsidR="001D581B" w:rsidRPr="00916689">
        <w:rPr>
          <w:rFonts w:eastAsiaTheme="minorEastAsia"/>
          <w:szCs w:val="28"/>
          <w:lang w:val="en-US"/>
        </w:rPr>
        <w:t xml:space="preserve">, </w:t>
      </w:r>
      <w:r>
        <w:rPr>
          <w:rFonts w:eastAsiaTheme="minorEastAsia"/>
          <w:szCs w:val="28"/>
          <w:lang w:val="en-US"/>
        </w:rPr>
        <w:t>then</w:t>
      </w:r>
    </w:p>
    <w:p w14:paraId="0C12A6AA" w14:textId="77777777" w:rsidR="001D581B" w:rsidRPr="00916689" w:rsidRDefault="001D581B" w:rsidP="001D581B">
      <w:pPr>
        <w:rPr>
          <w:rFonts w:eastAsiaTheme="minorEastAsia"/>
          <w:szCs w:val="28"/>
          <w:lang w:val="en-US"/>
        </w:rPr>
      </w:pPr>
    </w:p>
    <w:p w14:paraId="15494C2D" w14:textId="05DCDC4D" w:rsidR="00323B14" w:rsidRPr="002530CE" w:rsidRDefault="009F589E" w:rsidP="002530CE">
      <w:pPr>
        <w:rPr>
          <w:rFonts w:eastAsiaTheme="minorEastAsia"/>
          <w:iCs/>
          <w:szCs w:val="28"/>
          <w:lang w:val="en-US"/>
        </w:rPr>
      </w:pPr>
      <m:oMathPara>
        <m:oMath>
          <m:eqArr>
            <m:eqArrPr>
              <m:maxDist m:val="1"/>
              <m:ctrlPr>
                <w:rPr>
                  <w:rFonts w:ascii="Cambria Math" w:eastAsiaTheme="minorEastAsia" w:hAnsi="Cambria Math"/>
                  <w:i/>
                  <w:sz w:val="26"/>
                  <w:szCs w:val="26"/>
                  <w:lang w:val="en-US"/>
                </w:rPr>
              </m:ctrlPr>
            </m:eqArrPr>
            <m:e>
              <m:r>
                <w:rPr>
                  <w:rFonts w:ascii="Cambria Math" w:hAnsi="Cambria Math"/>
                  <w:sz w:val="26"/>
                  <w:szCs w:val="26"/>
                  <w:lang w:val="en-US"/>
                </w:rPr>
                <m:t>C</m:t>
              </m:r>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17</m:t>
                  </m:r>
                </m:e>
              </m:d>
              <m:ctrlPr>
                <w:rPr>
                  <w:rFonts w:ascii="Cambria Math" w:hAnsi="Cambria Math"/>
                  <w:i/>
                  <w:iCs/>
                  <w:sz w:val="26"/>
                  <w:szCs w:val="26"/>
                  <w:lang w:val="en-US"/>
                </w:rPr>
              </m:ctrlPr>
            </m:e>
          </m:eqArr>
        </m:oMath>
      </m:oMathPara>
    </w:p>
    <w:p w14:paraId="57D1FDD4" w14:textId="77777777" w:rsidR="002530CE" w:rsidRDefault="002530CE" w:rsidP="001D581B">
      <w:pPr>
        <w:rPr>
          <w:b/>
          <w:bCs/>
          <w:szCs w:val="28"/>
        </w:rPr>
      </w:pPr>
    </w:p>
    <w:p w14:paraId="45466989" w14:textId="7DD1FB91" w:rsidR="005C74CF" w:rsidRPr="00A304AD" w:rsidRDefault="00F2186B" w:rsidP="002530CE">
      <w:pPr>
        <w:spacing w:after="240"/>
        <w:rPr>
          <w:b/>
          <w:bCs/>
          <w:szCs w:val="28"/>
          <w:lang w:val="en-US"/>
        </w:rPr>
      </w:pPr>
      <w:r w:rsidRPr="00A304AD">
        <w:rPr>
          <w:b/>
          <w:bCs/>
          <w:szCs w:val="28"/>
          <w:lang w:val="en-US"/>
        </w:rPr>
        <w:t>Gravitational and buoyancy vector</w:t>
      </w:r>
    </w:p>
    <w:p w14:paraId="66204D16" w14:textId="768069FC" w:rsidR="001D581B" w:rsidRPr="00F2186B" w:rsidRDefault="00F2186B" w:rsidP="001D581B">
      <w:pPr>
        <w:rPr>
          <w:szCs w:val="28"/>
          <w:lang w:val="en-US"/>
        </w:rPr>
      </w:pPr>
      <w:r>
        <w:rPr>
          <w:szCs w:val="28"/>
          <w:lang w:val="en-US"/>
        </w:rPr>
        <w:t>In</w:t>
      </w:r>
      <w:r w:rsidR="001D581B" w:rsidRPr="00F2186B">
        <w:rPr>
          <w:szCs w:val="28"/>
          <w:lang w:val="en-US"/>
        </w:rPr>
        <w:t xml:space="preserve"> [</w:t>
      </w:r>
      <w:r w:rsidR="00BB6C1E" w:rsidRPr="00F2186B">
        <w:rPr>
          <w:szCs w:val="28"/>
          <w:lang w:val="en-US"/>
        </w:rPr>
        <w:t>2</w:t>
      </w:r>
      <w:r w:rsidR="007946DB" w:rsidRPr="00F2186B">
        <w:rPr>
          <w:szCs w:val="28"/>
          <w:lang w:val="en-US"/>
        </w:rPr>
        <w:t>1</w:t>
      </w:r>
      <w:r w:rsidR="001D581B" w:rsidRPr="00F2186B">
        <w:rPr>
          <w:szCs w:val="28"/>
          <w:lang w:val="en-US"/>
        </w:rPr>
        <w:t>]</w:t>
      </w:r>
      <w:r w:rsidRPr="00F2186B">
        <w:rPr>
          <w:szCs w:val="28"/>
          <w:lang w:val="en-US"/>
        </w:rPr>
        <w:t xml:space="preserve">, to calculate </w:t>
      </w: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oMath>
      <w:r w:rsidRPr="00F2186B">
        <w:rPr>
          <w:szCs w:val="28"/>
          <w:lang w:val="en-US"/>
        </w:rPr>
        <w:t>, the author uses the expression</w:t>
      </w:r>
    </w:p>
    <w:p w14:paraId="003A3D55" w14:textId="77777777" w:rsidR="001D581B" w:rsidRPr="00F2186B" w:rsidRDefault="001D581B" w:rsidP="001D581B">
      <w:pPr>
        <w:ind w:firstLine="0"/>
        <w:rPr>
          <w:szCs w:val="28"/>
          <w:lang w:val="en-US"/>
        </w:rPr>
      </w:pPr>
    </w:p>
    <w:p w14:paraId="554F8E6A" w14:textId="49A5DF8A" w:rsidR="001D581B" w:rsidRPr="000928CA" w:rsidRDefault="009F589E" w:rsidP="001D581B">
      <w:pPr>
        <w:ind w:firstLine="0"/>
        <w:jc w:val="center"/>
        <w:rPr>
          <w:szCs w:val="28"/>
          <w:lang w:val="en-US"/>
        </w:rPr>
      </w:pPr>
      <m:oMathPara>
        <m:oMath>
          <m:eqArr>
            <m:eqArrPr>
              <m:maxDist m:val="1"/>
              <m:ctrlPr>
                <w:rPr>
                  <w:rFonts w:ascii="Cambria Math" w:hAnsi="Cambria Math"/>
                  <w:i/>
                  <w:sz w:val="26"/>
                  <w:szCs w:val="26"/>
                </w:rPr>
              </m:ctrlPr>
            </m:eqArrPr>
            <m:e>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lang w:val="en-US"/>
                    </w:rPr>
                  </m:ctrlPr>
                </m:dPr>
                <m:e>
                  <m:m>
                    <m:mPr>
                      <m:mcs>
                        <m:mc>
                          <m:mcPr>
                            <m:count m:val="1"/>
                            <m:mcJc m:val="center"/>
                          </m:mcPr>
                        </m:mc>
                      </m:mcs>
                      <m:ctrlPr>
                        <w:rPr>
                          <w:rFonts w:ascii="Cambria Math" w:hAnsi="Cambria Math"/>
                          <w:i/>
                          <w:sz w:val="26"/>
                          <w:szCs w:val="26"/>
                          <w:lang w:val="en-US"/>
                        </w:rPr>
                      </m:ctrlPr>
                    </m:mPr>
                    <m:mr>
                      <m:e>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
                </m:e>
              </m:d>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18</m:t>
                  </m:r>
                </m:e>
              </m:d>
              <m:ctrlPr>
                <w:rPr>
                  <w:rFonts w:ascii="Cambria Math" w:hAnsi="Cambria Math"/>
                  <w:i/>
                  <w:sz w:val="26"/>
                  <w:szCs w:val="26"/>
                  <w:lang w:val="en-US"/>
                </w:rPr>
              </m:ctrlPr>
            </m:e>
          </m:eqArr>
        </m:oMath>
      </m:oMathPara>
    </w:p>
    <w:p w14:paraId="68175C9D" w14:textId="77777777" w:rsidR="001D581B" w:rsidRPr="000928CA" w:rsidRDefault="001D581B" w:rsidP="001D581B">
      <w:pPr>
        <w:ind w:firstLine="0"/>
        <w:rPr>
          <w:szCs w:val="28"/>
        </w:rPr>
      </w:pPr>
    </w:p>
    <w:p w14:paraId="6348CEAC" w14:textId="26B1DB97" w:rsidR="001D581B" w:rsidRPr="006427D2" w:rsidRDefault="00F2186B" w:rsidP="001D581B">
      <w:pPr>
        <w:ind w:firstLine="0"/>
        <w:rPr>
          <w:szCs w:val="28"/>
          <w:lang w:val="en-US"/>
        </w:rPr>
      </w:pPr>
      <w:r>
        <w:rPr>
          <w:szCs w:val="28"/>
          <w:lang w:val="en-US"/>
        </w:rPr>
        <w:t>where</w:t>
      </w:r>
      <w:r w:rsidR="001D581B" w:rsidRPr="006427D2">
        <w:rPr>
          <w:szCs w:val="28"/>
          <w:lang w:val="en-US"/>
        </w:rPr>
        <w:t xml:space="preserve"> </w:t>
      </w:r>
      <m:oMath>
        <m:r>
          <w:rPr>
            <w:rFonts w:ascii="Cambria Math" w:hAnsi="Cambria Math"/>
            <w:szCs w:val="28"/>
            <w:lang w:val="en-US"/>
          </w:rPr>
          <m:t>m</m:t>
        </m:r>
      </m:oMath>
      <w:r w:rsidR="001D581B" w:rsidRPr="006427D2">
        <w:rPr>
          <w:szCs w:val="28"/>
          <w:lang w:val="en-US"/>
        </w:rPr>
        <w:t xml:space="preserve"> – </w:t>
      </w:r>
      <w:r w:rsidR="006427D2" w:rsidRPr="006427D2">
        <w:rPr>
          <w:szCs w:val="28"/>
          <w:lang w:val="en-US"/>
        </w:rPr>
        <w:t>is the vessel's mass including water in space</w:t>
      </w:r>
      <w:r w:rsidR="001D581B" w:rsidRPr="006427D2">
        <w:rPr>
          <w:szCs w:val="28"/>
          <w:lang w:val="en-US"/>
        </w:rPr>
        <w:t>,</w:t>
      </w:r>
    </w:p>
    <w:p w14:paraId="7B2D7BF1" w14:textId="5D977052" w:rsidR="001D581B" w:rsidRPr="006427D2" w:rsidRDefault="001D581B" w:rsidP="001D581B">
      <w:pPr>
        <w:ind w:firstLine="0"/>
        <w:rPr>
          <w:szCs w:val="28"/>
          <w:lang w:val="en-US"/>
        </w:rPr>
      </w:pPr>
      <m:oMath>
        <m:r>
          <m:rPr>
            <m:sty m:val="p"/>
          </m:rPr>
          <w:rPr>
            <w:rFonts w:ascii="Cambria Math" w:hAnsi="Cambria Math"/>
            <w:szCs w:val="28"/>
            <w:lang w:val="en-US"/>
          </w:rPr>
          <m:t>g</m:t>
        </m:r>
      </m:oMath>
      <w:r w:rsidRPr="006427D2">
        <w:rPr>
          <w:szCs w:val="28"/>
          <w:lang w:val="en-US"/>
        </w:rPr>
        <w:t xml:space="preserve"> – </w:t>
      </w:r>
      <w:r w:rsidR="006427D2" w:rsidRPr="006427D2">
        <w:rPr>
          <w:szCs w:val="28"/>
          <w:lang w:val="en-US"/>
        </w:rPr>
        <w:t>is the acceleration of gravity</w:t>
      </w:r>
      <w:r w:rsidRPr="006427D2">
        <w:rPr>
          <w:szCs w:val="28"/>
          <w:lang w:val="en-US"/>
        </w:rPr>
        <w:t>,</w:t>
      </w:r>
    </w:p>
    <w:p w14:paraId="1AF8B621" w14:textId="1792B1C6" w:rsidR="001D581B" w:rsidRPr="006427D2" w:rsidRDefault="001D581B" w:rsidP="001D581B">
      <w:pPr>
        <w:ind w:firstLine="0"/>
        <w:rPr>
          <w:szCs w:val="28"/>
          <w:lang w:val="en-US"/>
        </w:rPr>
      </w:pPr>
      <m:oMath>
        <m:r>
          <w:rPr>
            <w:rFonts w:ascii="Cambria Math" w:hAnsi="Cambria Math"/>
            <w:szCs w:val="28"/>
            <w:lang w:val="en-US"/>
          </w:rPr>
          <m:t>B=ρ</m:t>
        </m:r>
        <m:r>
          <m:rPr>
            <m:sty m:val="p"/>
          </m:rPr>
          <w:rPr>
            <w:rFonts w:ascii="Cambria Math" w:hAnsi="Cambria Math"/>
            <w:szCs w:val="28"/>
            <w:lang w:val="en-US"/>
          </w:rPr>
          <m:t>g∇</m:t>
        </m:r>
      </m:oMath>
      <w:r w:rsidRPr="006427D2">
        <w:rPr>
          <w:szCs w:val="28"/>
          <w:lang w:val="en-US"/>
        </w:rPr>
        <w:t xml:space="preserve"> – </w:t>
      </w:r>
      <w:r w:rsidR="006427D2" w:rsidRPr="006427D2">
        <w:rPr>
          <w:szCs w:val="28"/>
          <w:lang w:val="en-US"/>
        </w:rPr>
        <w:t>is the buoyancy force</w:t>
      </w:r>
      <w:r w:rsidRPr="006427D2">
        <w:rPr>
          <w:szCs w:val="28"/>
          <w:lang w:val="en-US"/>
        </w:rPr>
        <w:t>,</w:t>
      </w:r>
    </w:p>
    <w:p w14:paraId="526FC0EA" w14:textId="38F26988" w:rsidR="001D581B" w:rsidRPr="006427D2" w:rsidRDefault="006427D2" w:rsidP="001D581B">
      <w:pPr>
        <w:ind w:firstLine="0"/>
        <w:rPr>
          <w:szCs w:val="28"/>
          <w:lang w:val="en-US"/>
        </w:rPr>
      </w:pPr>
      <w:r>
        <w:rPr>
          <w:szCs w:val="28"/>
          <w:lang w:val="en-US"/>
        </w:rPr>
        <w:t>where</w:t>
      </w:r>
      <w:r w:rsidR="001D581B" w:rsidRPr="006427D2">
        <w:rPr>
          <w:szCs w:val="28"/>
          <w:lang w:val="en-US"/>
        </w:rPr>
        <w:t xml:space="preserve"> </w:t>
      </w:r>
      <m:oMath>
        <m:r>
          <w:rPr>
            <w:rFonts w:ascii="Cambria Math" w:hAnsi="Cambria Math"/>
            <w:szCs w:val="28"/>
            <w:lang w:val="en-US"/>
          </w:rPr>
          <m:t>ρ</m:t>
        </m:r>
      </m:oMath>
      <w:r w:rsidR="001D581B" w:rsidRPr="006427D2">
        <w:rPr>
          <w:szCs w:val="28"/>
          <w:lang w:val="en-US"/>
        </w:rPr>
        <w:t xml:space="preserve"> – </w:t>
      </w:r>
      <w:r w:rsidRPr="006427D2">
        <w:rPr>
          <w:szCs w:val="28"/>
          <w:lang w:val="en-US"/>
        </w:rPr>
        <w:t>is the liquid density</w:t>
      </w:r>
      <w:r w:rsidR="001D581B" w:rsidRPr="006427D2">
        <w:rPr>
          <w:szCs w:val="28"/>
          <w:lang w:val="en-US"/>
        </w:rPr>
        <w:t>,</w:t>
      </w:r>
    </w:p>
    <w:p w14:paraId="2448C24D" w14:textId="2487E53C" w:rsidR="001D581B" w:rsidRPr="006427D2" w:rsidRDefault="001D581B" w:rsidP="001D581B">
      <w:pPr>
        <w:ind w:firstLine="0"/>
        <w:rPr>
          <w:szCs w:val="28"/>
          <w:lang w:val="en-US"/>
        </w:rPr>
      </w:pPr>
      <m:oMath>
        <m:r>
          <m:rPr>
            <m:sty m:val="p"/>
          </m:rPr>
          <w:rPr>
            <w:rFonts w:ascii="Cambria Math" w:hAnsi="Cambria Math"/>
            <w:szCs w:val="28"/>
            <w:lang w:val="en-US"/>
          </w:rPr>
          <m:t>∇</m:t>
        </m:r>
      </m:oMath>
      <w:r w:rsidRPr="006427D2">
        <w:rPr>
          <w:szCs w:val="28"/>
          <w:lang w:val="en-US"/>
        </w:rPr>
        <w:t xml:space="preserve"> – </w:t>
      </w:r>
      <w:r w:rsidR="006427D2" w:rsidRPr="006427D2">
        <w:rPr>
          <w:szCs w:val="28"/>
          <w:lang w:val="en-US"/>
        </w:rPr>
        <w:t>is the liquid volume displaced by the vessel</w:t>
      </w:r>
      <w:r w:rsidRPr="006427D2">
        <w:rPr>
          <w:szCs w:val="28"/>
          <w:lang w:val="en-US"/>
        </w:rPr>
        <w:t>,</w:t>
      </w:r>
    </w:p>
    <w:p w14:paraId="11732888" w14:textId="77777777" w:rsidR="00324F8D" w:rsidRDefault="009F589E" w:rsidP="00324F8D">
      <w:pPr>
        <w:ind w:firstLine="0"/>
        <w:rPr>
          <w:b/>
          <w:bCs/>
          <w:szCs w:val="28"/>
          <w:lang w:val="en-US"/>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oMath>
      <w:r w:rsidR="001D581B" w:rsidRPr="006427D2">
        <w:rPr>
          <w:szCs w:val="28"/>
          <w:lang w:val="en-US"/>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oMath>
      <w:r w:rsidR="001D581B" w:rsidRPr="006427D2">
        <w:rPr>
          <w:szCs w:val="28"/>
          <w:lang w:val="en-US"/>
        </w:rPr>
        <w:t xml:space="preserve">, </w:t>
      </w: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oMath>
      <w:r w:rsidR="001D581B" w:rsidRPr="006427D2">
        <w:rPr>
          <w:szCs w:val="28"/>
          <w:lang w:val="en-US"/>
        </w:rPr>
        <w:t xml:space="preserve"> – </w:t>
      </w:r>
      <w:r w:rsidR="006427D2" w:rsidRPr="006427D2">
        <w:rPr>
          <w:szCs w:val="28"/>
          <w:lang w:val="en-US"/>
        </w:rPr>
        <w:t>are the components of the vector</w:t>
      </w:r>
      <w:r w:rsidR="001D581B" w:rsidRPr="006427D2">
        <w:rPr>
          <w:szCs w:val="28"/>
          <w:lang w:val="en-US"/>
        </w:rPr>
        <w:t xml:space="preserve"> </w:t>
      </w:r>
      <m:oMath>
        <m:sSubSup>
          <m:sSubSupPr>
            <m:ctrlPr>
              <w:rPr>
                <w:rFonts w:ascii="Cambria Math" w:hAnsi="Cambria Math"/>
                <w:i/>
                <w:szCs w:val="28"/>
              </w:rPr>
            </m:ctrlPr>
          </m:sSubSupPr>
          <m:e>
            <m:r>
              <w:rPr>
                <w:rFonts w:ascii="Cambria Math" w:hAnsi="Cambria Math"/>
                <w:szCs w:val="28"/>
                <w:lang w:val="en-US"/>
              </w:rPr>
              <m:t>r</m:t>
            </m:r>
            <m:ctrlPr>
              <w:rPr>
                <w:rFonts w:ascii="Cambria Math" w:hAnsi="Cambria Math"/>
                <w:i/>
                <w:szCs w:val="28"/>
                <w:lang w:val="en-US"/>
              </w:rPr>
            </m:ctrlPr>
          </m:e>
          <m:sub>
            <m:r>
              <w:rPr>
                <w:rFonts w:ascii="Cambria Math" w:hAnsi="Cambria Math"/>
                <w:szCs w:val="28"/>
                <w:lang w:val="en-US"/>
              </w:rPr>
              <m:t>b</m:t>
            </m:r>
            <m:ctrlPr>
              <w:rPr>
                <w:rFonts w:ascii="Cambria Math" w:hAnsi="Cambria Math"/>
                <w:i/>
                <w:szCs w:val="28"/>
                <w:lang w:val="en-US"/>
              </w:rPr>
            </m:ctrlPr>
          </m:sub>
          <m:sup>
            <m:r>
              <w:rPr>
                <w:rFonts w:ascii="Cambria Math" w:hAnsi="Cambria Math"/>
                <w:szCs w:val="28"/>
              </w:rPr>
              <m:t>b</m:t>
            </m:r>
          </m:sup>
        </m:sSubSup>
        <m:r>
          <w:rPr>
            <w:rFonts w:ascii="Cambria Math" w:hAnsi="Cambria Math"/>
            <w:szCs w:val="28"/>
            <w:lang w:val="en-US"/>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e>
                  </m:mr>
                </m:m>
              </m:e>
            </m:d>
          </m:e>
          <m:sup>
            <m:r>
              <w:rPr>
                <w:rFonts w:ascii="Cambria Math" w:hAnsi="Cambria Math"/>
                <w:szCs w:val="28"/>
              </w:rPr>
              <m:t>T</m:t>
            </m:r>
          </m:sup>
        </m:sSup>
      </m:oMath>
      <w:r w:rsidR="001D581B" w:rsidRPr="006427D2">
        <w:rPr>
          <w:szCs w:val="28"/>
          <w:lang w:val="en-US"/>
        </w:rPr>
        <w:t xml:space="preserve"> </w:t>
      </w:r>
      <w:r w:rsidR="006427D2" w:rsidRPr="006427D2">
        <w:rPr>
          <w:szCs w:val="28"/>
          <w:lang w:val="en-US"/>
        </w:rPr>
        <w:t>from the origin to the center of buoyancy</w:t>
      </w:r>
      <w:r w:rsidR="001D581B" w:rsidRPr="006427D2">
        <w:rPr>
          <w:szCs w:val="28"/>
          <w:lang w:val="en-US"/>
        </w:rPr>
        <w:t>.</w:t>
      </w:r>
    </w:p>
    <w:p w14:paraId="723C8ED2" w14:textId="77777777" w:rsidR="00324F8D" w:rsidRDefault="00324F8D" w:rsidP="00324F8D">
      <w:pPr>
        <w:ind w:firstLine="0"/>
        <w:rPr>
          <w:b/>
          <w:bCs/>
          <w:szCs w:val="28"/>
          <w:lang w:val="en-US"/>
        </w:rPr>
      </w:pPr>
    </w:p>
    <w:p w14:paraId="72CA9848" w14:textId="09E6B1B8" w:rsidR="00616E29" w:rsidRPr="00324F8D" w:rsidRDefault="006427D2" w:rsidP="00324F8D">
      <w:pPr>
        <w:ind w:firstLine="709"/>
        <w:rPr>
          <w:szCs w:val="28"/>
          <w:lang w:val="en-US"/>
        </w:rPr>
      </w:pPr>
      <w:proofErr w:type="spellStart"/>
      <w:r w:rsidRPr="006427D2">
        <w:rPr>
          <w:b/>
          <w:bCs/>
          <w:szCs w:val="28"/>
        </w:rPr>
        <w:t>Damping</w:t>
      </w:r>
      <w:proofErr w:type="spellEnd"/>
      <w:r w:rsidRPr="006427D2">
        <w:rPr>
          <w:b/>
          <w:bCs/>
          <w:szCs w:val="28"/>
        </w:rPr>
        <w:t xml:space="preserve"> </w:t>
      </w:r>
      <w:proofErr w:type="spellStart"/>
      <w:r w:rsidRPr="006427D2">
        <w:rPr>
          <w:b/>
          <w:bCs/>
          <w:szCs w:val="28"/>
        </w:rPr>
        <w:t>forces</w:t>
      </w:r>
      <w:proofErr w:type="spellEnd"/>
    </w:p>
    <w:p w14:paraId="60927218" w14:textId="64C4D6BA" w:rsidR="00E061E6" w:rsidRDefault="00E061E6" w:rsidP="002E298A">
      <w:pPr>
        <w:tabs>
          <w:tab w:val="left" w:pos="8356"/>
        </w:tabs>
        <w:ind w:firstLine="0"/>
        <w:jc w:val="center"/>
        <w:rPr>
          <w:szCs w:val="28"/>
        </w:rPr>
      </w:pPr>
      <w:r>
        <w:rPr>
          <w:noProof/>
          <w:szCs w:val="28"/>
        </w:rPr>
        <mc:AlternateContent>
          <mc:Choice Requires="wpc">
            <w:drawing>
              <wp:inline distT="0" distB="0" distL="0" distR="0" wp14:anchorId="6E6E7981" wp14:editId="634ADA25">
                <wp:extent cx="3229583" cy="1400175"/>
                <wp:effectExtent l="0" t="0" r="9525" b="9525"/>
                <wp:docPr id="5" name="Полотно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 name="Стрелка: пятиугольник 9"/>
                        <wps:cNvSpPr/>
                        <wps:spPr>
                          <a:xfrm>
                            <a:off x="165372" y="680938"/>
                            <a:ext cx="2918298" cy="583659"/>
                          </a:xfrm>
                          <a:prstGeom prst="homePlate">
                            <a:avLst>
                              <a:gd name="adj" fmla="val 91667"/>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рямая со стрелкой 29"/>
                        <wps:cNvCnPr/>
                        <wps:spPr>
                          <a:xfrm flipV="1">
                            <a:off x="1361873" y="204283"/>
                            <a:ext cx="0" cy="75875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Прямая со стрелкой 36"/>
                        <wps:cNvCnPr/>
                        <wps:spPr>
                          <a:xfrm>
                            <a:off x="1352145" y="972768"/>
                            <a:ext cx="943583"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Надпись 55"/>
                        <wps:cNvSpPr txBox="1"/>
                        <wps:spPr>
                          <a:xfrm>
                            <a:off x="1381329" y="145916"/>
                            <a:ext cx="826851" cy="311285"/>
                          </a:xfrm>
                          <a:prstGeom prst="rect">
                            <a:avLst/>
                          </a:prstGeom>
                          <a:noFill/>
                          <a:ln w="6350">
                            <a:noFill/>
                          </a:ln>
                        </wps:spPr>
                        <wps:txbx>
                          <w:txbxContent>
                            <w:p w14:paraId="154AC81B" w14:textId="43ABDC61" w:rsidR="00C21B5B" w:rsidRDefault="009F589E"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(lift)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Надпись 56"/>
                        <wps:cNvSpPr txBox="1"/>
                        <wps:spPr>
                          <a:xfrm>
                            <a:off x="1721797" y="651755"/>
                            <a:ext cx="953310" cy="311285"/>
                          </a:xfrm>
                          <a:prstGeom prst="rect">
                            <a:avLst/>
                          </a:prstGeom>
                          <a:noFill/>
                          <a:ln w="6350">
                            <a:noFill/>
                          </a:ln>
                        </wps:spPr>
                        <wps:txbx>
                          <w:txbxContent>
                            <w:p w14:paraId="5E2514DC" w14:textId="3D71D9FD" w:rsidR="00C21B5B" w:rsidRDefault="009F589E"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 (drag)</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E6E7981" id="Полотно 5" o:spid="_x0000_s1057" editas="canvas" style="width:254.3pt;height:110.25pt;mso-position-horizontal-relative:char;mso-position-vertical-relative:line" coordsize="32289,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">
                <v:shape id="_x0000_s1058" type="#_x0000_t75" style="position:absolute;width:32289;height:14001;visibility:visible;mso-wrap-style:square" filled="t">
                  <v:fill o:detectmouseclick="t"/>
                  <v:path o:connecttype="none"/>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Стрелка: пятиугольник 9" o:spid="_x0000_s1059" type="#_x0000_t15" style="position:absolute;left:1653;top:6809;width:29183;height:5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" adj="17640" fillcolor="#c3c3c3 [2166]" strokecolor="#a5a5a5 [3206]" strokeweight=".5pt">
                  <v:fill color2="#b6b6b6 [2614]" rotate="t" colors="0 #d2d2d2;.5 #c8c8c8;1 silver" focus="100%" type="gradient">
                    <o:fill v:ext="view" type="gradientUnscaled"/>
                  </v:fill>
                </v:shape>
                <v:shape id="Прямая со стрелкой 29" o:spid="_x0000_s1060" type="#_x0000_t32" style="position:absolute;left:13618;top:2042;width:0;height:75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" strokecolor="red" strokeweight="2.25pt">
                  <v:stroke endarrow="block" joinstyle="miter"/>
                </v:shape>
                <v:shape id="Прямая со стрелкой 36" o:spid="_x0000_s1061" type="#_x0000_t32" style="position:absolute;left:13521;top:9727;width:94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" strokecolor="red" strokeweight="2.25pt">
                  <v:stroke endarrow="block" joinstyle="miter"/>
                </v:shape>
                <v:shape id="Надпись 55" o:spid="_x0000_s1062" type="#_x0000_t202" style="position:absolute;left:13813;top:1459;width:8268;height:3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154AC81B" w14:textId="43ABDC61" w:rsidR="00C21B5B" w:rsidRDefault="009F589E"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(lift)</m:t>
                            </m:r>
                          </m:oMath>
                        </m:oMathPara>
                      </w:p>
                    </w:txbxContent>
                  </v:textbox>
                </v:shape>
                <v:shape id="Надпись 56" o:spid="_x0000_s1063" type="#_x0000_t202" style="position:absolute;left:17217;top:6517;width:9534;height:3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5E2514DC" w14:textId="3D71D9FD" w:rsidR="00C21B5B" w:rsidRDefault="009F589E"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 (drag)</m:t>
                            </m:r>
                          </m:oMath>
                        </m:oMathPara>
                      </w:p>
                    </w:txbxContent>
                  </v:textbox>
                </v:shape>
                <w10:anchorlock/>
              </v:group>
            </w:pict>
          </mc:Fallback>
        </mc:AlternateContent>
      </w:r>
    </w:p>
    <w:p w14:paraId="53E06B55" w14:textId="047F8347" w:rsidR="005C7092" w:rsidRPr="006427D2" w:rsidRDefault="006427D2" w:rsidP="002E298A">
      <w:pPr>
        <w:tabs>
          <w:tab w:val="left" w:pos="8356"/>
        </w:tabs>
        <w:ind w:firstLine="0"/>
        <w:jc w:val="center"/>
        <w:rPr>
          <w:szCs w:val="28"/>
          <w:lang w:val="en-US"/>
        </w:rPr>
      </w:pPr>
      <w:r>
        <w:rPr>
          <w:szCs w:val="28"/>
          <w:lang w:val="en-US"/>
        </w:rPr>
        <w:t>Figure</w:t>
      </w:r>
      <w:r w:rsidR="005C7092" w:rsidRPr="006427D2">
        <w:rPr>
          <w:szCs w:val="28"/>
          <w:lang w:val="en-US"/>
        </w:rPr>
        <w:t xml:space="preserve"> </w:t>
      </w:r>
      <w:r w:rsidR="00FE448F" w:rsidRPr="006427D2">
        <w:rPr>
          <w:szCs w:val="28"/>
          <w:lang w:val="en-US"/>
        </w:rPr>
        <w:t>7</w:t>
      </w:r>
      <w:r w:rsidR="005C7092" w:rsidRPr="006427D2">
        <w:rPr>
          <w:szCs w:val="28"/>
          <w:lang w:val="en-US"/>
        </w:rPr>
        <w:t xml:space="preserve"> – </w:t>
      </w:r>
      <w:r w:rsidRPr="006427D2">
        <w:rPr>
          <w:szCs w:val="28"/>
          <w:lang w:val="en-US"/>
        </w:rPr>
        <w:t>Damping force distribution diagram</w:t>
      </w:r>
    </w:p>
    <w:p w14:paraId="121A95C9" w14:textId="77777777" w:rsidR="005C7092" w:rsidRPr="006427D2" w:rsidRDefault="005C7092" w:rsidP="002E298A">
      <w:pPr>
        <w:tabs>
          <w:tab w:val="left" w:pos="8356"/>
        </w:tabs>
        <w:ind w:firstLine="0"/>
        <w:jc w:val="center"/>
        <w:rPr>
          <w:szCs w:val="28"/>
          <w:lang w:val="en-US"/>
        </w:rPr>
      </w:pPr>
    </w:p>
    <w:p w14:paraId="5A5E69DF" w14:textId="07C6FC44" w:rsidR="002E298A" w:rsidRPr="006427D2" w:rsidRDefault="006427D2" w:rsidP="00835511">
      <w:pPr>
        <w:tabs>
          <w:tab w:val="left" w:pos="8356"/>
        </w:tabs>
        <w:ind w:firstLine="851"/>
        <w:rPr>
          <w:szCs w:val="28"/>
          <w:lang w:val="en-US"/>
        </w:rPr>
      </w:pPr>
      <w:r w:rsidRPr="006427D2">
        <w:rPr>
          <w:szCs w:val="28"/>
          <w:lang w:val="en-US"/>
        </w:rPr>
        <w:t>The drag force/lifting force is calculated with</w:t>
      </w:r>
    </w:p>
    <w:p w14:paraId="3B3D57A8" w14:textId="77777777" w:rsidR="005C7092" w:rsidRPr="006427D2" w:rsidRDefault="005C7092" w:rsidP="0022469C">
      <w:pPr>
        <w:tabs>
          <w:tab w:val="left" w:pos="8356"/>
        </w:tabs>
        <w:ind w:firstLine="0"/>
        <w:rPr>
          <w:szCs w:val="28"/>
          <w:lang w:val="en-US"/>
        </w:rPr>
      </w:pPr>
    </w:p>
    <w:p w14:paraId="64E74CA2" w14:textId="0AA8AFEB" w:rsidR="002E298A" w:rsidRPr="002E298A" w:rsidRDefault="009F589E" w:rsidP="0022469C">
      <w:pPr>
        <w:tabs>
          <w:tab w:val="left" w:pos="8356"/>
        </w:tabs>
        <w:ind w:firstLine="0"/>
        <w:rPr>
          <w:szCs w:val="28"/>
          <w:lang w:val="en-US"/>
        </w:rPr>
      </w:pPr>
      <m:oMathPara>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D</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lang w:val="en-US"/>
            </w:rPr>
            <m:t xml:space="preserve">,  </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L</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lang w:val="en-US"/>
            </w:rPr>
            <m:t>,</m:t>
          </m:r>
        </m:oMath>
      </m:oMathPara>
    </w:p>
    <w:p w14:paraId="5132C619" w14:textId="77777777" w:rsidR="005C7092" w:rsidRDefault="005C7092" w:rsidP="0022469C">
      <w:pPr>
        <w:tabs>
          <w:tab w:val="left" w:pos="8356"/>
        </w:tabs>
        <w:ind w:firstLine="0"/>
        <w:rPr>
          <w:szCs w:val="28"/>
          <w:lang w:val="en-US"/>
        </w:rPr>
      </w:pPr>
    </w:p>
    <w:p w14:paraId="6BD4F0F7" w14:textId="77777777" w:rsidR="00324F8D" w:rsidRDefault="00324F8D" w:rsidP="0022469C">
      <w:pPr>
        <w:tabs>
          <w:tab w:val="left" w:pos="8356"/>
        </w:tabs>
        <w:ind w:firstLine="0"/>
        <w:rPr>
          <w:szCs w:val="28"/>
          <w:lang w:val="en-US"/>
        </w:rPr>
      </w:pPr>
    </w:p>
    <w:p w14:paraId="46482AC8" w14:textId="5A4F8816" w:rsidR="002E298A" w:rsidRPr="006427D2" w:rsidRDefault="00324F8D" w:rsidP="0022469C">
      <w:pPr>
        <w:tabs>
          <w:tab w:val="left" w:pos="8356"/>
        </w:tabs>
        <w:ind w:firstLine="0"/>
        <w:rPr>
          <w:szCs w:val="28"/>
          <w:lang w:val="en-US"/>
        </w:rPr>
      </w:pPr>
      <w:r>
        <w:rPr>
          <w:szCs w:val="28"/>
          <w:lang w:val="en-US"/>
        </w:rPr>
        <w:lastRenderedPageBreak/>
        <w:t xml:space="preserve">where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002E298A" w:rsidRPr="006427D2">
        <w:rPr>
          <w:szCs w:val="28"/>
          <w:lang w:val="en-US"/>
        </w:rPr>
        <w:t xml:space="preserve"> – </w:t>
      </w:r>
      <w:r w:rsidR="006427D2" w:rsidRPr="006427D2">
        <w:rPr>
          <w:szCs w:val="28"/>
          <w:lang w:val="en-US"/>
        </w:rPr>
        <w:t>is the drag coefficient</w:t>
      </w:r>
      <w:r w:rsidR="005C7092" w:rsidRPr="006427D2">
        <w:rPr>
          <w:szCs w:val="28"/>
          <w:lang w:val="en-US"/>
        </w:rPr>
        <w:t>,</w:t>
      </w:r>
    </w:p>
    <w:p w14:paraId="38B826FA" w14:textId="787BAE05" w:rsidR="005C7092" w:rsidRPr="001E0B8A" w:rsidRDefault="009F589E"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5C7092" w:rsidRPr="001E0B8A">
        <w:rPr>
          <w:szCs w:val="28"/>
          <w:lang w:val="en-US"/>
        </w:rPr>
        <w:t xml:space="preserve"> – </w:t>
      </w:r>
      <w:r w:rsidR="006427D2" w:rsidRPr="001E0B8A">
        <w:rPr>
          <w:szCs w:val="28"/>
          <w:lang w:val="en-US"/>
        </w:rPr>
        <w:t>is the lift coefficient</w:t>
      </w:r>
      <w:r w:rsidR="005C7092" w:rsidRPr="001E0B8A">
        <w:rPr>
          <w:szCs w:val="28"/>
          <w:lang w:val="en-US"/>
        </w:rPr>
        <w:t>,</w:t>
      </w:r>
    </w:p>
    <w:p w14:paraId="29237D5F" w14:textId="19E6DAFF" w:rsidR="002E298A" w:rsidRPr="001E0B8A" w:rsidRDefault="002E298A" w:rsidP="0022469C">
      <w:pPr>
        <w:tabs>
          <w:tab w:val="left" w:pos="8356"/>
        </w:tabs>
        <w:ind w:firstLine="0"/>
        <w:rPr>
          <w:szCs w:val="28"/>
          <w:lang w:val="en-US"/>
        </w:rPr>
      </w:pPr>
      <m:oMath>
        <m:r>
          <w:rPr>
            <w:rFonts w:ascii="Cambria Math" w:hAnsi="Cambria Math"/>
            <w:szCs w:val="28"/>
            <w:lang w:val="en-US"/>
          </w:rPr>
          <m:t>ρ</m:t>
        </m:r>
      </m:oMath>
      <w:r w:rsidRPr="001E0B8A">
        <w:rPr>
          <w:szCs w:val="28"/>
          <w:lang w:val="en-US"/>
        </w:rPr>
        <w:t xml:space="preserve"> – </w:t>
      </w:r>
      <w:r w:rsidR="001E0B8A" w:rsidRPr="001E0B8A">
        <w:rPr>
          <w:szCs w:val="28"/>
          <w:lang w:val="en-US"/>
        </w:rPr>
        <w:t>is the environmental density</w:t>
      </w:r>
      <w:r w:rsidRPr="001E0B8A">
        <w:rPr>
          <w:szCs w:val="28"/>
          <w:lang w:val="en-US"/>
        </w:rPr>
        <w:t>,</w:t>
      </w:r>
    </w:p>
    <w:p w14:paraId="1942F32E" w14:textId="21A433AF" w:rsidR="002E298A" w:rsidRPr="001E0B8A" w:rsidRDefault="002E298A" w:rsidP="0022469C">
      <w:pPr>
        <w:tabs>
          <w:tab w:val="left" w:pos="8356"/>
        </w:tabs>
        <w:ind w:firstLine="0"/>
        <w:rPr>
          <w:szCs w:val="28"/>
          <w:lang w:val="en-US"/>
        </w:rPr>
      </w:pPr>
      <m:oMath>
        <m:r>
          <w:rPr>
            <w:rFonts w:ascii="Cambria Math" w:hAnsi="Cambria Math"/>
            <w:szCs w:val="28"/>
            <w:lang w:val="en-US"/>
          </w:rPr>
          <m:t>v</m:t>
        </m:r>
      </m:oMath>
      <w:r w:rsidRPr="001E0B8A">
        <w:rPr>
          <w:szCs w:val="28"/>
          <w:lang w:val="en-US"/>
        </w:rPr>
        <w:t xml:space="preserve"> – </w:t>
      </w:r>
      <w:r w:rsidR="001E0B8A" w:rsidRPr="001E0B8A">
        <w:rPr>
          <w:szCs w:val="28"/>
          <w:lang w:val="en-US"/>
        </w:rPr>
        <w:t>is the body velocity in the fluid</w:t>
      </w:r>
      <w:r w:rsidRPr="001E0B8A">
        <w:rPr>
          <w:szCs w:val="28"/>
          <w:lang w:val="en-US"/>
        </w:rPr>
        <w:t>,</w:t>
      </w:r>
    </w:p>
    <w:p w14:paraId="77C318B7" w14:textId="36F79E2A" w:rsidR="002E298A" w:rsidRPr="001E0B8A" w:rsidRDefault="009F589E" w:rsidP="0022469C">
      <w:pPr>
        <w:tabs>
          <w:tab w:val="left" w:pos="8356"/>
        </w:tabs>
        <w:ind w:firstLine="0"/>
        <w:rPr>
          <w:szCs w:val="28"/>
          <w:lang w:val="en-US"/>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D</m:t>
            </m:r>
          </m:sub>
        </m:sSub>
      </m:oMath>
      <w:r w:rsidR="002E298A" w:rsidRPr="001E0B8A">
        <w:rPr>
          <w:szCs w:val="28"/>
          <w:lang w:val="en-US"/>
        </w:rPr>
        <w:t xml:space="preserve"> – </w:t>
      </w:r>
      <w:r w:rsidR="001E0B8A" w:rsidRPr="001E0B8A">
        <w:rPr>
          <w:szCs w:val="28"/>
          <w:lang w:val="en-US"/>
        </w:rPr>
        <w:t>is the surface area, relative to the flow</w:t>
      </w:r>
      <w:r w:rsidR="00FD2E9E" w:rsidRPr="001E0B8A">
        <w:rPr>
          <w:szCs w:val="28"/>
          <w:lang w:val="en-US"/>
        </w:rPr>
        <w:t>,</w:t>
      </w:r>
    </w:p>
    <w:p w14:paraId="4CB10F23" w14:textId="6129C04E" w:rsidR="00EF31FB" w:rsidRPr="00681430" w:rsidRDefault="009F589E" w:rsidP="0022469C">
      <w:pPr>
        <w:tabs>
          <w:tab w:val="left" w:pos="8356"/>
        </w:tabs>
        <w:ind w:firstLine="0"/>
        <w:rPr>
          <w:szCs w:val="28"/>
          <w:lang w:val="en-US"/>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L</m:t>
            </m:r>
          </m:sub>
        </m:sSub>
      </m:oMath>
      <w:r w:rsidR="00EF31FB" w:rsidRPr="00681430">
        <w:rPr>
          <w:szCs w:val="28"/>
          <w:lang w:val="en-US"/>
        </w:rPr>
        <w:t xml:space="preserve"> – </w:t>
      </w:r>
      <w:r w:rsidR="001E0B8A" w:rsidRPr="00681430">
        <w:rPr>
          <w:szCs w:val="28"/>
          <w:lang w:val="en-US"/>
        </w:rPr>
        <w:t>is the surface area perpendicular to the flow</w:t>
      </w:r>
      <w:r w:rsidR="00EF31FB" w:rsidRPr="00681430">
        <w:rPr>
          <w:szCs w:val="28"/>
          <w:lang w:val="en-US"/>
        </w:rPr>
        <w:t>,</w:t>
      </w:r>
    </w:p>
    <w:p w14:paraId="2E5617A0" w14:textId="43DC60C3" w:rsidR="002E298A" w:rsidRPr="00681430" w:rsidRDefault="002E298A" w:rsidP="0022469C">
      <w:pPr>
        <w:tabs>
          <w:tab w:val="left" w:pos="8356"/>
        </w:tabs>
        <w:ind w:firstLine="0"/>
        <w:rPr>
          <w:szCs w:val="28"/>
          <w:lang w:val="en-US"/>
        </w:rPr>
      </w:pPr>
    </w:p>
    <w:p w14:paraId="658B12C4" w14:textId="48B4E6A2" w:rsidR="002E298A" w:rsidRPr="00C82811" w:rsidRDefault="00C82811" w:rsidP="00681430">
      <w:pPr>
        <w:tabs>
          <w:tab w:val="left" w:pos="8356"/>
        </w:tabs>
        <w:ind w:firstLine="709"/>
        <w:rPr>
          <w:szCs w:val="28"/>
          <w:lang w:val="en-US"/>
        </w:rPr>
      </w:pPr>
      <w:r w:rsidRPr="00C82811">
        <w:rPr>
          <w:szCs w:val="28"/>
          <w:lang w:val="en-US"/>
        </w:rPr>
        <w:t xml:space="preserve">The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47342C" w:rsidRPr="00C82811">
        <w:rPr>
          <w:szCs w:val="28"/>
          <w:lang w:val="en-US"/>
        </w:rPr>
        <w:t xml:space="preserve"> </w:t>
      </w:r>
      <w:r w:rsidRPr="00C82811">
        <w:rPr>
          <w:szCs w:val="28"/>
          <w:lang w:val="en-US"/>
        </w:rPr>
        <w:t>coefficients for the cylindrical approximation form AUV are given in [22]</w:t>
      </w:r>
      <w:r w:rsidR="0047342C" w:rsidRPr="00C82811">
        <w:rPr>
          <w:szCs w:val="28"/>
          <w:lang w:val="en-US"/>
        </w:rPr>
        <w:t>.</w:t>
      </w:r>
      <w:r w:rsidR="00F76FB6" w:rsidRPr="00C82811">
        <w:rPr>
          <w:szCs w:val="28"/>
          <w:lang w:val="en-US"/>
        </w:rPr>
        <w:t xml:space="preserve"> </w:t>
      </w:r>
      <w:r w:rsidRPr="00C82811">
        <w:rPr>
          <w:szCs w:val="28"/>
          <w:lang w:val="en-US"/>
        </w:rPr>
        <w:t xml:space="preserve">For a given ratio of length and radius, the corresponding coefficient is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r>
          <w:rPr>
            <w:rFonts w:ascii="Cambria Math" w:hAnsi="Cambria Math"/>
            <w:szCs w:val="28"/>
            <w:lang w:val="en-US"/>
          </w:rPr>
          <m:t>=0.64</m:t>
        </m:r>
      </m:oMath>
      <w:r w:rsidR="00F76FB6" w:rsidRPr="00C82811">
        <w:rPr>
          <w:szCs w:val="28"/>
          <w:lang w:val="en-US"/>
        </w:rPr>
        <w:t>.</w:t>
      </w:r>
    </w:p>
    <w:p w14:paraId="647A02BB" w14:textId="3AFABB1D" w:rsidR="00424BDF" w:rsidRPr="003E0961" w:rsidRDefault="003E0961" w:rsidP="00681430">
      <w:pPr>
        <w:tabs>
          <w:tab w:val="left" w:pos="8356"/>
        </w:tabs>
        <w:ind w:firstLine="709"/>
        <w:rPr>
          <w:szCs w:val="28"/>
          <w:lang w:val="en-US"/>
        </w:rPr>
      </w:pPr>
      <w:r>
        <w:rPr>
          <w:noProof/>
          <w:lang w:val="en-US"/>
        </w:rPr>
        <w:t>The</w:t>
      </w:r>
      <w:r w:rsidR="00F76FB6" w:rsidRPr="003E0961">
        <w:rPr>
          <w:noProof/>
          <w:lang w:val="en-US"/>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00F76FB6" w:rsidRPr="003E0961">
        <w:rPr>
          <w:noProof/>
          <w:szCs w:val="28"/>
          <w:lang w:val="en-US"/>
        </w:rPr>
        <w:t xml:space="preserve"> </w:t>
      </w:r>
      <w:r w:rsidRPr="003E0961">
        <w:rPr>
          <w:noProof/>
          <w:szCs w:val="28"/>
          <w:lang w:val="en-US"/>
        </w:rPr>
        <w:t>coefficient is determined relative to the bow</w:t>
      </w:r>
      <w:r>
        <w:rPr>
          <w:noProof/>
          <w:szCs w:val="28"/>
          <w:lang w:val="en-US"/>
        </w:rPr>
        <w:t xml:space="preserve"> cover’s</w:t>
      </w:r>
      <w:r w:rsidRPr="003E0961">
        <w:rPr>
          <w:noProof/>
          <w:szCs w:val="28"/>
          <w:lang w:val="en-US"/>
        </w:rPr>
        <w:t xml:space="preserve"> geometry</w:t>
      </w:r>
      <w:r w:rsidR="00F76FB6" w:rsidRPr="003E0961">
        <w:rPr>
          <w:noProof/>
          <w:szCs w:val="28"/>
          <w:lang w:val="en-US"/>
        </w:rPr>
        <w:t xml:space="preserve">. </w:t>
      </w:r>
      <w:r w:rsidRPr="003E0961">
        <w:rPr>
          <w:noProof/>
          <w:szCs w:val="28"/>
          <w:lang w:val="en-US"/>
        </w:rPr>
        <w:t>In this case, the closest shape is a hemispherical bowl</w:t>
      </w:r>
      <w:r w:rsidR="00F76FB6" w:rsidRPr="003E0961">
        <w:rPr>
          <w:noProof/>
          <w:szCs w:val="28"/>
          <w:lang w:val="en-US"/>
        </w:rPr>
        <w:t xml:space="preserve">. </w:t>
      </w:r>
      <w:r w:rsidRPr="003E0961">
        <w:rPr>
          <w:noProof/>
          <w:szCs w:val="28"/>
          <w:lang w:val="en-US"/>
        </w:rPr>
        <w:t>In [23] the corresponding value of</w:t>
      </w:r>
      <w:r>
        <w:rPr>
          <w:noProof/>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r>
          <w:rPr>
            <w:rFonts w:ascii="Cambria Math" w:hAnsi="Cambria Math"/>
            <w:szCs w:val="28"/>
            <w:lang w:val="en-US"/>
          </w:rPr>
          <m:t>=0.4</m:t>
        </m:r>
      </m:oMath>
      <w:r w:rsidR="00F76FB6" w:rsidRPr="003E0961">
        <w:rPr>
          <w:noProof/>
          <w:szCs w:val="28"/>
          <w:lang w:val="en-US"/>
        </w:rPr>
        <w:t>.</w:t>
      </w:r>
    </w:p>
    <w:p w14:paraId="6FC88E3E" w14:textId="4F097364" w:rsidR="00A32D38" w:rsidRPr="003E0961" w:rsidRDefault="003E0961" w:rsidP="00835511">
      <w:pPr>
        <w:tabs>
          <w:tab w:val="left" w:pos="8356"/>
        </w:tabs>
        <w:ind w:firstLine="709"/>
        <w:rPr>
          <w:szCs w:val="28"/>
          <w:lang w:val="en-US"/>
        </w:rPr>
      </w:pPr>
      <w:r w:rsidRPr="003E0961">
        <w:rPr>
          <w:szCs w:val="28"/>
          <w:lang w:val="en-US"/>
        </w:rPr>
        <w:t>The frontal and side areas are determined solely from the basic geometric parameters of the submersible by the following expressions</w:t>
      </w:r>
      <w:r w:rsidR="00F76FB6" w:rsidRPr="003E0961">
        <w:rPr>
          <w:szCs w:val="28"/>
          <w:lang w:val="en-US"/>
        </w:rPr>
        <w:t>:</w:t>
      </w:r>
    </w:p>
    <w:p w14:paraId="6411A784" w14:textId="77777777" w:rsidR="00C503C7" w:rsidRPr="003E0961" w:rsidRDefault="00C503C7" w:rsidP="0022469C">
      <w:pPr>
        <w:tabs>
          <w:tab w:val="left" w:pos="8356"/>
        </w:tabs>
        <w:ind w:firstLine="0"/>
        <w:rPr>
          <w:szCs w:val="28"/>
          <w:lang w:val="en-US"/>
        </w:rPr>
      </w:pPr>
    </w:p>
    <w:p w14:paraId="06A9D212" w14:textId="6A4677CD" w:rsidR="00E66679" w:rsidRPr="00972BBD" w:rsidRDefault="009F589E" w:rsidP="00C503C7">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lang w:val="en-US"/>
          </w:rPr>
          <m:t>=π</m:t>
        </m:r>
        <m:sSup>
          <m:sSupPr>
            <m:ctrlPr>
              <w:rPr>
                <w:rFonts w:ascii="Cambria Math" w:hAnsi="Cambria Math"/>
                <w:i/>
                <w:szCs w:val="28"/>
                <w:lang w:val="en-US"/>
              </w:rPr>
            </m:ctrlPr>
          </m:sSupPr>
          <m:e>
            <m:d>
              <m:dPr>
                <m:ctrlPr>
                  <w:rPr>
                    <w:rFonts w:ascii="Cambria Math" w:hAnsi="Cambria Math"/>
                    <w:i/>
                    <w:szCs w:val="28"/>
                    <w:lang w:val="en-US"/>
                  </w:rPr>
                </m:ctrlPr>
              </m:dPr>
              <m:e>
                <m:r>
                  <w:rPr>
                    <w:rFonts w:ascii="Cambria Math" w:hAnsi="Cambria Math"/>
                    <w:szCs w:val="28"/>
                    <w:lang w:val="en-US"/>
                  </w:rPr>
                  <m:t>0,147</m:t>
                </m:r>
              </m:e>
            </m:d>
          </m:e>
          <m:sup>
            <m:r>
              <w:rPr>
                <w:rFonts w:ascii="Cambria Math" w:hAnsi="Cambria Math"/>
                <w:szCs w:val="28"/>
                <w:lang w:val="en-US"/>
              </w:rPr>
              <m:t>2</m:t>
            </m:r>
          </m:sup>
        </m:sSup>
        <m:r>
          <w:rPr>
            <w:rFonts w:ascii="Cambria Math" w:hAnsi="Cambria Math"/>
            <w:szCs w:val="28"/>
            <w:lang w:val="en-US"/>
          </w:rPr>
          <m:t>=0.06789</m:t>
        </m:r>
      </m:oMath>
      <w:r w:rsidR="00FD2E9E" w:rsidRPr="00972BBD">
        <w:rPr>
          <w:szCs w:val="28"/>
          <w:lang w:val="en-US"/>
        </w:rPr>
        <w:t xml:space="preserve"> (</w:t>
      </w:r>
      <w:r w:rsidR="003E0961">
        <w:rPr>
          <w:szCs w:val="28"/>
          <w:lang w:val="en-US"/>
        </w:rPr>
        <w:t>m</w:t>
      </w:r>
      <w:r w:rsidR="00AE4E02" w:rsidRPr="00972BBD">
        <w:rPr>
          <w:szCs w:val="28"/>
          <w:vertAlign w:val="superscript"/>
          <w:lang w:val="en-US"/>
        </w:rPr>
        <w:t>2</w:t>
      </w:r>
      <w:r w:rsidR="00FD2E9E" w:rsidRPr="00972BBD">
        <w:rPr>
          <w:szCs w:val="28"/>
          <w:lang w:val="en-US"/>
        </w:rPr>
        <w:t>).</w:t>
      </w:r>
    </w:p>
    <w:p w14:paraId="2A638EF4" w14:textId="34EF0365" w:rsidR="00E66679" w:rsidRPr="00972BBD" w:rsidRDefault="009F589E" w:rsidP="00C503C7">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lang w:val="en-US"/>
          </w:rPr>
          <m:t>=2π∙0,147∙3,081=2.8457</m:t>
        </m:r>
      </m:oMath>
      <w:r w:rsidR="00FD2E9E" w:rsidRPr="00972BBD">
        <w:rPr>
          <w:szCs w:val="28"/>
          <w:lang w:val="en-US"/>
        </w:rPr>
        <w:t xml:space="preserve"> (</w:t>
      </w:r>
      <w:r w:rsidR="003E0961">
        <w:rPr>
          <w:szCs w:val="28"/>
          <w:lang w:val="en-US"/>
        </w:rPr>
        <w:t>m</w:t>
      </w:r>
      <w:r w:rsidR="00AE4E02" w:rsidRPr="00972BBD">
        <w:rPr>
          <w:szCs w:val="28"/>
          <w:vertAlign w:val="superscript"/>
          <w:lang w:val="en-US"/>
        </w:rPr>
        <w:t>2</w:t>
      </w:r>
      <w:r w:rsidR="00FD2E9E" w:rsidRPr="00972BBD">
        <w:rPr>
          <w:szCs w:val="28"/>
          <w:lang w:val="en-US"/>
        </w:rPr>
        <w:t>).</w:t>
      </w:r>
    </w:p>
    <w:p w14:paraId="21E17A65" w14:textId="3A5D3E5A" w:rsidR="00E66679" w:rsidRPr="00972BBD" w:rsidRDefault="00E66679" w:rsidP="00C503C7">
      <w:pPr>
        <w:tabs>
          <w:tab w:val="left" w:pos="8356"/>
        </w:tabs>
        <w:ind w:firstLine="0"/>
        <w:jc w:val="center"/>
        <w:rPr>
          <w:szCs w:val="28"/>
          <w:lang w:val="en-US"/>
        </w:rPr>
      </w:pPr>
    </w:p>
    <w:p w14:paraId="47E28BE8" w14:textId="590F8D30" w:rsidR="005410E3" w:rsidRPr="00972BBD" w:rsidRDefault="00972BBD" w:rsidP="005410E3">
      <w:pPr>
        <w:tabs>
          <w:tab w:val="left" w:pos="8356"/>
        </w:tabs>
        <w:ind w:firstLine="709"/>
        <w:rPr>
          <w:iCs/>
          <w:szCs w:val="28"/>
          <w:lang w:val="en-US"/>
        </w:rPr>
      </w:pPr>
      <w:r w:rsidRPr="00972BBD">
        <w:rPr>
          <w:iCs/>
          <w:szCs w:val="28"/>
          <w:lang w:val="en-US"/>
        </w:rPr>
        <w:t xml:space="preserve">The forces induced by the cylindrical body motion </w:t>
      </w:r>
      <m:oMath>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lang w:val="en-US"/>
          </w:rPr>
          <m:t>=</m:t>
        </m:r>
        <m:sSup>
          <m:sSupPr>
            <m:ctrlPr>
              <w:rPr>
                <w:rFonts w:ascii="Cambria Math" w:hAnsi="Cambria Math"/>
                <w:i/>
                <w:iCs/>
                <w:szCs w:val="28"/>
              </w:rPr>
            </m:ctrlPr>
          </m:sSupPr>
          <m:e>
            <m:d>
              <m:dPr>
                <m:begChr m:val="["/>
                <m:endChr m:val="]"/>
                <m:ctrlPr>
                  <w:rPr>
                    <w:rFonts w:ascii="Cambria Math" w:hAnsi="Cambria Math"/>
                    <w:i/>
                    <w:iCs/>
                    <w:szCs w:val="28"/>
                  </w:rPr>
                </m:ctrlPr>
              </m:dPr>
              <m:e>
                <m:m>
                  <m:mPr>
                    <m:mcs>
                      <m:mc>
                        <m:mcPr>
                          <m:count m:val="3"/>
                          <m:mcJc m:val="center"/>
                        </m:mcPr>
                      </m:mc>
                    </m:mcs>
                    <m:ctrlPr>
                      <w:rPr>
                        <w:rFonts w:ascii="Cambria Math" w:hAnsi="Cambria Math"/>
                        <w:i/>
                        <w:iCs/>
                        <w:szCs w:val="28"/>
                      </w:rPr>
                    </m:ctrlPr>
                  </m:mPr>
                  <m:mr>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ctrlPr>
                        <w:rPr>
                          <w:rFonts w:ascii="Cambria Math" w:eastAsia="Cambria Math" w:hAnsi="Cambria Math" w:cs="Cambria Math"/>
                          <w:i/>
                          <w:iCs/>
                          <w:szCs w:val="28"/>
                        </w:rPr>
                      </m:ctrlPr>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e>
                  </m:mr>
                </m:m>
              </m:e>
            </m:d>
          </m:e>
          <m:sup>
            <m:r>
              <w:rPr>
                <w:rFonts w:ascii="Cambria Math" w:hAnsi="Cambria Math"/>
                <w:szCs w:val="28"/>
              </w:rPr>
              <m:t>T</m:t>
            </m:r>
          </m:sup>
        </m:sSup>
      </m:oMath>
      <w:r w:rsidR="00573D20" w:rsidRPr="00972BBD">
        <w:rPr>
          <w:iCs/>
          <w:szCs w:val="28"/>
          <w:lang w:val="en-US"/>
        </w:rPr>
        <w:t>,</w:t>
      </w:r>
      <w:r w:rsidR="005410E3" w:rsidRPr="00972BBD">
        <w:rPr>
          <w:iCs/>
          <w:szCs w:val="28"/>
          <w:lang w:val="en-US"/>
        </w:rPr>
        <w:t xml:space="preserve"> </w:t>
      </w:r>
      <w:r w:rsidRPr="00972BBD">
        <w:rPr>
          <w:iCs/>
          <w:szCs w:val="28"/>
          <w:lang w:val="en-US"/>
        </w:rPr>
        <w:t>are approximately defined as</w:t>
      </w:r>
    </w:p>
    <w:p w14:paraId="262DD8CA" w14:textId="77777777" w:rsidR="005410E3" w:rsidRPr="00972BBD" w:rsidRDefault="005410E3" w:rsidP="00E66679">
      <w:pPr>
        <w:tabs>
          <w:tab w:val="left" w:pos="8356"/>
        </w:tabs>
        <w:ind w:firstLine="0"/>
        <w:rPr>
          <w:szCs w:val="28"/>
          <w:lang w:val="en-US"/>
        </w:rPr>
      </w:pPr>
    </w:p>
    <w:p w14:paraId="1338E891" w14:textId="450A1169" w:rsidR="0036496A" w:rsidRPr="0036496A" w:rsidRDefault="009F589E" w:rsidP="0022469C">
      <w:pPr>
        <w:tabs>
          <w:tab w:val="left" w:pos="8356"/>
        </w:tabs>
        <w:ind w:firstLine="0"/>
        <w:rPr>
          <w:szCs w:val="28"/>
          <w:lang w:val="en-US"/>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r>
            <w:rPr>
              <w:rFonts w:ascii="Cambria Math" w:hAnsi="Cambria Math"/>
              <w:szCs w:val="28"/>
              <w:lang w:val="en-US"/>
            </w:rPr>
            <m:t>=0.4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0.06789=13.578</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r>
            <w:rPr>
              <w:rFonts w:ascii="Cambria Math" w:hAnsi="Cambria Math"/>
              <w:szCs w:val="28"/>
              <w:lang w:val="en-US"/>
            </w:rPr>
            <m:t>,</m:t>
          </m:r>
        </m:oMath>
      </m:oMathPara>
    </w:p>
    <w:p w14:paraId="753C6E62" w14:textId="59907726" w:rsidR="00E66679" w:rsidRPr="002847B6" w:rsidRDefault="009F589E"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v</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2</m:t>
              </m:r>
            </m:sup>
          </m:sSup>
          <m:r>
            <w:rPr>
              <w:rFonts w:ascii="Cambria Math" w:hAnsi="Cambria Math"/>
              <w:szCs w:val="28"/>
            </w:rPr>
            <m:t>,</m:t>
          </m:r>
        </m:oMath>
      </m:oMathPara>
    </w:p>
    <w:p w14:paraId="1D511AF3" w14:textId="160E9175" w:rsidR="003E2974" w:rsidRPr="00681430" w:rsidRDefault="009F589E" w:rsidP="00681430">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w</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w</m:t>
              </m:r>
            </m:e>
            <m:sup>
              <m:r>
                <w:rPr>
                  <w:rFonts w:ascii="Cambria Math" w:hAnsi="Cambria Math"/>
                  <w:szCs w:val="28"/>
                </w:rPr>
                <m:t>2</m:t>
              </m:r>
            </m:sup>
          </m:sSup>
          <m:r>
            <w:rPr>
              <w:rFonts w:ascii="Cambria Math" w:hAnsi="Cambria Math"/>
              <w:szCs w:val="28"/>
            </w:rPr>
            <m:t>,</m:t>
          </m:r>
        </m:oMath>
      </m:oMathPara>
    </w:p>
    <w:p w14:paraId="785AD96E" w14:textId="77777777" w:rsidR="00972BBD" w:rsidRDefault="00972BBD" w:rsidP="003E2974">
      <w:pPr>
        <w:tabs>
          <w:tab w:val="left" w:pos="8356"/>
        </w:tabs>
        <w:ind w:firstLine="709"/>
        <w:rPr>
          <w:iCs/>
          <w:szCs w:val="28"/>
        </w:rPr>
      </w:pPr>
    </w:p>
    <w:p w14:paraId="4A64D07D" w14:textId="77777777" w:rsidR="00972BBD" w:rsidRDefault="00972BBD" w:rsidP="003E2974">
      <w:pPr>
        <w:tabs>
          <w:tab w:val="left" w:pos="8356"/>
        </w:tabs>
        <w:ind w:firstLine="709"/>
        <w:rPr>
          <w:iCs/>
          <w:szCs w:val="28"/>
        </w:rPr>
      </w:pPr>
    </w:p>
    <w:p w14:paraId="4D12B998" w14:textId="50543AE9" w:rsidR="00E66679" w:rsidRPr="00972BBD" w:rsidRDefault="00972BBD" w:rsidP="003E2974">
      <w:pPr>
        <w:tabs>
          <w:tab w:val="left" w:pos="8356"/>
        </w:tabs>
        <w:ind w:firstLine="709"/>
        <w:rPr>
          <w:iCs/>
          <w:szCs w:val="28"/>
          <w:lang w:val="en-US"/>
        </w:rPr>
      </w:pPr>
      <w:r w:rsidRPr="00972BBD">
        <w:rPr>
          <w:iCs/>
          <w:szCs w:val="28"/>
          <w:lang w:val="en-US"/>
        </w:rPr>
        <w:t>The moments created by the cylindrical body motion are approximately defined as</w:t>
      </w:r>
    </w:p>
    <w:p w14:paraId="32328FD8" w14:textId="58C5179A" w:rsidR="005410E3" w:rsidRPr="00972BBD" w:rsidRDefault="005410E3" w:rsidP="003E2974">
      <w:pPr>
        <w:tabs>
          <w:tab w:val="left" w:pos="8356"/>
        </w:tabs>
        <w:ind w:firstLine="709"/>
        <w:rPr>
          <w:iCs/>
          <w:szCs w:val="28"/>
          <w:lang w:val="en-US"/>
        </w:rPr>
      </w:pPr>
    </w:p>
    <w:p w14:paraId="1C274963" w14:textId="1118823C" w:rsidR="005410E3" w:rsidRDefault="009F589E" w:rsidP="003E2974">
      <w:pPr>
        <w:tabs>
          <w:tab w:val="left" w:pos="8356"/>
        </w:tabs>
        <w:ind w:firstLine="709"/>
        <w:rPr>
          <w:iCs/>
          <w:szCs w:val="28"/>
        </w:rPr>
      </w:pPr>
      <m:oMathPara>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r>
            <w:rPr>
              <w:rFonts w:ascii="Cambria Math" w:hAnsi="Cambria Math"/>
              <w:szCs w:val="28"/>
              <w:lang w:val="en-US"/>
            </w:rPr>
            <m:t>=</m:t>
          </m:r>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oMath>
      </m:oMathPara>
    </w:p>
    <w:p w14:paraId="3F10DADA" w14:textId="77777777" w:rsidR="005410E3" w:rsidRPr="003E2974" w:rsidRDefault="005410E3" w:rsidP="005410E3">
      <w:pPr>
        <w:tabs>
          <w:tab w:val="left" w:pos="8356"/>
        </w:tabs>
        <w:ind w:firstLine="0"/>
        <w:rPr>
          <w:iCs/>
          <w:szCs w:val="28"/>
        </w:rPr>
      </w:pPr>
    </w:p>
    <w:p w14:paraId="1D4039DC" w14:textId="25E0AE00" w:rsidR="00E66679" w:rsidRPr="00972BBD" w:rsidRDefault="00972BBD" w:rsidP="00A32D38">
      <w:pPr>
        <w:tabs>
          <w:tab w:val="left" w:pos="8356"/>
        </w:tabs>
        <w:ind w:firstLine="709"/>
        <w:rPr>
          <w:iCs/>
          <w:szCs w:val="28"/>
          <w:lang w:val="en-US"/>
        </w:rPr>
      </w:pPr>
      <w:r w:rsidRPr="00972BBD">
        <w:rPr>
          <w:iCs/>
          <w:szCs w:val="28"/>
          <w:lang w:val="en-US"/>
        </w:rPr>
        <w:t>The damping forces, taking into account the calculated parameters are defined as</w:t>
      </w:r>
    </w:p>
    <w:p w14:paraId="5F75FD96" w14:textId="77777777" w:rsidR="00A32D38" w:rsidRPr="00972BBD" w:rsidRDefault="00A32D38" w:rsidP="00A32D38">
      <w:pPr>
        <w:tabs>
          <w:tab w:val="left" w:pos="8356"/>
        </w:tabs>
        <w:ind w:firstLine="709"/>
        <w:rPr>
          <w:iCs/>
          <w:szCs w:val="28"/>
          <w:lang w:val="en-US"/>
        </w:rPr>
      </w:pPr>
    </w:p>
    <w:p w14:paraId="568BA9BA" w14:textId="07ACF3FA" w:rsidR="00422174" w:rsidRPr="00422174" w:rsidRDefault="00422174" w:rsidP="0022469C">
      <w:pPr>
        <w:tabs>
          <w:tab w:val="left" w:pos="8356"/>
        </w:tabs>
        <w:ind w:firstLine="0"/>
        <w:rPr>
          <w:i/>
        </w:rPr>
      </w:pPr>
      <m:oMathPara>
        <m:oMath>
          <m:r>
            <w:rPr>
              <w:rFonts w:ascii="Cambria Math" w:hAnsi="Cambria Math"/>
            </w:rPr>
            <m:t>D</m:t>
          </m:r>
          <m:d>
            <m:dPr>
              <m:ctrlPr>
                <w:rPr>
                  <w:rFonts w:ascii="Cambria Math" w:hAnsi="Cambria Math"/>
                  <w:i/>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rPr>
            <m:t>=diag</m:t>
          </m:r>
          <m:d>
            <m:dPr>
              <m:begChr m:val="{"/>
              <m:endChr m:val="}"/>
              <m:ctrlPr>
                <w:rPr>
                  <w:rFonts w:ascii="Cambria Math" w:hAnsi="Cambria Math"/>
                  <w:i/>
                </w:rPr>
              </m:ctrlPr>
            </m:dPr>
            <m:e>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e>
          </m:d>
          <m:r>
            <w:rPr>
              <w:rFonts w:ascii="Cambria Math" w:hAnsi="Cambria Math"/>
            </w:rPr>
            <m:t>.</m:t>
          </m:r>
        </m:oMath>
      </m:oMathPara>
    </w:p>
    <w:p w14:paraId="5C150E61" w14:textId="77777777" w:rsidR="00422174" w:rsidRDefault="00422174" w:rsidP="0022469C">
      <w:pPr>
        <w:tabs>
          <w:tab w:val="left" w:pos="8356"/>
        </w:tabs>
        <w:ind w:firstLine="0"/>
        <w:rPr>
          <w:i/>
          <w:szCs w:val="28"/>
        </w:rPr>
      </w:pPr>
    </w:p>
    <w:p w14:paraId="75B66A9F" w14:textId="77777777" w:rsidR="00E061E6" w:rsidRPr="00424BDF" w:rsidRDefault="00E061E6" w:rsidP="0022469C">
      <w:pPr>
        <w:tabs>
          <w:tab w:val="left" w:pos="8356"/>
        </w:tabs>
        <w:ind w:firstLine="0"/>
        <w:rPr>
          <w:iCs/>
          <w:szCs w:val="28"/>
        </w:rPr>
      </w:pPr>
    </w:p>
    <w:p w14:paraId="45C0F0F5" w14:textId="77777777" w:rsidR="00EB2B79" w:rsidRDefault="00EB2B79" w:rsidP="00333AE8">
      <w:pPr>
        <w:spacing w:after="160" w:line="259" w:lineRule="auto"/>
        <w:ind w:firstLine="0"/>
        <w:rPr>
          <w:b/>
          <w:bCs/>
          <w:szCs w:val="28"/>
        </w:rPr>
      </w:pPr>
    </w:p>
    <w:p w14:paraId="334ACB85" w14:textId="77777777" w:rsidR="000E671D" w:rsidRDefault="000E671D">
      <w:pPr>
        <w:spacing w:after="160" w:line="259" w:lineRule="auto"/>
        <w:ind w:firstLine="0"/>
        <w:jc w:val="left"/>
        <w:rPr>
          <w:b/>
          <w:bCs/>
          <w:szCs w:val="28"/>
        </w:rPr>
      </w:pPr>
      <w:r>
        <w:rPr>
          <w:b/>
          <w:bCs/>
          <w:szCs w:val="28"/>
        </w:rPr>
        <w:br w:type="page"/>
      </w:r>
    </w:p>
    <w:p w14:paraId="2DF9C16A" w14:textId="1854F886" w:rsidR="00EB2B79" w:rsidRPr="004368BA" w:rsidRDefault="004368BA" w:rsidP="00EB2B79">
      <w:pPr>
        <w:spacing w:after="160" w:line="259" w:lineRule="auto"/>
        <w:ind w:left="709" w:firstLine="0"/>
        <w:rPr>
          <w:b/>
          <w:bCs/>
          <w:szCs w:val="28"/>
          <w:lang w:val="en-US"/>
        </w:rPr>
      </w:pPr>
      <w:r w:rsidRPr="004368BA">
        <w:rPr>
          <w:b/>
          <w:bCs/>
          <w:szCs w:val="28"/>
          <w:lang w:val="en-US"/>
        </w:rPr>
        <w:lastRenderedPageBreak/>
        <w:t>MATHEMATICAL MODEL OF THE BUOY</w:t>
      </w:r>
    </w:p>
    <w:p w14:paraId="1D6E587F" w14:textId="37D634FF" w:rsidR="00C7047F" w:rsidRPr="00C7047F" w:rsidRDefault="004368BA" w:rsidP="00C7047F">
      <w:pPr>
        <w:spacing w:after="160" w:line="259" w:lineRule="auto"/>
        <w:rPr>
          <w:szCs w:val="28"/>
        </w:rPr>
      </w:pPr>
      <w:r w:rsidRPr="004368BA">
        <w:rPr>
          <w:szCs w:val="28"/>
          <w:lang w:val="en-US"/>
        </w:rPr>
        <w:t xml:space="preserve">The scheme of the buoys involved in the system is shown in Fig. 8. </w:t>
      </w:r>
      <w:proofErr w:type="spellStart"/>
      <w:r w:rsidRPr="004368BA">
        <w:rPr>
          <w:szCs w:val="28"/>
        </w:rPr>
        <w:t>Their</w:t>
      </w:r>
      <w:proofErr w:type="spellEnd"/>
      <w:r w:rsidRPr="004368BA">
        <w:rPr>
          <w:szCs w:val="28"/>
        </w:rPr>
        <w:t xml:space="preserve"> </w:t>
      </w:r>
      <w:proofErr w:type="spellStart"/>
      <w:r w:rsidRPr="004368BA">
        <w:rPr>
          <w:szCs w:val="28"/>
        </w:rPr>
        <w:t>parameters</w:t>
      </w:r>
      <w:proofErr w:type="spellEnd"/>
      <w:r w:rsidRPr="004368BA">
        <w:rPr>
          <w:szCs w:val="28"/>
        </w:rPr>
        <w:t xml:space="preserve"> </w:t>
      </w:r>
      <w:proofErr w:type="spellStart"/>
      <w:r w:rsidRPr="004368BA">
        <w:rPr>
          <w:szCs w:val="28"/>
        </w:rPr>
        <w:t>are</w:t>
      </w:r>
      <w:proofErr w:type="spellEnd"/>
      <w:r w:rsidRPr="004368BA">
        <w:rPr>
          <w:szCs w:val="28"/>
        </w:rPr>
        <w:t xml:space="preserve"> </w:t>
      </w:r>
      <w:proofErr w:type="spellStart"/>
      <w:r w:rsidRPr="004368BA">
        <w:rPr>
          <w:szCs w:val="28"/>
        </w:rPr>
        <w:t>summarized</w:t>
      </w:r>
      <w:proofErr w:type="spellEnd"/>
      <w:r w:rsidRPr="004368BA">
        <w:rPr>
          <w:szCs w:val="28"/>
        </w:rPr>
        <w:t xml:space="preserve"> </w:t>
      </w:r>
      <w:proofErr w:type="spellStart"/>
      <w:r w:rsidRPr="004368BA">
        <w:rPr>
          <w:szCs w:val="28"/>
        </w:rPr>
        <w:t>in</w:t>
      </w:r>
      <w:proofErr w:type="spellEnd"/>
      <w:r w:rsidRPr="004368BA">
        <w:rPr>
          <w:szCs w:val="28"/>
        </w:rPr>
        <w:t xml:space="preserve"> </w:t>
      </w:r>
      <w:r>
        <w:rPr>
          <w:szCs w:val="28"/>
          <w:lang w:val="en-US"/>
        </w:rPr>
        <w:t>T</w:t>
      </w:r>
      <w:proofErr w:type="spellStart"/>
      <w:r w:rsidRPr="004368BA">
        <w:rPr>
          <w:szCs w:val="28"/>
        </w:rPr>
        <w:t>able</w:t>
      </w:r>
      <w:proofErr w:type="spellEnd"/>
      <w:r w:rsidRPr="004368BA">
        <w:rPr>
          <w:szCs w:val="28"/>
        </w:rPr>
        <w:t xml:space="preserve"> 4</w:t>
      </w:r>
      <w:r w:rsidR="00C7047F">
        <w:rPr>
          <w:szCs w:val="28"/>
        </w:rPr>
        <w:t>.</w:t>
      </w:r>
    </w:p>
    <w:p w14:paraId="5DC92937" w14:textId="756EDF86" w:rsidR="00F96EAE" w:rsidRDefault="00F96EAE" w:rsidP="008A17AD">
      <w:pPr>
        <w:spacing w:after="160" w:line="259" w:lineRule="auto"/>
        <w:ind w:firstLine="709"/>
        <w:jc w:val="center"/>
        <w:rPr>
          <w:szCs w:val="28"/>
        </w:rPr>
      </w:pPr>
      <w:r>
        <w:rPr>
          <w:noProof/>
        </w:rPr>
        <w:drawing>
          <wp:inline distT="0" distB="0" distL="0" distR="0" wp14:anchorId="2D04C375" wp14:editId="55BF6D75">
            <wp:extent cx="2782111" cy="3975988"/>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1565" cy="3989499"/>
                    </a:xfrm>
                    <a:prstGeom prst="rect">
                      <a:avLst/>
                    </a:prstGeom>
                  </pic:spPr>
                </pic:pic>
              </a:graphicData>
            </a:graphic>
          </wp:inline>
        </w:drawing>
      </w:r>
    </w:p>
    <w:p w14:paraId="628FAF94" w14:textId="36941B26" w:rsidR="00C7047F" w:rsidRPr="004368BA" w:rsidRDefault="004368BA" w:rsidP="00C7047F">
      <w:pPr>
        <w:spacing w:after="160" w:line="259" w:lineRule="auto"/>
        <w:ind w:firstLine="0"/>
        <w:jc w:val="center"/>
        <w:rPr>
          <w:szCs w:val="28"/>
          <w:lang w:val="en-US"/>
        </w:rPr>
      </w:pPr>
      <w:r>
        <w:rPr>
          <w:szCs w:val="28"/>
          <w:lang w:val="en-US"/>
        </w:rPr>
        <w:t>Figure</w:t>
      </w:r>
      <w:r w:rsidR="000E671D" w:rsidRPr="004368BA">
        <w:rPr>
          <w:szCs w:val="28"/>
          <w:lang w:val="en-US"/>
        </w:rPr>
        <w:t xml:space="preserve"> 8 – </w:t>
      </w:r>
      <w:r w:rsidRPr="004368BA">
        <w:rPr>
          <w:szCs w:val="28"/>
          <w:lang w:val="en-US"/>
        </w:rPr>
        <w:t>The schematic representation of the buoy in its reference frame</w:t>
      </w:r>
    </w:p>
    <w:p w14:paraId="674356C0" w14:textId="76C42E0F" w:rsidR="00F96EAE" w:rsidRDefault="004368BA" w:rsidP="008530FD">
      <w:pPr>
        <w:spacing w:line="259" w:lineRule="auto"/>
        <w:ind w:firstLine="0"/>
        <w:rPr>
          <w:szCs w:val="28"/>
        </w:rPr>
      </w:pPr>
      <w:r>
        <w:rPr>
          <w:szCs w:val="28"/>
          <w:lang w:val="en-US"/>
        </w:rPr>
        <w:t>Table</w:t>
      </w:r>
      <w:r w:rsidR="00C7047F">
        <w:rPr>
          <w:szCs w:val="28"/>
        </w:rPr>
        <w:t xml:space="preserve"> 4</w:t>
      </w:r>
      <w:r w:rsidR="00DF6043">
        <w:rPr>
          <w:szCs w:val="28"/>
        </w:rPr>
        <w:t xml:space="preserve"> – </w:t>
      </w:r>
      <w:proofErr w:type="spellStart"/>
      <w:r w:rsidRPr="004368BA">
        <w:rPr>
          <w:szCs w:val="28"/>
        </w:rPr>
        <w:t>Buoy</w:t>
      </w:r>
      <w:proofErr w:type="spellEnd"/>
      <w:r w:rsidRPr="004368BA">
        <w:rPr>
          <w:szCs w:val="28"/>
        </w:rPr>
        <w:t xml:space="preserve"> </w:t>
      </w:r>
      <w:proofErr w:type="spellStart"/>
      <w:r w:rsidRPr="004368BA">
        <w:rPr>
          <w:szCs w:val="28"/>
        </w:rPr>
        <w:t>parameters</w:t>
      </w:r>
      <w:proofErr w:type="spellEnd"/>
    </w:p>
    <w:tbl>
      <w:tblPr>
        <w:tblStyle w:val="a6"/>
        <w:tblW w:w="0" w:type="auto"/>
        <w:tblLook w:val="04A0" w:firstRow="1" w:lastRow="0" w:firstColumn="1" w:lastColumn="0" w:noHBand="0" w:noVBand="1"/>
      </w:tblPr>
      <w:tblGrid>
        <w:gridCol w:w="1271"/>
        <w:gridCol w:w="1348"/>
        <w:gridCol w:w="1383"/>
        <w:gridCol w:w="2155"/>
        <w:gridCol w:w="2113"/>
        <w:gridCol w:w="1926"/>
      </w:tblGrid>
      <w:tr w:rsidR="00C7047F" w:rsidRPr="00F51040" w14:paraId="2BB81F70" w14:textId="77777777" w:rsidTr="004368BA">
        <w:tc>
          <w:tcPr>
            <w:tcW w:w="1271" w:type="dxa"/>
            <w:vAlign w:val="center"/>
          </w:tcPr>
          <w:p w14:paraId="77CED2BF" w14:textId="15B848E7" w:rsidR="00C7047F" w:rsidRPr="00E061E6" w:rsidRDefault="004368BA" w:rsidP="008B4692">
            <w:pPr>
              <w:spacing w:after="160" w:line="259" w:lineRule="auto"/>
              <w:ind w:firstLine="0"/>
              <w:jc w:val="center"/>
              <w:rPr>
                <w:i/>
                <w:szCs w:val="28"/>
                <w:lang w:val="en-US"/>
              </w:rPr>
            </w:pPr>
            <w:r>
              <w:rPr>
                <w:szCs w:val="28"/>
                <w:lang w:val="en-US"/>
              </w:rPr>
              <w:t>Mass</w:t>
            </w:r>
            <w:r w:rsidR="00C7047F">
              <w:rPr>
                <w:szCs w:val="28"/>
                <w:lang w:val="en-US"/>
              </w:rPr>
              <w:t xml:space="preserve">, </w:t>
            </w:r>
            <m:oMath>
              <m:r>
                <w:rPr>
                  <w:rFonts w:ascii="Cambria Math" w:hAnsi="Cambria Math"/>
                  <w:szCs w:val="28"/>
                </w:rPr>
                <m:t>m</m:t>
              </m:r>
            </m:oMath>
          </w:p>
        </w:tc>
        <w:tc>
          <w:tcPr>
            <w:tcW w:w="1348" w:type="dxa"/>
            <w:vAlign w:val="center"/>
          </w:tcPr>
          <w:p w14:paraId="5477F161" w14:textId="50163BA3" w:rsidR="00C7047F" w:rsidRDefault="004368BA" w:rsidP="008B4692">
            <w:pPr>
              <w:spacing w:after="160" w:line="259" w:lineRule="auto"/>
              <w:ind w:firstLine="0"/>
              <w:jc w:val="center"/>
              <w:rPr>
                <w:szCs w:val="28"/>
              </w:rPr>
            </w:pPr>
            <w:r>
              <w:rPr>
                <w:szCs w:val="28"/>
                <w:lang w:val="en-US"/>
              </w:rPr>
              <w:t>Length</w:t>
            </w:r>
            <w:r w:rsidR="00C7047F">
              <w:rPr>
                <w:szCs w:val="28"/>
              </w:rPr>
              <w:t xml:space="preserve">, </w:t>
            </w:r>
            <m:oMath>
              <m:r>
                <w:rPr>
                  <w:rFonts w:ascii="Cambria Math" w:hAnsi="Cambria Math"/>
                  <w:szCs w:val="28"/>
                  <w:lang w:val="en-US"/>
                </w:rPr>
                <m:t>L</m:t>
              </m:r>
            </m:oMath>
          </w:p>
        </w:tc>
        <w:tc>
          <w:tcPr>
            <w:tcW w:w="1383" w:type="dxa"/>
            <w:vAlign w:val="center"/>
          </w:tcPr>
          <w:p w14:paraId="18740A28" w14:textId="7D10BF3E" w:rsidR="00C7047F" w:rsidRDefault="004368BA" w:rsidP="008B4692">
            <w:pPr>
              <w:spacing w:after="160" w:line="259" w:lineRule="auto"/>
              <w:ind w:firstLine="0"/>
              <w:jc w:val="center"/>
              <w:rPr>
                <w:szCs w:val="28"/>
              </w:rPr>
            </w:pPr>
            <w:proofErr w:type="spellStart"/>
            <w:r w:rsidRPr="004368BA">
              <w:rPr>
                <w:szCs w:val="28"/>
              </w:rPr>
              <w:t>Radius</w:t>
            </w:r>
            <w:proofErr w:type="spellEnd"/>
            <w:r w:rsidR="00C7047F">
              <w:rPr>
                <w:szCs w:val="28"/>
              </w:rPr>
              <w:t xml:space="preserve">, </w:t>
            </w:r>
            <m:oMath>
              <m:r>
                <w:rPr>
                  <w:rFonts w:ascii="Cambria Math" w:hAnsi="Cambria Math"/>
                  <w:szCs w:val="28"/>
                  <w:lang w:val="en-US"/>
                </w:rPr>
                <m:t>r</m:t>
              </m:r>
            </m:oMath>
          </w:p>
        </w:tc>
        <w:tc>
          <w:tcPr>
            <w:tcW w:w="2155" w:type="dxa"/>
            <w:vAlign w:val="center"/>
          </w:tcPr>
          <w:p w14:paraId="36B653EF" w14:textId="5A0E9C09" w:rsidR="00C7047F" w:rsidRPr="004368BA" w:rsidRDefault="004368BA" w:rsidP="008B4692">
            <w:pPr>
              <w:spacing w:after="160" w:line="259" w:lineRule="auto"/>
              <w:ind w:firstLine="0"/>
              <w:jc w:val="center"/>
              <w:rPr>
                <w:szCs w:val="28"/>
                <w:lang w:val="en-US"/>
              </w:rPr>
            </w:pPr>
            <w:r w:rsidRPr="00A21FEF">
              <w:rPr>
                <w:szCs w:val="28"/>
                <w:lang w:val="en-US"/>
              </w:rPr>
              <w:t>Center-of-mass vector</w:t>
            </w:r>
            <w:r w:rsidR="00C7047F" w:rsidRPr="004368BA">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oMath>
          </w:p>
        </w:tc>
        <w:tc>
          <w:tcPr>
            <w:tcW w:w="2113" w:type="dxa"/>
            <w:vAlign w:val="center"/>
          </w:tcPr>
          <w:p w14:paraId="0BBEC288" w14:textId="399C6B00" w:rsidR="00C7047F" w:rsidRPr="004368BA" w:rsidRDefault="004368BA" w:rsidP="008B4692">
            <w:pPr>
              <w:spacing w:after="160" w:line="259" w:lineRule="auto"/>
              <w:ind w:firstLine="0"/>
              <w:jc w:val="center"/>
              <w:rPr>
                <w:szCs w:val="28"/>
                <w:lang w:val="en-US"/>
              </w:rPr>
            </w:pPr>
            <w:r w:rsidRPr="004368BA">
              <w:rPr>
                <w:szCs w:val="28"/>
                <w:lang w:val="en-US"/>
              </w:rPr>
              <w:t>Buoyancy center vector</w:t>
            </w:r>
            <w:r w:rsidR="00C7047F" w:rsidRPr="004368BA">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oMath>
          </w:p>
        </w:tc>
        <w:tc>
          <w:tcPr>
            <w:tcW w:w="1926" w:type="dxa"/>
            <w:vAlign w:val="center"/>
          </w:tcPr>
          <w:p w14:paraId="3039928E" w14:textId="375ED576" w:rsidR="00C7047F" w:rsidRPr="00F51040" w:rsidRDefault="004368BA" w:rsidP="008B4692">
            <w:pPr>
              <w:spacing w:after="160" w:line="259" w:lineRule="auto"/>
              <w:ind w:firstLine="0"/>
              <w:jc w:val="center"/>
              <w:rPr>
                <w:szCs w:val="28"/>
                <w:lang w:val="en-US"/>
              </w:rPr>
            </w:pPr>
            <w:r w:rsidRPr="004368BA">
              <w:rPr>
                <w:szCs w:val="28"/>
                <w:lang w:val="en-US"/>
              </w:rPr>
              <w:t>Buoyancy</w:t>
            </w:r>
            <w:r w:rsidR="00C7047F">
              <w:rPr>
                <w:szCs w:val="28"/>
              </w:rPr>
              <w:t xml:space="preserve">, </w:t>
            </w:r>
            <m:oMath>
              <m:r>
                <w:rPr>
                  <w:rFonts w:ascii="Cambria Math" w:hAnsi="Cambria Math"/>
                  <w:szCs w:val="28"/>
                  <w:lang w:val="en-US"/>
                </w:rPr>
                <m:t>B</m:t>
              </m:r>
            </m:oMath>
          </w:p>
        </w:tc>
      </w:tr>
      <w:tr w:rsidR="00C7047F" w:rsidRPr="00F51040" w14:paraId="07264CA8" w14:textId="77777777" w:rsidTr="004368BA">
        <w:tc>
          <w:tcPr>
            <w:tcW w:w="1271" w:type="dxa"/>
            <w:vAlign w:val="center"/>
          </w:tcPr>
          <w:p w14:paraId="519ADAF6" w14:textId="103392CC" w:rsidR="00C7047F" w:rsidRPr="00E061E6" w:rsidRDefault="00E53CA7" w:rsidP="008B4692">
            <w:pPr>
              <w:spacing w:after="160" w:line="259" w:lineRule="auto"/>
              <w:ind w:firstLine="0"/>
              <w:jc w:val="center"/>
              <w:rPr>
                <w:szCs w:val="28"/>
              </w:rPr>
            </w:pPr>
            <w:r>
              <w:rPr>
                <w:szCs w:val="28"/>
              </w:rPr>
              <w:t>12</w:t>
            </w:r>
            <w:r w:rsidR="00C7047F">
              <w:rPr>
                <w:szCs w:val="28"/>
                <w:lang w:val="en-US"/>
              </w:rPr>
              <w:t xml:space="preserve"> </w:t>
            </w:r>
            <w:r w:rsidR="004368BA">
              <w:rPr>
                <w:szCs w:val="28"/>
                <w:lang w:val="en-US"/>
              </w:rPr>
              <w:t>kg</w:t>
            </w:r>
          </w:p>
        </w:tc>
        <w:tc>
          <w:tcPr>
            <w:tcW w:w="1348" w:type="dxa"/>
            <w:vAlign w:val="center"/>
          </w:tcPr>
          <w:p w14:paraId="3CCEEFF3" w14:textId="210A8307" w:rsidR="00C7047F" w:rsidRPr="004368BA" w:rsidRDefault="00E53CA7" w:rsidP="008B4692">
            <w:pPr>
              <w:spacing w:after="160" w:line="259" w:lineRule="auto"/>
              <w:ind w:firstLine="0"/>
              <w:jc w:val="center"/>
              <w:rPr>
                <w:szCs w:val="28"/>
                <w:lang w:val="en-US"/>
              </w:rPr>
            </w:pPr>
            <w:r>
              <w:rPr>
                <w:szCs w:val="28"/>
              </w:rPr>
              <w:t>0</w:t>
            </w:r>
            <w:r w:rsidR="00C7047F">
              <w:rPr>
                <w:szCs w:val="28"/>
              </w:rPr>
              <w:t>.</w:t>
            </w:r>
            <w:r>
              <w:rPr>
                <w:szCs w:val="28"/>
              </w:rPr>
              <w:t>36</w:t>
            </w:r>
            <w:r w:rsidR="00C7047F">
              <w:rPr>
                <w:szCs w:val="28"/>
              </w:rPr>
              <w:t xml:space="preserve"> </w:t>
            </w:r>
            <w:r w:rsidR="004368BA">
              <w:rPr>
                <w:szCs w:val="28"/>
                <w:lang w:val="en-US"/>
              </w:rPr>
              <w:t>m</w:t>
            </w:r>
          </w:p>
        </w:tc>
        <w:tc>
          <w:tcPr>
            <w:tcW w:w="1383" w:type="dxa"/>
            <w:vAlign w:val="center"/>
          </w:tcPr>
          <w:p w14:paraId="69D81C49" w14:textId="49736F0E" w:rsidR="00C7047F" w:rsidRPr="004368BA" w:rsidRDefault="00C7047F" w:rsidP="008B4692">
            <w:pPr>
              <w:spacing w:after="160" w:line="259" w:lineRule="auto"/>
              <w:ind w:firstLine="0"/>
              <w:jc w:val="center"/>
              <w:rPr>
                <w:szCs w:val="28"/>
                <w:lang w:val="en-US"/>
              </w:rPr>
            </w:pPr>
            <w:r>
              <w:rPr>
                <w:szCs w:val="28"/>
              </w:rPr>
              <w:t>0</w:t>
            </w:r>
            <w:r w:rsidR="004368BA">
              <w:rPr>
                <w:szCs w:val="28"/>
                <w:lang w:val="en-US"/>
              </w:rPr>
              <w:t>.</w:t>
            </w:r>
            <w:r w:rsidR="00E53CA7">
              <w:rPr>
                <w:szCs w:val="28"/>
              </w:rPr>
              <w:t>08</w:t>
            </w:r>
            <w:r>
              <w:rPr>
                <w:szCs w:val="28"/>
              </w:rPr>
              <w:t xml:space="preserve"> </w:t>
            </w:r>
            <w:r w:rsidR="004368BA">
              <w:rPr>
                <w:szCs w:val="28"/>
                <w:lang w:val="en-US"/>
              </w:rPr>
              <w:t>m</w:t>
            </w:r>
          </w:p>
        </w:tc>
        <w:tc>
          <w:tcPr>
            <w:tcW w:w="2155" w:type="dxa"/>
            <w:vAlign w:val="center"/>
          </w:tcPr>
          <w:p w14:paraId="22C202A6" w14:textId="09F68B3F" w:rsidR="00C7047F" w:rsidRDefault="009F589E" w:rsidP="008B4692">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-0.16</m:t>
                              </m:r>
                            </m:e>
                          </m:mr>
                        </m:m>
                      </m:e>
                    </m:d>
                  </m:e>
                  <m:sup>
                    <m:r>
                      <w:rPr>
                        <w:rFonts w:ascii="Cambria Math" w:hAnsi="Cambria Math"/>
                        <w:szCs w:val="28"/>
                      </w:rPr>
                      <m:t>T</m:t>
                    </m:r>
                  </m:sup>
                </m:sSup>
              </m:oMath>
            </m:oMathPara>
          </w:p>
        </w:tc>
        <w:tc>
          <w:tcPr>
            <w:tcW w:w="2113" w:type="dxa"/>
            <w:vAlign w:val="center"/>
          </w:tcPr>
          <w:p w14:paraId="07EC63E3" w14:textId="110BBD4D" w:rsidR="00C7047F" w:rsidRDefault="009F589E" w:rsidP="008B4692">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.21</m:t>
                        </m:r>
                      </m:e>
                    </m:d>
                  </m:e>
                  <m:sup>
                    <m:r>
                      <w:rPr>
                        <w:rFonts w:ascii="Cambria Math" w:hAnsi="Cambria Math"/>
                        <w:szCs w:val="28"/>
                      </w:rPr>
                      <m:t>T</m:t>
                    </m:r>
                  </m:sup>
                </m:sSup>
              </m:oMath>
            </m:oMathPara>
          </w:p>
        </w:tc>
        <w:tc>
          <w:tcPr>
            <w:tcW w:w="1926" w:type="dxa"/>
            <w:vAlign w:val="center"/>
          </w:tcPr>
          <w:p w14:paraId="12C0BD2E" w14:textId="0E586DA9" w:rsidR="00C7047F" w:rsidRPr="004368BA" w:rsidRDefault="00E53CA7" w:rsidP="008B4692">
            <w:pPr>
              <w:spacing w:after="160" w:line="259" w:lineRule="auto"/>
              <w:ind w:firstLine="0"/>
              <w:jc w:val="center"/>
              <w:rPr>
                <w:rFonts w:ascii="Cambria Math" w:hAnsi="Cambria Math"/>
                <w:iCs/>
                <w:szCs w:val="28"/>
                <w:lang w:val="en-US"/>
              </w:rPr>
            </w:pPr>
            <w:r>
              <w:rPr>
                <w:szCs w:val="28"/>
              </w:rPr>
              <w:t>17</w:t>
            </w:r>
            <w:r w:rsidR="00FA6C3A">
              <w:rPr>
                <w:szCs w:val="28"/>
                <w:lang w:val="en-US"/>
              </w:rPr>
              <w:t>1</w:t>
            </w:r>
            <w:r w:rsidR="00C7047F">
              <w:rPr>
                <w:szCs w:val="28"/>
              </w:rPr>
              <w:t>,</w:t>
            </w:r>
            <w:r w:rsidR="00C7047F">
              <w:rPr>
                <w:szCs w:val="28"/>
                <w:lang w:val="en-US"/>
              </w:rPr>
              <w:t xml:space="preserve"> </w:t>
            </w:r>
            <w:r w:rsidR="004368BA">
              <w:rPr>
                <w:szCs w:val="28"/>
                <w:lang w:val="en-US"/>
              </w:rPr>
              <w:t>N</w:t>
            </w:r>
          </w:p>
        </w:tc>
      </w:tr>
    </w:tbl>
    <w:p w14:paraId="6DB3720E" w14:textId="77777777" w:rsidR="00DF6043" w:rsidRPr="00DF6043" w:rsidRDefault="00DF6043" w:rsidP="00DF2DDC">
      <w:pPr>
        <w:spacing w:after="160" w:line="259" w:lineRule="auto"/>
        <w:ind w:firstLine="0"/>
        <w:rPr>
          <w:szCs w:val="28"/>
        </w:rPr>
      </w:pPr>
    </w:p>
    <w:p w14:paraId="6CA000EF" w14:textId="0185B7A4" w:rsidR="00EB2B79" w:rsidRPr="00810942" w:rsidRDefault="00810942" w:rsidP="00EB2B79">
      <w:pPr>
        <w:spacing w:after="160" w:line="259" w:lineRule="auto"/>
        <w:ind w:firstLine="709"/>
        <w:rPr>
          <w:szCs w:val="28"/>
          <w:lang w:val="en-US"/>
        </w:rPr>
      </w:pPr>
      <w:r w:rsidRPr="00810942">
        <w:rPr>
          <w:szCs w:val="28"/>
          <w:lang w:val="en-US"/>
        </w:rPr>
        <w:t>Given that the buoy has a cylindrical shape, it is possible to describe its dynamics similar to MMT-300, except that the inertia tensor is rotated and defined as</w:t>
      </w:r>
    </w:p>
    <w:p w14:paraId="5150C869" w14:textId="77777777" w:rsidR="00EB2B79" w:rsidRPr="00810942" w:rsidRDefault="00EB2B79" w:rsidP="00EB2B79">
      <w:pPr>
        <w:ind w:firstLine="709"/>
        <w:rPr>
          <w:iCs/>
          <w:szCs w:val="28"/>
          <w:lang w:val="en-US"/>
        </w:rPr>
      </w:pPr>
    </w:p>
    <w:p w14:paraId="23253A17" w14:textId="06F79A88" w:rsidR="00EB2B79" w:rsidRPr="000D2085" w:rsidRDefault="009F589E" w:rsidP="00EB2B79">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rSpRule m:val="4"/>
                      <m:rSp m:val="2"/>
                      <m:cGpRule m:val="4"/>
                      <m:cGp m:val="1"/>
                      <m:mcs>
                        <m:mc>
                          <m:mcPr>
                            <m:count m:val="3"/>
                            <m:mcJc m:val="center"/>
                          </m:mcPr>
                        </m:mc>
                      </m:mcs>
                      <m:ctrlPr>
                        <w:rPr>
                          <w:rFonts w:ascii="Cambria Math" w:hAnsi="Cambria Math"/>
                          <w:i/>
                          <w:sz w:val="26"/>
                          <w:szCs w:val="26"/>
                        </w:rPr>
                      </m:ctrlPr>
                    </m:mPr>
                    <m:m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mr>
                  </m:m>
                </m:e>
              </m:d>
              <m:r>
                <w:rPr>
                  <w:rFonts w:ascii="Cambria Math" w:hAnsi="Cambria Math"/>
                  <w:sz w:val="26"/>
                  <w:szCs w:val="26"/>
                </w:rPr>
                <m:t>.</m:t>
              </m:r>
            </m:e>
          </m:eqArr>
        </m:oMath>
      </m:oMathPara>
    </w:p>
    <w:p w14:paraId="725A7A7F" w14:textId="71191961" w:rsidR="00AF057C" w:rsidRDefault="00EB2B79" w:rsidP="00E53CA7">
      <w:pPr>
        <w:spacing w:after="160" w:line="259" w:lineRule="auto"/>
        <w:ind w:firstLine="0"/>
        <w:rPr>
          <w:b/>
          <w:bCs/>
          <w:szCs w:val="28"/>
        </w:rPr>
      </w:pPr>
      <w:r>
        <w:rPr>
          <w:b/>
          <w:bCs/>
          <w:szCs w:val="28"/>
        </w:rPr>
        <w:tab/>
      </w:r>
    </w:p>
    <w:p w14:paraId="51E66E63" w14:textId="77777777" w:rsidR="008530FD" w:rsidRDefault="008530FD" w:rsidP="00E76519">
      <w:pPr>
        <w:spacing w:after="160" w:line="259" w:lineRule="auto"/>
        <w:ind w:firstLine="709"/>
        <w:rPr>
          <w:b/>
          <w:bCs/>
          <w:szCs w:val="28"/>
        </w:rPr>
      </w:pPr>
    </w:p>
    <w:p w14:paraId="02919A6B" w14:textId="64134261" w:rsidR="00B5349D" w:rsidRPr="008530FD" w:rsidRDefault="004A4E74" w:rsidP="00E76519">
      <w:pPr>
        <w:spacing w:after="160" w:line="259" w:lineRule="auto"/>
        <w:ind w:firstLine="709"/>
        <w:rPr>
          <w:b/>
          <w:bCs/>
          <w:szCs w:val="28"/>
          <w:lang w:val="en-US"/>
        </w:rPr>
      </w:pPr>
      <w:r w:rsidRPr="008530FD">
        <w:rPr>
          <w:b/>
          <w:bCs/>
          <w:szCs w:val="28"/>
          <w:lang w:val="en-US"/>
        </w:rPr>
        <w:lastRenderedPageBreak/>
        <w:t>DESCRIPTION OF ON-BOARD SENSORS</w:t>
      </w:r>
    </w:p>
    <w:p w14:paraId="4BE42C6C" w14:textId="15CF54B0" w:rsidR="00753636" w:rsidRPr="0058333E" w:rsidRDefault="00E76519" w:rsidP="00753636">
      <w:pPr>
        <w:spacing w:after="160" w:line="259" w:lineRule="auto"/>
        <w:ind w:firstLine="0"/>
        <w:rPr>
          <w:lang w:val="en-US"/>
        </w:rPr>
      </w:pPr>
      <w:r w:rsidRPr="008530FD">
        <w:rPr>
          <w:b/>
          <w:bCs/>
          <w:szCs w:val="28"/>
          <w:lang w:val="en-US"/>
        </w:rPr>
        <w:tab/>
      </w:r>
      <w:r w:rsidR="000F21B3" w:rsidRPr="000F21B3">
        <w:rPr>
          <w:lang w:val="en-US"/>
        </w:rPr>
        <w:t>No one sensor can measure perfectly, i.e., without errors. An error is the difference between the true value and the actual measured value. Sensor errors are divided into random and systematic components. Random components are also called random measurement errors</w:t>
      </w:r>
      <w:r w:rsidRPr="000F21B3">
        <w:rPr>
          <w:lang w:val="en-US"/>
        </w:rPr>
        <w:t xml:space="preserve">. </w:t>
      </w:r>
      <w:r w:rsidR="0058333E" w:rsidRPr="0058333E">
        <w:rPr>
          <w:lang w:val="en-US"/>
        </w:rPr>
        <w:t>Their specific realization at a particular time cannot be predicted; it is only possible to describe a general pattern of their behavior. The mathematical model of random components is defined as a sequence of the white noise counts sum with Markov process counts or flicker noise [24]. Determining the characteristics of the random processes allows us to correctly describe their dynamics when integrating the IMU with other sensors, improving the filtering quality</w:t>
      </w:r>
      <w:r w:rsidRPr="0058333E">
        <w:rPr>
          <w:lang w:val="en-US"/>
        </w:rPr>
        <w:t>.</w:t>
      </w:r>
    </w:p>
    <w:p w14:paraId="315D152F" w14:textId="4D178F41" w:rsidR="00753636" w:rsidRPr="00A304AD" w:rsidRDefault="00B5349D" w:rsidP="00C0677F">
      <w:pPr>
        <w:spacing w:after="160" w:line="259" w:lineRule="auto"/>
        <w:ind w:firstLine="0"/>
        <w:rPr>
          <w:b/>
          <w:bCs/>
          <w:szCs w:val="28"/>
          <w:lang w:val="en-US"/>
        </w:rPr>
      </w:pPr>
      <w:r w:rsidRPr="0058333E">
        <w:rPr>
          <w:b/>
          <w:bCs/>
          <w:szCs w:val="28"/>
          <w:lang w:val="en-US"/>
        </w:rPr>
        <w:tab/>
      </w:r>
      <w:r w:rsidR="008C02D1" w:rsidRPr="00A304AD">
        <w:rPr>
          <w:b/>
          <w:bCs/>
          <w:szCs w:val="28"/>
          <w:lang w:val="en-US"/>
        </w:rPr>
        <w:t>Inertial sensors</w:t>
      </w:r>
    </w:p>
    <w:p w14:paraId="7105BFBA" w14:textId="74D4A4A5" w:rsidR="005C360B" w:rsidRPr="008240EA" w:rsidRDefault="008240EA" w:rsidP="00EE5FF5">
      <w:pPr>
        <w:spacing w:after="160" w:line="259" w:lineRule="auto"/>
        <w:ind w:firstLine="709"/>
        <w:rPr>
          <w:lang w:val="en-US"/>
        </w:rPr>
      </w:pPr>
      <w:r w:rsidRPr="008240EA">
        <w:rPr>
          <w:lang w:val="en-US"/>
        </w:rPr>
        <w:t xml:space="preserve">When combining the IMU with other sensors, the </w:t>
      </w:r>
      <w:proofErr w:type="spellStart"/>
      <w:r w:rsidRPr="008240EA">
        <w:rPr>
          <w:lang w:val="en-US"/>
        </w:rPr>
        <w:t>zeropoint</w:t>
      </w:r>
      <w:proofErr w:type="spellEnd"/>
      <w:r w:rsidRPr="008240EA">
        <w:rPr>
          <w:lang w:val="en-US"/>
        </w:rPr>
        <w:t xml:space="preserve"> bias of accelerometers and gyroscopes are included in the vector of estimated parameters: this allows to take into account their random component, which is the main source of positioning errors after compensating for other systematic errors. Temperature has the greatest effect on the zero-offset of MEMS</w:t>
      </w:r>
      <w:r>
        <w:rPr>
          <w:lang w:val="en-US"/>
        </w:rPr>
        <w:t>-</w:t>
      </w:r>
      <w:r w:rsidRPr="008240EA">
        <w:rPr>
          <w:lang w:val="en-US"/>
        </w:rPr>
        <w:t xml:space="preserve">sensors; at the same time, its influence on the axis </w:t>
      </w:r>
      <w:proofErr w:type="spellStart"/>
      <w:r w:rsidRPr="008240EA">
        <w:rPr>
          <w:lang w:val="en-US"/>
        </w:rPr>
        <w:t>unorthogonality</w:t>
      </w:r>
      <w:proofErr w:type="spellEnd"/>
      <w:r w:rsidRPr="008240EA">
        <w:rPr>
          <w:lang w:val="en-US"/>
        </w:rPr>
        <w:t xml:space="preserve"> and scale coefficient errors is limited</w:t>
      </w:r>
      <w:r w:rsidR="005C360B" w:rsidRPr="008240EA">
        <w:rPr>
          <w:lang w:val="en-US"/>
        </w:rPr>
        <w:t>.</w:t>
      </w:r>
    </w:p>
    <w:p w14:paraId="01D06ED0" w14:textId="1DB95BA6" w:rsidR="00753636" w:rsidRPr="00140DC6" w:rsidRDefault="00140DC6" w:rsidP="00753636">
      <w:pPr>
        <w:spacing w:after="160" w:line="259" w:lineRule="auto"/>
        <w:ind w:firstLine="709"/>
        <w:rPr>
          <w:iCs/>
          <w:lang w:val="en-US"/>
        </w:rPr>
      </w:pPr>
      <w:r w:rsidRPr="00140DC6">
        <w:rPr>
          <w:iCs/>
          <w:lang w:val="en-US"/>
        </w:rPr>
        <w:t>The output vector of velocity measurements from the 3-axis accelerometer unit is modeled as</w:t>
      </w:r>
    </w:p>
    <w:p w14:paraId="473DB502" w14:textId="54B8F84C" w:rsidR="00753636" w:rsidRPr="00A304AD" w:rsidRDefault="009F589E" w:rsidP="00D20C3B">
      <w:pPr>
        <w:spacing w:after="160" w:line="259" w:lineRule="auto"/>
        <w:ind w:firstLine="0"/>
        <w:jc w:val="center"/>
        <w:rPr>
          <w:szCs w:val="28"/>
          <w:lang w:val="en-US"/>
        </w:rPr>
      </w:pPr>
      <m:oMath>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lang w:val="en-US"/>
                  </w:rPr>
                  <m:t>ν</m:t>
                </m:r>
              </m:e>
            </m:acc>
          </m:e>
          <m:sub>
            <m:r>
              <w:rPr>
                <w:rFonts w:ascii="Cambria Math" w:hAnsi="Cambria Math"/>
                <w:szCs w:val="28"/>
              </w:rPr>
              <m:t>IMU</m:t>
            </m:r>
          </m:sub>
        </m:sSub>
        <m:r>
          <w:rPr>
            <w:rFonts w:ascii="Cambria Math" w:hAnsi="Cambria Math"/>
            <w:szCs w:val="28"/>
            <w:lang w:val="en-US"/>
          </w:rPr>
          <m:t>=</m:t>
        </m:r>
        <m:r>
          <w:rPr>
            <w:rFonts w:ascii="Cambria Math" w:hAnsi="Cambria Math"/>
            <w:lang w:val="en-US"/>
          </w:rPr>
          <m:t>ν</m:t>
        </m:r>
        <m:r>
          <w:rPr>
            <w:rFonts w:ascii="Cambria Math" w:hAnsi="Cambria Math"/>
            <w:lang w:val="en-US"/>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IMU</m:t>
            </m:r>
          </m:sub>
        </m:sSub>
        <m:r>
          <w:rPr>
            <w:rFonts w:ascii="Cambria Math" w:hAnsi="Cambria Math"/>
            <w:szCs w:val="28"/>
            <w:lang w:val="en-US"/>
          </w:rPr>
          <m:t>+</m:t>
        </m:r>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IMU</m:t>
            </m:r>
          </m:sub>
        </m:sSub>
      </m:oMath>
      <w:r w:rsidR="00D20C3B" w:rsidRPr="00A304AD">
        <w:rPr>
          <w:szCs w:val="28"/>
          <w:lang w:val="en-US"/>
        </w:rPr>
        <w:t>,</w:t>
      </w:r>
    </w:p>
    <w:p w14:paraId="571A6DB9" w14:textId="383777FB" w:rsidR="00D20C3B" w:rsidRPr="00626CA1" w:rsidRDefault="00626CA1" w:rsidP="00753636">
      <w:pPr>
        <w:spacing w:after="160" w:line="259" w:lineRule="auto"/>
        <w:ind w:firstLine="0"/>
        <w:rPr>
          <w:iCs/>
          <w:lang w:val="en-US"/>
        </w:rPr>
      </w:pPr>
      <w:r>
        <w:rPr>
          <w:iCs/>
          <w:szCs w:val="28"/>
          <w:lang w:val="en-US"/>
        </w:rPr>
        <w:t>where</w:t>
      </w:r>
      <w:r w:rsidR="00D20C3B" w:rsidRPr="00626CA1">
        <w:rPr>
          <w:iCs/>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IMU</m:t>
            </m:r>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rPr>
                  <m:t>IMU</m:t>
                </m:r>
              </m:sub>
              <m:sup>
                <m:r>
                  <w:rPr>
                    <w:rFonts w:ascii="Cambria Math" w:hAnsi="Cambria Math"/>
                    <w:lang w:val="en-US"/>
                  </w:rPr>
                  <m:t>2</m:t>
                </m:r>
              </m:sup>
            </m:sSubSup>
          </m:e>
        </m:d>
      </m:oMath>
      <w:r w:rsidR="00D20C3B" w:rsidRPr="00626CA1">
        <w:rPr>
          <w:szCs w:val="28"/>
          <w:lang w:val="en-US"/>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lang w:val="en-US"/>
              </w:rPr>
              <m:t>IMU</m:t>
            </m:r>
          </m:sub>
          <m:sup>
            <m:r>
              <w:rPr>
                <w:rFonts w:ascii="Cambria Math" w:hAnsi="Cambria Math"/>
                <w:lang w:val="en-US"/>
              </w:rPr>
              <m:t>2</m:t>
            </m:r>
          </m:sup>
        </m:sSubSup>
      </m:oMath>
      <w:r w:rsidR="00D20C3B" w:rsidRPr="00626CA1">
        <w:rPr>
          <w:szCs w:val="28"/>
          <w:lang w:val="en-US"/>
        </w:rPr>
        <w:t xml:space="preserve"> – </w:t>
      </w:r>
      <w:r w:rsidRPr="00626CA1">
        <w:rPr>
          <w:lang w:val="en-US"/>
        </w:rPr>
        <w:t>RMS error of the accelerometer</w:t>
      </w:r>
      <w:r w:rsidR="00D20C3B" w:rsidRPr="00626CA1">
        <w:rPr>
          <w:lang w:val="en-US"/>
        </w:rPr>
        <w:t xml:space="preserve">, </w:t>
      </w:r>
      <m:oMath>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GYRO</m:t>
            </m:r>
          </m:sub>
        </m:sSub>
      </m:oMath>
      <w:r w:rsidR="00D20C3B" w:rsidRPr="00626CA1">
        <w:rPr>
          <w:szCs w:val="28"/>
          <w:lang w:val="en-US"/>
        </w:rPr>
        <w:t xml:space="preserve"> – </w:t>
      </w:r>
      <w:r w:rsidRPr="00626CA1">
        <w:rPr>
          <w:szCs w:val="28"/>
          <w:lang w:val="en-US"/>
        </w:rPr>
        <w:t>is acceleration bias, which is modeled as a 1st-order Markov process</w:t>
      </w:r>
      <w:r w:rsidR="00D20C3B" w:rsidRPr="00626CA1">
        <w:rPr>
          <w:szCs w:val="28"/>
          <w:lang w:val="en-US"/>
        </w:rPr>
        <w:t>.</w:t>
      </w:r>
    </w:p>
    <w:p w14:paraId="2F656440" w14:textId="647922CD" w:rsidR="00D0128F" w:rsidRPr="00626CA1" w:rsidRDefault="00626CA1" w:rsidP="00D0128F">
      <w:pPr>
        <w:spacing w:after="160" w:line="259" w:lineRule="auto"/>
        <w:ind w:firstLine="709"/>
        <w:rPr>
          <w:iCs/>
          <w:lang w:val="en-US"/>
        </w:rPr>
      </w:pPr>
      <w:r w:rsidRPr="00626CA1">
        <w:rPr>
          <w:iCs/>
          <w:lang w:val="en-US"/>
        </w:rPr>
        <w:t>Similarly, the real output of the gyroscope is defined as</w:t>
      </w:r>
    </w:p>
    <w:p w14:paraId="5523DCD9" w14:textId="0A9A2FAA" w:rsidR="00D0128F" w:rsidRPr="00A304AD" w:rsidRDefault="009F589E" w:rsidP="00D0128F">
      <w:pPr>
        <w:spacing w:after="160" w:line="259" w:lineRule="auto"/>
        <w:ind w:firstLine="0"/>
        <w:jc w:val="center"/>
        <w:rPr>
          <w:iCs/>
          <w:szCs w:val="28"/>
          <w:lang w:val="en-US"/>
        </w:rPr>
      </w:pPr>
      <m:oMath>
        <m:sSub>
          <m:sSubPr>
            <m:ctrlPr>
              <w:rPr>
                <w:rFonts w:ascii="Cambria Math" w:hAnsi="Cambria Math"/>
                <w:i/>
                <w:szCs w:val="28"/>
              </w:rPr>
            </m:ctrlPr>
          </m:sSubPr>
          <m:e>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GB"/>
                      </w:rPr>
                      <m:t>η</m:t>
                    </m:r>
                  </m:e>
                </m:acc>
              </m:e>
              <m:sub>
                <m:r>
                  <w:rPr>
                    <w:rFonts w:ascii="Cambria Math" w:hAnsi="Cambria Math"/>
                    <w:szCs w:val="28"/>
                    <w:lang w:val="en-US"/>
                  </w:rPr>
                  <m:t>2</m:t>
                </m:r>
              </m:sub>
            </m:sSub>
          </m:e>
          <m:sub>
            <m:r>
              <w:rPr>
                <w:rFonts w:ascii="Cambria Math" w:hAnsi="Cambria Math"/>
                <w:szCs w:val="28"/>
                <w:lang w:val="en-US"/>
              </w:rPr>
              <m:t>GYRO</m:t>
            </m:r>
          </m:sub>
        </m:sSub>
        <m:r>
          <w:rPr>
            <w:rFonts w:ascii="Cambria Math" w:hAnsi="Cambria Math"/>
            <w:szCs w:val="28"/>
            <w:lang w:val="en-US"/>
          </w:rPr>
          <m:t>=</m:t>
        </m:r>
        <m:sSub>
          <m:sSubPr>
            <m:ctrlPr>
              <w:rPr>
                <w:rFonts w:ascii="Cambria Math" w:hAnsi="Cambria Math"/>
                <w:i/>
                <w:szCs w:val="28"/>
                <w:lang w:val="en-GB"/>
              </w:rPr>
            </m:ctrlPr>
          </m:sSubPr>
          <m:e>
            <m:r>
              <w:rPr>
                <w:rFonts w:ascii="Cambria Math" w:hAnsi="Cambria Math"/>
                <w:szCs w:val="28"/>
                <w:lang w:val="en-GB"/>
              </w:rPr>
              <m:t>η</m:t>
            </m:r>
          </m:e>
          <m:sub>
            <m:r>
              <w:rPr>
                <w:rFonts w:ascii="Cambria Math" w:hAnsi="Cambria Math"/>
                <w:szCs w:val="28"/>
                <w:lang w:val="en-US"/>
              </w:rPr>
              <m:t>2</m:t>
            </m:r>
          </m:sub>
        </m:sSub>
        <m:r>
          <w:rPr>
            <w:rFonts w:ascii="Cambria Math" w:hAnsi="Cambria Math"/>
            <w:szCs w:val="28"/>
            <w:lang w:val="en-US"/>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GYRO</m:t>
            </m:r>
          </m:sub>
        </m:sSub>
        <m:r>
          <w:rPr>
            <w:rFonts w:ascii="Cambria Math" w:hAnsi="Cambria Math"/>
            <w:szCs w:val="28"/>
            <w:lang w:val="en-US"/>
          </w:rPr>
          <m:t>+</m:t>
        </m:r>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GYRO</m:t>
            </m:r>
          </m:sub>
        </m:sSub>
      </m:oMath>
      <w:r w:rsidR="00D0128F" w:rsidRPr="00A304AD">
        <w:rPr>
          <w:iCs/>
          <w:szCs w:val="28"/>
          <w:lang w:val="en-US"/>
        </w:rPr>
        <w:t>,</w:t>
      </w:r>
    </w:p>
    <w:p w14:paraId="3FA2FA8A" w14:textId="1203A970" w:rsidR="00657D9C" w:rsidRPr="00463B27" w:rsidRDefault="00626CA1" w:rsidP="00C0677F">
      <w:pPr>
        <w:spacing w:after="160" w:line="259" w:lineRule="auto"/>
        <w:ind w:firstLine="0"/>
        <w:rPr>
          <w:iCs/>
          <w:lang w:val="en-US"/>
        </w:rPr>
      </w:pPr>
      <w:r>
        <w:rPr>
          <w:iCs/>
          <w:szCs w:val="28"/>
          <w:lang w:val="en-US"/>
        </w:rPr>
        <w:t>where</w:t>
      </w:r>
      <w:r w:rsidR="00D0128F" w:rsidRPr="00463B27">
        <w:rPr>
          <w:iCs/>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GYRO</m:t>
            </m:r>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lang w:val="en-US"/>
                  </w:rPr>
                  <m:t>GYRO</m:t>
                </m:r>
              </m:sub>
              <m:sup>
                <m:r>
                  <w:rPr>
                    <w:rFonts w:ascii="Cambria Math" w:hAnsi="Cambria Math"/>
                    <w:lang w:val="en-US"/>
                  </w:rPr>
                  <m:t>2</m:t>
                </m:r>
              </m:sup>
            </m:sSubSup>
          </m:e>
        </m:d>
      </m:oMath>
      <w:r w:rsidR="00D0128F" w:rsidRPr="00463B27">
        <w:rPr>
          <w:szCs w:val="28"/>
          <w:lang w:val="en-US"/>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lang w:val="en-US"/>
              </w:rPr>
              <m:t>GYRO</m:t>
            </m:r>
          </m:sub>
          <m:sup>
            <m:r>
              <w:rPr>
                <w:rFonts w:ascii="Cambria Math" w:hAnsi="Cambria Math"/>
                <w:lang w:val="en-US"/>
              </w:rPr>
              <m:t>2</m:t>
            </m:r>
          </m:sup>
        </m:sSubSup>
      </m:oMath>
      <w:r w:rsidR="00D0128F" w:rsidRPr="00463B27">
        <w:rPr>
          <w:szCs w:val="28"/>
          <w:lang w:val="en-US"/>
        </w:rPr>
        <w:t xml:space="preserve"> – </w:t>
      </w:r>
      <w:r w:rsidRPr="00626CA1">
        <w:rPr>
          <w:lang w:val="en-US"/>
        </w:rPr>
        <w:t>RMS</w:t>
      </w:r>
      <w:r w:rsidRPr="00463B27">
        <w:rPr>
          <w:lang w:val="en-US"/>
        </w:rPr>
        <w:t xml:space="preserve"> </w:t>
      </w:r>
      <w:r w:rsidRPr="00626CA1">
        <w:rPr>
          <w:lang w:val="en-US"/>
        </w:rPr>
        <w:t>error</w:t>
      </w:r>
      <w:r w:rsidRPr="00463B27">
        <w:rPr>
          <w:lang w:val="en-US"/>
        </w:rPr>
        <w:t xml:space="preserve"> </w:t>
      </w:r>
      <w:r w:rsidRPr="00626CA1">
        <w:rPr>
          <w:lang w:val="en-US"/>
        </w:rPr>
        <w:t>of</w:t>
      </w:r>
      <w:r w:rsidRPr="00463B27">
        <w:rPr>
          <w:lang w:val="en-US"/>
        </w:rPr>
        <w:t xml:space="preserve"> </w:t>
      </w:r>
      <w:r w:rsidRPr="00626CA1">
        <w:rPr>
          <w:lang w:val="en-US"/>
        </w:rPr>
        <w:t>the</w:t>
      </w:r>
      <w:r w:rsidRPr="00463B27">
        <w:rPr>
          <w:lang w:val="en-US"/>
        </w:rPr>
        <w:t xml:space="preserve"> </w:t>
      </w:r>
      <w:r w:rsidRPr="00626CA1">
        <w:rPr>
          <w:lang w:val="en-US"/>
        </w:rPr>
        <w:t>accelerometer</w:t>
      </w:r>
      <w:r w:rsidR="00D0128F" w:rsidRPr="00463B27">
        <w:rPr>
          <w:lang w:val="en-US"/>
        </w:rPr>
        <w:t xml:space="preserve">, </w:t>
      </w:r>
      <m:oMath>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GYRO</m:t>
            </m:r>
          </m:sub>
        </m:sSub>
      </m:oMath>
      <w:r w:rsidR="00D0128F" w:rsidRPr="00463B27">
        <w:rPr>
          <w:szCs w:val="28"/>
          <w:lang w:val="en-US"/>
        </w:rPr>
        <w:t xml:space="preserve"> – </w:t>
      </w:r>
      <w:r w:rsidR="00463B27" w:rsidRPr="00626CA1">
        <w:rPr>
          <w:szCs w:val="28"/>
          <w:lang w:val="en-US"/>
        </w:rPr>
        <w:t xml:space="preserve">is </w:t>
      </w:r>
      <w:r w:rsidR="00463B27">
        <w:rPr>
          <w:szCs w:val="28"/>
          <w:lang w:val="en-US"/>
        </w:rPr>
        <w:t>gyroscope</w:t>
      </w:r>
      <w:r w:rsidR="00463B27" w:rsidRPr="00626CA1">
        <w:rPr>
          <w:szCs w:val="28"/>
          <w:lang w:val="en-US"/>
        </w:rPr>
        <w:t xml:space="preserve"> bias, which is modeled as a 1st-order Markov process</w:t>
      </w:r>
      <w:r w:rsidR="00D0128F" w:rsidRPr="00463B27">
        <w:rPr>
          <w:szCs w:val="28"/>
          <w:lang w:val="en-US"/>
        </w:rPr>
        <w:t>.</w:t>
      </w:r>
    </w:p>
    <w:p w14:paraId="1840B434" w14:textId="7D04FE67" w:rsidR="00B5349D" w:rsidRPr="005428E5" w:rsidRDefault="00C20DCD" w:rsidP="00B5349D">
      <w:pPr>
        <w:spacing w:after="160" w:line="259" w:lineRule="auto"/>
        <w:ind w:firstLine="709"/>
        <w:rPr>
          <w:b/>
          <w:bCs/>
          <w:lang w:val="en-US"/>
        </w:rPr>
      </w:pPr>
      <w:proofErr w:type="spellStart"/>
      <w:r w:rsidRPr="005428E5">
        <w:rPr>
          <w:b/>
          <w:bCs/>
          <w:lang w:val="en-US"/>
        </w:rPr>
        <w:t>Depthmeter</w:t>
      </w:r>
      <w:proofErr w:type="spellEnd"/>
      <w:r w:rsidRPr="005428E5">
        <w:rPr>
          <w:b/>
          <w:bCs/>
          <w:lang w:val="en-US"/>
        </w:rPr>
        <w:t xml:space="preserve"> (pressure sensor)</w:t>
      </w:r>
    </w:p>
    <w:p w14:paraId="4EA46E45" w14:textId="1DAD2C77" w:rsidR="00B5349D" w:rsidRPr="005428E5" w:rsidRDefault="005428E5" w:rsidP="00B5349D">
      <w:pPr>
        <w:spacing w:after="160" w:line="259" w:lineRule="auto"/>
        <w:ind w:firstLine="709"/>
        <w:rPr>
          <w:szCs w:val="28"/>
          <w:lang w:val="en-US"/>
        </w:rPr>
      </w:pPr>
      <w:r w:rsidRPr="005428E5">
        <w:rPr>
          <w:szCs w:val="28"/>
          <w:lang w:val="en-US"/>
        </w:rPr>
        <w:t>Depth and underwater pressure have a direct correlation. As the unit goes deeper into the water, the pressure readings increase linearly</w:t>
      </w:r>
      <w:r w:rsidR="00702034" w:rsidRPr="005428E5">
        <w:rPr>
          <w:szCs w:val="28"/>
          <w:lang w:val="en-US"/>
        </w:rPr>
        <w:t>.</w:t>
      </w:r>
    </w:p>
    <w:p w14:paraId="7D1BED68" w14:textId="2D783F4E" w:rsidR="009A4816" w:rsidRPr="005428E5" w:rsidRDefault="005428E5" w:rsidP="00B5349D">
      <w:pPr>
        <w:spacing w:after="160" w:line="259" w:lineRule="auto"/>
        <w:ind w:firstLine="709"/>
        <w:rPr>
          <w:szCs w:val="28"/>
          <w:lang w:val="en-US"/>
        </w:rPr>
      </w:pPr>
      <w:r w:rsidRPr="005428E5">
        <w:rPr>
          <w:szCs w:val="28"/>
          <w:lang w:val="en-US"/>
        </w:rPr>
        <w:t>The actual depth sensor output is simulated by adding noise to the actual depth</w:t>
      </w:r>
    </w:p>
    <w:p w14:paraId="525C1084" w14:textId="3528B003" w:rsidR="009A4816" w:rsidRPr="00A304AD" w:rsidRDefault="009F589E" w:rsidP="009A4816">
      <w:pPr>
        <w:spacing w:after="160" w:line="259" w:lineRule="auto"/>
        <w:ind w:firstLine="0"/>
        <w:jc w:val="center"/>
        <w:rPr>
          <w:iCs/>
          <w:szCs w:val="28"/>
          <w:lang w:val="en-US"/>
        </w:rPr>
      </w:pPr>
      <m:oMath>
        <m:acc>
          <m:accPr>
            <m:chr m:val="̃"/>
            <m:ctrlPr>
              <w:rPr>
                <w:rFonts w:ascii="Cambria Math" w:hAnsi="Cambria Math"/>
                <w:i/>
                <w:szCs w:val="28"/>
              </w:rPr>
            </m:ctrlPr>
          </m:accPr>
          <m:e>
            <m:r>
              <w:rPr>
                <w:rFonts w:ascii="Cambria Math" w:hAnsi="Cambria Math"/>
                <w:szCs w:val="28"/>
              </w:rPr>
              <m:t>z</m:t>
            </m:r>
          </m:e>
        </m:acc>
        <m:r>
          <w:rPr>
            <w:rFonts w:ascii="Cambria Math" w:hAnsi="Cambria Math"/>
            <w:szCs w:val="28"/>
            <w:lang w:val="en-US"/>
          </w:rPr>
          <m:t>=</m:t>
        </m:r>
        <m:r>
          <w:rPr>
            <w:rFonts w:ascii="Cambria Math" w:hAnsi="Cambria Math"/>
            <w:szCs w:val="28"/>
          </w:rPr>
          <m:t>z</m:t>
        </m:r>
        <m:r>
          <w:rPr>
            <w:rFonts w:ascii="Cambria Math" w:hAnsi="Cambria Math"/>
            <w:szCs w:val="28"/>
            <w:lang w:val="en-US"/>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z</m:t>
            </m:r>
          </m:sub>
        </m:sSub>
      </m:oMath>
      <w:r w:rsidR="009A4816" w:rsidRPr="00A304AD">
        <w:rPr>
          <w:iCs/>
          <w:szCs w:val="28"/>
          <w:lang w:val="en-US"/>
        </w:rPr>
        <w:t>,</w:t>
      </w:r>
    </w:p>
    <w:p w14:paraId="74F53C2D" w14:textId="2243C735" w:rsidR="009A4816" w:rsidRPr="005428E5" w:rsidRDefault="005428E5" w:rsidP="009A4816">
      <w:pPr>
        <w:spacing w:after="160" w:line="259" w:lineRule="auto"/>
        <w:ind w:firstLine="0"/>
        <w:rPr>
          <w:lang w:val="en-US"/>
        </w:rPr>
      </w:pPr>
      <w:r>
        <w:rPr>
          <w:szCs w:val="28"/>
          <w:lang w:val="en-US"/>
        </w:rPr>
        <w:t>where</w:t>
      </w:r>
      <w:r w:rsidR="009A4816" w:rsidRPr="005428E5">
        <w:rPr>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z</m:t>
            </m:r>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lang w:val="en-US"/>
                  </w:rPr>
                  <m:t>2</m:t>
                </m:r>
              </m:sup>
            </m:sSubSup>
          </m:e>
        </m:d>
      </m:oMath>
      <w:r w:rsidR="00D0128F" w:rsidRPr="005428E5">
        <w:rPr>
          <w:szCs w:val="28"/>
          <w:lang w:val="en-US"/>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lang w:val="en-US"/>
              </w:rPr>
              <m:t>2</m:t>
            </m:r>
          </m:sup>
        </m:sSubSup>
      </m:oMath>
      <w:r w:rsidR="009A4816" w:rsidRPr="005428E5">
        <w:rPr>
          <w:szCs w:val="28"/>
          <w:lang w:val="en-US"/>
        </w:rPr>
        <w:t xml:space="preserve"> – </w:t>
      </w:r>
      <w:r w:rsidRPr="005428E5">
        <w:rPr>
          <w:lang w:val="en-US"/>
        </w:rPr>
        <w:t>RMS error in depth</w:t>
      </w:r>
      <w:r w:rsidR="009A4816" w:rsidRPr="005428E5">
        <w:rPr>
          <w:lang w:val="en-US"/>
        </w:rPr>
        <w:t>.</w:t>
      </w:r>
    </w:p>
    <w:p w14:paraId="3C511522" w14:textId="2209C3F0" w:rsidR="00753636" w:rsidRPr="006350CA" w:rsidRDefault="002434AB" w:rsidP="00D0128F">
      <w:pPr>
        <w:spacing w:after="160" w:line="259" w:lineRule="auto"/>
        <w:ind w:firstLine="0"/>
        <w:rPr>
          <w:i/>
          <w:iCs/>
          <w:szCs w:val="28"/>
          <w:lang w:val="en-US"/>
        </w:rPr>
      </w:pPr>
      <w:r w:rsidRPr="005428E5">
        <w:rPr>
          <w:lang w:val="en-US"/>
        </w:rPr>
        <w:tab/>
      </w:r>
      <w:r w:rsidR="006350CA" w:rsidRPr="006350CA">
        <w:rPr>
          <w:lang w:val="en-US"/>
        </w:rPr>
        <w:t xml:space="preserve">Depth RMS for the used sensor is approximately defined as </w:t>
      </w:r>
      <m:oMath>
        <m:sSub>
          <m:sSubPr>
            <m:ctrlPr>
              <w:rPr>
                <w:rFonts w:ascii="Cambria Math" w:hAnsi="Cambria Math"/>
                <w:i/>
              </w:rPr>
            </m:ctrlPr>
          </m:sSubPr>
          <m:e>
            <m:r>
              <w:rPr>
                <w:rFonts w:ascii="Cambria Math" w:hAnsi="Cambria Math"/>
              </w:rPr>
              <m:t>σ</m:t>
            </m:r>
          </m:e>
          <m:sub>
            <m:r>
              <w:rPr>
                <w:rFonts w:ascii="Cambria Math" w:hAnsi="Cambria Math"/>
                <w:lang w:val="en-US"/>
              </w:rPr>
              <m:t>z</m:t>
            </m:r>
          </m:sub>
        </m:sSub>
        <m:r>
          <w:rPr>
            <w:rFonts w:ascii="Cambria Math" w:hAnsi="Cambria Math"/>
            <w:lang w:val="en-US"/>
          </w:rPr>
          <m:t>≈0.32</m:t>
        </m:r>
      </m:oMath>
      <w:r w:rsidR="006C54FC" w:rsidRPr="006350CA">
        <w:rPr>
          <w:lang w:val="en-US"/>
        </w:rPr>
        <w:t xml:space="preserve"> </w:t>
      </w:r>
      <w:r w:rsidR="006350CA">
        <w:rPr>
          <w:lang w:val="en-US"/>
        </w:rPr>
        <w:t>m</w:t>
      </w:r>
      <w:r w:rsidR="006C54FC" w:rsidRPr="006350CA">
        <w:rPr>
          <w:lang w:val="en-US"/>
        </w:rPr>
        <w:t xml:space="preserve">, </w:t>
      </w:r>
      <w:r w:rsidR="006350CA" w:rsidRPr="006350CA">
        <w:rPr>
          <w:lang w:val="en-US"/>
        </w:rPr>
        <w:t>then the variance is</w:t>
      </w:r>
      <w:r w:rsidR="006C54FC" w:rsidRPr="006350CA">
        <w:rPr>
          <w:lang w:val="en-US"/>
        </w:rPr>
        <w:t xml:space="preserve"> </w:t>
      </w:r>
      <m:oMath>
        <m:sSubSup>
          <m:sSubSupPr>
            <m:ctrlPr>
              <w:rPr>
                <w:rFonts w:ascii="Cambria Math" w:hAnsi="Cambria Math"/>
                <w:i/>
                <w:lang w:val="en-US"/>
              </w:rPr>
            </m:ctrlPr>
          </m:sSubSupPr>
          <m:e>
            <m:r>
              <w:rPr>
                <w:rFonts w:ascii="Cambria Math" w:hAnsi="Cambria Math"/>
              </w:rPr>
              <m:t>σ</m:t>
            </m:r>
            <m:ctrlPr>
              <w:rPr>
                <w:rFonts w:ascii="Cambria Math" w:hAnsi="Cambria Math"/>
                <w:i/>
              </w:rPr>
            </m:ctrlPr>
          </m:e>
          <m:sub>
            <m:r>
              <w:rPr>
                <w:rFonts w:ascii="Cambria Math" w:hAnsi="Cambria Math"/>
                <w:lang w:val="en-US"/>
              </w:rPr>
              <m:t>z</m:t>
            </m:r>
          </m:sub>
          <m:sup>
            <m:r>
              <w:rPr>
                <w:rFonts w:ascii="Cambria Math" w:hAnsi="Cambria Math"/>
                <w:lang w:val="en-US"/>
              </w:rPr>
              <m:t>2</m:t>
            </m:r>
          </m:sup>
        </m:sSubSup>
        <m:r>
          <w:rPr>
            <w:rFonts w:ascii="Cambria Math" w:hAnsi="Cambria Math"/>
            <w:lang w:val="en-US"/>
          </w:rPr>
          <m:t>=0.102</m:t>
        </m:r>
      </m:oMath>
      <w:r w:rsidR="006C54FC" w:rsidRPr="006350CA">
        <w:rPr>
          <w:lang w:val="en-US"/>
        </w:rPr>
        <w:t xml:space="preserve"> </w:t>
      </w:r>
      <w:r w:rsidR="006350CA">
        <w:rPr>
          <w:lang w:val="en-US"/>
        </w:rPr>
        <w:t>m</w:t>
      </w:r>
      <w:r w:rsidR="006C54FC" w:rsidRPr="006350CA">
        <w:rPr>
          <w:lang w:val="en-US"/>
        </w:rPr>
        <w:t>.</w:t>
      </w:r>
    </w:p>
    <w:p w14:paraId="7207A1D2" w14:textId="036D410F" w:rsidR="00B5349D" w:rsidRPr="006F3B2E" w:rsidRDefault="006F3B2E" w:rsidP="00B5349D">
      <w:pPr>
        <w:spacing w:after="160" w:line="259" w:lineRule="auto"/>
        <w:ind w:firstLine="709"/>
        <w:rPr>
          <w:b/>
          <w:bCs/>
          <w:szCs w:val="28"/>
          <w:lang w:val="en-US"/>
        </w:rPr>
      </w:pPr>
      <w:r w:rsidRPr="006F3B2E">
        <w:rPr>
          <w:b/>
          <w:bCs/>
          <w:szCs w:val="28"/>
          <w:lang w:val="en-US"/>
        </w:rPr>
        <w:lastRenderedPageBreak/>
        <w:t>Doppler velocity l</w:t>
      </w:r>
      <w:r>
        <w:rPr>
          <w:b/>
          <w:bCs/>
          <w:szCs w:val="28"/>
          <w:lang w:val="en-US"/>
        </w:rPr>
        <w:t>ogger</w:t>
      </w:r>
    </w:p>
    <w:p w14:paraId="3C7BE942" w14:textId="5BD9C703" w:rsidR="00C86FE9" w:rsidRPr="006F3B2E" w:rsidRDefault="006F3B2E" w:rsidP="00C86FE9">
      <w:pPr>
        <w:spacing w:after="160" w:line="259" w:lineRule="auto"/>
        <w:ind w:firstLine="709"/>
        <w:rPr>
          <w:szCs w:val="28"/>
          <w:lang w:val="en-US"/>
        </w:rPr>
      </w:pPr>
      <w:r w:rsidRPr="006F3B2E">
        <w:rPr>
          <w:szCs w:val="28"/>
          <w:lang w:val="en-US"/>
        </w:rPr>
        <w:t>The Doppler logger measures the change in acoustic frequency to determine the vehicle's speed relative to the seafloor. The actual Doppler logger output is modeled by adding noise to the actual vehicle speed</w:t>
      </w:r>
    </w:p>
    <w:p w14:paraId="78B06E20" w14:textId="4E82DC3C" w:rsidR="00C86FE9" w:rsidRPr="00A304AD" w:rsidRDefault="009F589E" w:rsidP="00C86FE9">
      <w:pPr>
        <w:spacing w:after="160" w:line="259" w:lineRule="auto"/>
        <w:ind w:firstLine="0"/>
        <w:jc w:val="center"/>
        <w:rPr>
          <w:iCs/>
          <w:szCs w:val="28"/>
          <w:lang w:val="en-US"/>
        </w:rPr>
      </w:pPr>
      <m:oMath>
        <m:d>
          <m:dPr>
            <m:begChr m:val="["/>
            <m:endChr m:val="]"/>
            <m:ctrlPr>
              <w:rPr>
                <w:rFonts w:ascii="Cambria Math" w:hAnsi="Cambria Math"/>
                <w:i/>
                <w:szCs w:val="28"/>
              </w:rPr>
            </m:ctrlPr>
          </m:dPr>
          <m:e>
            <m:eqArr>
              <m:eqArrPr>
                <m:ctrlPr>
                  <w:rPr>
                    <w:rFonts w:ascii="Cambria Math" w:hAnsi="Cambria Math"/>
                    <w:i/>
                    <w:szCs w:val="28"/>
                  </w:rPr>
                </m:ctrlPr>
              </m:eqArrPr>
              <m:e>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u</m:t>
                        </m:r>
                      </m:e>
                    </m:acc>
                  </m:e>
                  <m:sub>
                    <m:r>
                      <w:rPr>
                        <w:rFonts w:ascii="Cambria Math" w:hAnsi="Cambria Math"/>
                        <w:szCs w:val="28"/>
                      </w:rPr>
                      <m:t>DVL</m:t>
                    </m:r>
                  </m:sub>
                </m:sSub>
              </m:e>
              <m:e>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rPr>
                          <m:t>v</m:t>
                        </m:r>
                      </m:e>
                    </m:acc>
                  </m:e>
                  <m:sub>
                    <m:r>
                      <w:rPr>
                        <w:rFonts w:ascii="Cambria Math" w:hAnsi="Cambria Math"/>
                        <w:szCs w:val="28"/>
                      </w:rPr>
                      <m:t>DVL</m:t>
                    </m:r>
                  </m:sub>
                </m:sSub>
              </m:e>
            </m:eqArr>
          </m:e>
        </m:d>
        <m:r>
          <w:rPr>
            <w:rFonts w:ascii="Cambria Math" w:hAnsi="Cambria Math"/>
            <w:szCs w:val="28"/>
            <w:lang w:val="en-US"/>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u</m:t>
                </m:r>
              </m:e>
              <m:e>
                <m:r>
                  <w:rPr>
                    <w:rFonts w:ascii="Cambria Math" w:hAnsi="Cambria Math"/>
                    <w:szCs w:val="28"/>
                  </w:rPr>
                  <m:t>v</m:t>
                </m:r>
              </m:e>
            </m:eqArr>
          </m:e>
        </m:d>
        <m:r>
          <w:rPr>
            <w:rFonts w:ascii="Cambria Math" w:hAnsi="Cambria Math"/>
            <w:szCs w:val="28"/>
            <w:lang w:val="en-US"/>
          </w:rPr>
          <m:t>+</m:t>
        </m:r>
        <m:d>
          <m:dPr>
            <m:begChr m:val="["/>
            <m:endChr m:val="]"/>
            <m:ctrlPr>
              <w:rPr>
                <w:rFonts w:ascii="Cambria Math" w:hAnsi="Cambria Math"/>
                <w:i/>
                <w:szCs w:val="28"/>
              </w:rPr>
            </m:ctrlPr>
          </m:dPr>
          <m:e>
            <m:eqArr>
              <m:eqArrPr>
                <m:ctrlPr>
                  <w:rPr>
                    <w:rFonts w:ascii="Cambria Math" w:hAnsi="Cambria Math"/>
                    <w:i/>
                    <w:szCs w:val="28"/>
                  </w:rPr>
                </m:ctrlPr>
              </m:eqArrPr>
              <m:e>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u</m:t>
                    </m:r>
                  </m:sub>
                </m:sSub>
              </m:e>
              <m:e>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v</m:t>
                    </m:r>
                  </m:sub>
                </m:sSub>
              </m:e>
            </m:eqArr>
          </m:e>
        </m:d>
      </m:oMath>
      <w:r w:rsidR="00C86FE9" w:rsidRPr="00A304AD">
        <w:rPr>
          <w:iCs/>
          <w:szCs w:val="28"/>
          <w:lang w:val="en-US"/>
        </w:rPr>
        <w:t>,</w:t>
      </w:r>
    </w:p>
    <w:p w14:paraId="5439E4C7" w14:textId="431DE394" w:rsidR="00C86FE9" w:rsidRPr="00D6560A" w:rsidRDefault="00D6560A" w:rsidP="00C86FE9">
      <w:pPr>
        <w:spacing w:after="160" w:line="259" w:lineRule="auto"/>
        <w:ind w:firstLine="0"/>
        <w:rPr>
          <w:iCs/>
          <w:szCs w:val="28"/>
          <w:lang w:val="en-US"/>
        </w:rPr>
      </w:pPr>
      <w:r>
        <w:rPr>
          <w:szCs w:val="28"/>
          <w:lang w:val="en-US"/>
        </w:rPr>
        <w:t>where</w:t>
      </w:r>
      <w:r w:rsidR="00C86FE9" w:rsidRPr="00D6560A">
        <w:rPr>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u</m:t>
            </m:r>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rPr>
                  <m:t>DVL</m:t>
                </m:r>
              </m:sub>
              <m:sup>
                <m:r>
                  <w:rPr>
                    <w:rFonts w:ascii="Cambria Math" w:hAnsi="Cambria Math"/>
                    <w:lang w:val="en-US"/>
                  </w:rPr>
                  <m:t>2</m:t>
                </m:r>
              </m:sup>
            </m:sSubSup>
          </m:e>
        </m:d>
      </m:oMath>
      <w:r w:rsidR="00C86FE9" w:rsidRPr="00D6560A">
        <w:rPr>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v</m:t>
            </m:r>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rPr>
                  <m:t>DVL</m:t>
                </m:r>
              </m:sub>
              <m:sup>
                <m:r>
                  <w:rPr>
                    <w:rFonts w:ascii="Cambria Math" w:hAnsi="Cambria Math"/>
                    <w:lang w:val="en-US"/>
                  </w:rPr>
                  <m:t>2</m:t>
                </m:r>
              </m:sup>
            </m:sSubSup>
          </m:e>
        </m:d>
      </m:oMath>
      <w:r w:rsidR="00D0128F" w:rsidRPr="00D6560A">
        <w:rPr>
          <w:szCs w:val="28"/>
          <w:lang w:val="en-US"/>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DVL</m:t>
            </m:r>
          </m:sub>
          <m:sup>
            <m:r>
              <w:rPr>
                <w:rFonts w:ascii="Cambria Math" w:hAnsi="Cambria Math"/>
                <w:lang w:val="en-US"/>
              </w:rPr>
              <m:t>2</m:t>
            </m:r>
          </m:sup>
        </m:sSubSup>
      </m:oMath>
      <w:r w:rsidR="00C86FE9" w:rsidRPr="00D6560A">
        <w:rPr>
          <w:szCs w:val="28"/>
          <w:lang w:val="en-US"/>
        </w:rPr>
        <w:t xml:space="preserve"> – </w:t>
      </w:r>
      <w:r w:rsidRPr="00D6560A">
        <w:rPr>
          <w:lang w:val="en-US"/>
        </w:rPr>
        <w:t>RMS of the velocity error</w:t>
      </w:r>
      <w:r w:rsidR="00C86FE9" w:rsidRPr="00D6560A">
        <w:rPr>
          <w:lang w:val="en-US"/>
        </w:rPr>
        <w:t>.</w:t>
      </w:r>
    </w:p>
    <w:p w14:paraId="18CEAE54" w14:textId="2929F81B" w:rsidR="00E8171F" w:rsidRPr="00E334EC" w:rsidRDefault="00D6560A" w:rsidP="00B5349D">
      <w:pPr>
        <w:spacing w:after="160" w:line="259" w:lineRule="auto"/>
        <w:ind w:firstLine="709"/>
        <w:rPr>
          <w:szCs w:val="28"/>
          <w:highlight w:val="yellow"/>
        </w:rPr>
      </w:pPr>
      <w:r w:rsidRPr="00D6560A">
        <w:rPr>
          <w:szCs w:val="28"/>
          <w:lang w:val="en-US"/>
        </w:rPr>
        <w:t>It is necessary to determine the variance for the speed estimation</w:t>
      </w:r>
      <w:r w:rsidR="00E8171F" w:rsidRPr="00D6560A">
        <w:rPr>
          <w:szCs w:val="28"/>
          <w:lang w:val="en-US"/>
        </w:rPr>
        <w:t xml:space="preserve">. </w:t>
      </w:r>
      <w:r w:rsidR="00E8171F" w:rsidRPr="00E334EC">
        <w:rPr>
          <w:szCs w:val="28"/>
          <w:highlight w:val="yellow"/>
        </w:rPr>
        <w:t xml:space="preserve">Мы знаем, что максимально измеряемая скорость передвижения — </w:t>
      </w:r>
      <m:oMath>
        <m:sSub>
          <m:sSubPr>
            <m:ctrlPr>
              <w:rPr>
                <w:rFonts w:ascii="Cambria Math" w:hAnsi="Cambria Math"/>
                <w:i/>
                <w:szCs w:val="28"/>
                <w:highlight w:val="yellow"/>
              </w:rPr>
            </m:ctrlPr>
          </m:sSubPr>
          <m:e>
            <m:r>
              <w:rPr>
                <w:rFonts w:ascii="Cambria Math" w:hAnsi="Cambria Math"/>
                <w:szCs w:val="28"/>
                <w:highlight w:val="yellow"/>
              </w:rPr>
              <m:t>vel</m:t>
            </m:r>
          </m:e>
          <m:sub>
            <m:r>
              <w:rPr>
                <w:rFonts w:ascii="Cambria Math" w:hAnsi="Cambria Math"/>
                <w:szCs w:val="28"/>
                <w:highlight w:val="yellow"/>
              </w:rPr>
              <m:t>max</m:t>
            </m:r>
          </m:sub>
        </m:sSub>
      </m:oMath>
      <w:r w:rsidR="00E8171F" w:rsidRPr="00E334EC">
        <w:rPr>
          <w:szCs w:val="28"/>
          <w:highlight w:val="yellow"/>
        </w:rPr>
        <w:t xml:space="preserve">. Но начальное значение скорости нам неизвестно. Поэтому, мы выберем изначальное значение переменной — 0 м/с, а среднеквадратичное отклонение, по правилу «трёх сигм» </w:t>
      </w:r>
      <m:oMath>
        <m:sSub>
          <m:sSubPr>
            <m:ctrlPr>
              <w:rPr>
                <w:rFonts w:ascii="Cambria Math" w:hAnsi="Cambria Math"/>
                <w:i/>
                <w:highlight w:val="yellow"/>
              </w:rPr>
            </m:ctrlPr>
          </m:sSubPr>
          <m:e>
            <m:r>
              <w:rPr>
                <w:rFonts w:ascii="Cambria Math" w:hAnsi="Cambria Math"/>
                <w:highlight w:val="yellow"/>
              </w:rPr>
              <m:t>σ</m:t>
            </m:r>
          </m:e>
          <m:sub>
            <m:r>
              <w:rPr>
                <w:rFonts w:ascii="Cambria Math" w:hAnsi="Cambria Math"/>
                <w:highlight w:val="yellow"/>
                <w:lang w:val="en-US"/>
              </w:rPr>
              <m:t>DVL</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vel</m:t>
            </m:r>
          </m:e>
          <m:sub>
            <m:r>
              <w:rPr>
                <w:rFonts w:ascii="Cambria Math" w:hAnsi="Cambria Math"/>
                <w:highlight w:val="yellow"/>
              </w:rPr>
              <m:t>max</m:t>
            </m:r>
          </m:sub>
        </m:sSub>
        <m:r>
          <w:rPr>
            <w:rFonts w:ascii="Cambria Math" w:hAnsi="Cambria Math"/>
            <w:highlight w:val="yellow"/>
          </w:rPr>
          <m:t>/3</m:t>
        </m:r>
      </m:oMath>
      <w:r w:rsidR="00E8171F" w:rsidRPr="00E334EC">
        <w:rPr>
          <w:szCs w:val="28"/>
          <w:highlight w:val="yellow"/>
        </w:rPr>
        <w:t>. Соответственно, дисперсия</w:t>
      </w:r>
      <w:r w:rsidR="00E92361" w:rsidRPr="00E334EC">
        <w:rPr>
          <w:szCs w:val="28"/>
          <w:highlight w:val="yellow"/>
        </w:rPr>
        <w:t xml:space="preserve"> определяется как</w:t>
      </w:r>
    </w:p>
    <w:p w14:paraId="1BE994E3" w14:textId="7516718C" w:rsidR="00E8171F" w:rsidRPr="00E334EC" w:rsidRDefault="009F589E" w:rsidP="00E8171F">
      <w:pPr>
        <w:spacing w:after="160" w:line="259" w:lineRule="auto"/>
        <w:ind w:firstLine="0"/>
        <w:jc w:val="center"/>
        <w:rPr>
          <w:iCs/>
          <w:highlight w:val="yellow"/>
        </w:rPr>
      </w:pPr>
      <m:oMath>
        <m:sSubSup>
          <m:sSubSupPr>
            <m:ctrlPr>
              <w:rPr>
                <w:rFonts w:ascii="Cambria Math" w:hAnsi="Cambria Math"/>
                <w:i/>
                <w:highlight w:val="yellow"/>
                <w:lang w:val="en-US"/>
              </w:rPr>
            </m:ctrlPr>
          </m:sSubSupPr>
          <m:e>
            <m:r>
              <w:rPr>
                <w:rFonts w:ascii="Cambria Math" w:hAnsi="Cambria Math"/>
                <w:highlight w:val="yellow"/>
              </w:rPr>
              <m:t>σ</m:t>
            </m:r>
            <m:ctrlPr>
              <w:rPr>
                <w:rFonts w:ascii="Cambria Math" w:hAnsi="Cambria Math"/>
                <w:i/>
                <w:highlight w:val="yellow"/>
              </w:rPr>
            </m:ctrlPr>
          </m:e>
          <m:sub>
            <m:r>
              <w:rPr>
                <w:rFonts w:ascii="Cambria Math" w:hAnsi="Cambria Math"/>
                <w:highlight w:val="yellow"/>
                <w:lang w:val="en-US"/>
              </w:rPr>
              <m:t>DVL</m:t>
            </m:r>
          </m:sub>
          <m:sup>
            <m:r>
              <w:rPr>
                <w:rFonts w:ascii="Cambria Math" w:hAnsi="Cambria Math"/>
                <w:highlight w:val="yellow"/>
              </w:rPr>
              <m:t>2</m:t>
            </m:r>
          </m:sup>
        </m:sSubSup>
        <m:r>
          <w:rPr>
            <w:rFonts w:ascii="Cambria Math" w:hAnsi="Cambria Math"/>
            <w:highlight w:val="yellow"/>
          </w:rPr>
          <m:t>=</m:t>
        </m:r>
        <m:f>
          <m:fPr>
            <m:ctrlPr>
              <w:rPr>
                <w:rFonts w:ascii="Cambria Math" w:hAnsi="Cambria Math"/>
                <w:i/>
                <w:highlight w:val="yellow"/>
              </w:rPr>
            </m:ctrlPr>
          </m:fPr>
          <m:num>
            <m:sSubSup>
              <m:sSubSupPr>
                <m:ctrlPr>
                  <w:rPr>
                    <w:rFonts w:ascii="Cambria Math" w:hAnsi="Cambria Math"/>
                    <w:i/>
                    <w:highlight w:val="yellow"/>
                  </w:rPr>
                </m:ctrlPr>
              </m:sSubSupPr>
              <m:e>
                <m:r>
                  <w:rPr>
                    <w:rFonts w:ascii="Cambria Math" w:hAnsi="Cambria Math"/>
                    <w:highlight w:val="yellow"/>
                  </w:rPr>
                  <m:t>vel</m:t>
                </m:r>
              </m:e>
              <m:sub>
                <m:r>
                  <w:rPr>
                    <w:rFonts w:ascii="Cambria Math" w:hAnsi="Cambria Math"/>
                    <w:highlight w:val="yellow"/>
                  </w:rPr>
                  <m:t>max</m:t>
                </m:r>
              </m:sub>
              <m:sup>
                <m:r>
                  <w:rPr>
                    <w:rFonts w:ascii="Cambria Math" w:hAnsi="Cambria Math"/>
                    <w:highlight w:val="yellow"/>
                  </w:rPr>
                  <m:t>2</m:t>
                </m:r>
              </m:sup>
            </m:sSubSup>
          </m:num>
          <m:den>
            <m:r>
              <w:rPr>
                <w:rFonts w:ascii="Cambria Math" w:hAnsi="Cambria Math"/>
                <w:highlight w:val="yellow"/>
              </w:rPr>
              <m:t>9</m:t>
            </m:r>
          </m:den>
        </m:f>
      </m:oMath>
      <w:r w:rsidR="00E8171F" w:rsidRPr="00E334EC">
        <w:rPr>
          <w:i/>
          <w:highlight w:val="yellow"/>
        </w:rPr>
        <w:t xml:space="preserve"> </w:t>
      </w:r>
      <w:r w:rsidR="00E8171F" w:rsidRPr="00E334EC">
        <w:rPr>
          <w:iCs/>
          <w:highlight w:val="yellow"/>
        </w:rPr>
        <w:t>м/с</w:t>
      </w:r>
      <w:r w:rsidR="00E92361" w:rsidRPr="00E334EC">
        <w:rPr>
          <w:iCs/>
          <w:highlight w:val="yellow"/>
        </w:rPr>
        <w:t>.</w:t>
      </w:r>
    </w:p>
    <w:p w14:paraId="33E29C27" w14:textId="2EAAAD39" w:rsidR="00E92361" w:rsidRPr="00E92361" w:rsidRDefault="00E92361" w:rsidP="00E92361">
      <w:pPr>
        <w:spacing w:after="160" w:line="259" w:lineRule="auto"/>
        <w:ind w:firstLine="0"/>
        <w:rPr>
          <w:i/>
          <w:iCs/>
          <w:szCs w:val="28"/>
        </w:rPr>
      </w:pPr>
      <w:r w:rsidRPr="00E334EC">
        <w:rPr>
          <w:iCs/>
          <w:highlight w:val="yellow"/>
        </w:rPr>
        <w:tab/>
        <w:t xml:space="preserve">Для допплеровского лага </w:t>
      </w:r>
      <w:r w:rsidRPr="00E334EC">
        <w:rPr>
          <w:iCs/>
          <w:highlight w:val="yellow"/>
          <w:lang w:val="en-US"/>
        </w:rPr>
        <w:t>MMT</w:t>
      </w:r>
      <w:r w:rsidRPr="00E334EC">
        <w:rPr>
          <w:iCs/>
          <w:highlight w:val="yellow"/>
        </w:rPr>
        <w:t xml:space="preserve">-300 параметр </w:t>
      </w:r>
      <m:oMath>
        <m:sSub>
          <m:sSubPr>
            <m:ctrlPr>
              <w:rPr>
                <w:rFonts w:ascii="Cambria Math" w:hAnsi="Cambria Math"/>
                <w:i/>
                <w:highlight w:val="yellow"/>
              </w:rPr>
            </m:ctrlPr>
          </m:sSubPr>
          <m:e>
            <m:r>
              <w:rPr>
                <w:rFonts w:ascii="Cambria Math" w:hAnsi="Cambria Math"/>
                <w:highlight w:val="yellow"/>
              </w:rPr>
              <m:t>v</m:t>
            </m:r>
            <m:r>
              <w:rPr>
                <w:rFonts w:ascii="Cambria Math" w:hAnsi="Cambria Math"/>
                <w:highlight w:val="yellow"/>
                <w:lang w:val="en-US"/>
              </w:rPr>
              <m:t>el</m:t>
            </m:r>
          </m:e>
          <m:sub>
            <m:r>
              <w:rPr>
                <w:rFonts w:ascii="Cambria Math" w:hAnsi="Cambria Math"/>
                <w:highlight w:val="yellow"/>
                <w:lang w:val="en-US"/>
              </w:rPr>
              <m:t>max</m:t>
            </m:r>
          </m:sub>
        </m:sSub>
        <m:r>
          <w:rPr>
            <w:rFonts w:ascii="Cambria Math" w:hAnsi="Cambria Math"/>
            <w:highlight w:val="yellow"/>
          </w:rPr>
          <m:t>=2</m:t>
        </m:r>
      </m:oMath>
      <w:r w:rsidRPr="00E334EC">
        <w:rPr>
          <w:highlight w:val="yellow"/>
        </w:rPr>
        <w:t xml:space="preserve"> м/</w:t>
      </w:r>
      <w:r w:rsidRPr="00E334EC">
        <w:rPr>
          <w:highlight w:val="yellow"/>
          <w:lang w:val="en-US"/>
        </w:rPr>
        <w:t>c</w:t>
      </w:r>
      <w:r w:rsidRPr="00E334EC">
        <w:rPr>
          <w:highlight w:val="yellow"/>
        </w:rPr>
        <w:t>.</w:t>
      </w:r>
    </w:p>
    <w:p w14:paraId="3212FCC7" w14:textId="0C3CEFF8" w:rsidR="00B5349D" w:rsidRPr="00E8171F" w:rsidRDefault="00F41DED" w:rsidP="00B5349D">
      <w:pPr>
        <w:spacing w:after="160" w:line="259" w:lineRule="auto"/>
        <w:ind w:firstLine="709"/>
        <w:rPr>
          <w:b/>
          <w:bCs/>
          <w:szCs w:val="28"/>
        </w:rPr>
      </w:pPr>
      <w:r w:rsidRPr="00F41DED">
        <w:rPr>
          <w:b/>
          <w:bCs/>
          <w:szCs w:val="28"/>
          <w:lang w:val="en-US"/>
        </w:rPr>
        <w:t>GPS</w:t>
      </w:r>
    </w:p>
    <w:p w14:paraId="06CECAB8" w14:textId="2ACF1585" w:rsidR="007441A7" w:rsidRDefault="00316717" w:rsidP="00B5349D">
      <w:pPr>
        <w:spacing w:after="160" w:line="259" w:lineRule="auto"/>
        <w:ind w:firstLine="709"/>
      </w:pPr>
      <w:r>
        <w:t>При моделировании показаний приемника СНС положим, что точность разрешения горизонтальных координат выше, чем вертикального канала. На практике данный эффект известен как VDOP (</w:t>
      </w:r>
      <w:proofErr w:type="spellStart"/>
      <w:r>
        <w:t>Vertical</w:t>
      </w:r>
      <w:proofErr w:type="spellEnd"/>
      <w:r>
        <w:t xml:space="preserve"> </w:t>
      </w:r>
      <w:proofErr w:type="spellStart"/>
      <w:r>
        <w:t>Dillusion</w:t>
      </w:r>
      <w:proofErr w:type="spellEnd"/>
      <w:r>
        <w:t xml:space="preserve"> </w:t>
      </w:r>
      <w:proofErr w:type="spellStart"/>
      <w:r>
        <w:t>Of</w:t>
      </w:r>
      <w:proofErr w:type="spellEnd"/>
      <w:r>
        <w:t xml:space="preserve"> </w:t>
      </w:r>
      <w:proofErr w:type="spellStart"/>
      <w:r>
        <w:t>Precision</w:t>
      </w:r>
      <w:proofErr w:type="spellEnd"/>
      <w:r>
        <w:t xml:space="preserve"> – снижение точности по вертикали). Также учтем эффект запаздывания решения относительно данных ИНС – </w:t>
      </w:r>
      <m:oMath>
        <m:r>
          <w:rPr>
            <w:rFonts w:ascii="Cambria Math" w:hAnsi="Cambria Math"/>
          </w:rPr>
          <m:t>δ</m:t>
        </m:r>
        <m:sSub>
          <m:sSubPr>
            <m:ctrlPr>
              <w:rPr>
                <w:rFonts w:ascii="Cambria Math" w:hAnsi="Cambria Math"/>
                <w:i/>
              </w:rPr>
            </m:ctrlPr>
          </m:sSubPr>
          <m:e>
            <m:r>
              <w:rPr>
                <w:rFonts w:ascii="Cambria Math"/>
              </w:rPr>
              <m:t>t</m:t>
            </m:r>
          </m:e>
          <m:sub>
            <m:r>
              <w:rPr>
                <w:rFonts w:ascii="Cambria Math"/>
              </w:rPr>
              <m:t>IG</m:t>
            </m:r>
          </m:sub>
        </m:sSub>
      </m:oMath>
      <w:r>
        <w:t xml:space="preserve">. Данное запаздывание может быть вызвано буферизацией данных в приемнике и задержками при обработке сигналов, которые часто возникают при использовании в качестве источника данных недорогих приемников СНС или смартфона на базе операционной системы </w:t>
      </w:r>
      <w:proofErr w:type="spellStart"/>
      <w:r>
        <w:t>Android</w:t>
      </w:r>
      <w:proofErr w:type="spellEnd"/>
      <w:r>
        <w:t>. По причине вариативности такой задержки её целесообразно включать в вектор состояния фильтра и динамически оценивать в процессе работы алгоритма. Тогда модель показаний приемника СНС примет вид:</w:t>
      </w:r>
    </w:p>
    <w:p w14:paraId="5EC03067" w14:textId="27219CD7" w:rsidR="00316717" w:rsidRPr="00316717" w:rsidRDefault="009F589E" w:rsidP="00E31C1F">
      <w:pPr>
        <w:spacing w:after="160" w:line="259" w:lineRule="auto"/>
        <w:ind w:firstLine="0"/>
        <w:jc w:val="center"/>
        <w:rPr>
          <w:szCs w:val="28"/>
        </w:rPr>
      </w:pPr>
      <m:oMath>
        <m:sSup>
          <m:sSupPr>
            <m:ctrlPr>
              <w:rPr>
                <w:rFonts w:ascii="Cambria Math" w:hAnsi="Cambria Math"/>
                <w:i/>
                <w:szCs w:val="28"/>
              </w:rPr>
            </m:ctrlPr>
          </m:sSupPr>
          <m:e>
            <m:acc>
              <m:accPr>
                <m:chr m:val="̃"/>
                <m:ctrlPr>
                  <w:rPr>
                    <w:rFonts w:ascii="Cambria Math" w:hAnsi="Cambria Math"/>
                    <w:i/>
                    <w:szCs w:val="28"/>
                  </w:rPr>
                </m:ctrlPr>
              </m:accPr>
              <m:e>
                <m:r>
                  <w:rPr>
                    <w:rFonts w:ascii="Cambria Math" w:hAnsi="Cambria Math"/>
                    <w:szCs w:val="28"/>
                  </w:rPr>
                  <m:t>p</m:t>
                </m:r>
              </m:e>
            </m:acc>
          </m:e>
          <m:sup>
            <m:r>
              <w:rPr>
                <w:rFonts w:ascii="Cambria Math" w:hAnsi="Cambria Math"/>
                <w:szCs w:val="28"/>
              </w:rPr>
              <m:t>GNSS</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p</m:t>
            </m:r>
          </m:e>
          <m:sup>
            <m:r>
              <w:rPr>
                <w:rFonts w:ascii="Cambria Math" w:hAnsi="Cambria Math"/>
                <w:szCs w:val="28"/>
              </w:rPr>
              <m:t>GNSS</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T</m:t>
            </m:r>
          </m:e>
          <m:sub>
            <m:r>
              <w:rPr>
                <w:rFonts w:ascii="Cambria Math" w:hAnsi="Cambria Math"/>
                <w:szCs w:val="28"/>
              </w:rPr>
              <m:t>n</m:t>
            </m:r>
          </m:sub>
          <m:sup>
            <m:r>
              <w:rPr>
                <w:rFonts w:ascii="Cambria Math" w:hAnsi="Cambria Math"/>
                <w:szCs w:val="28"/>
              </w:rPr>
              <m:t>p</m:t>
            </m:r>
          </m:sup>
        </m:sSubSup>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v</m:t>
                </m:r>
              </m:e>
              <m:sup>
                <m:r>
                  <w:rPr>
                    <w:rFonts w:ascii="Cambria Math" w:hAnsi="Cambria Math"/>
                    <w:szCs w:val="28"/>
                  </w:rPr>
                  <m:t>NED</m:t>
                </m:r>
              </m:sup>
            </m:sSup>
            <m:r>
              <w:rPr>
                <w:rFonts w:ascii="Cambria Math" w:hAnsi="Cambria Math"/>
              </w:rPr>
              <m:t>δ</m:t>
            </m:r>
            <m:sSub>
              <m:sSubPr>
                <m:ctrlPr>
                  <w:rPr>
                    <w:rFonts w:ascii="Cambria Math" w:hAnsi="Cambria Math"/>
                    <w:i/>
                  </w:rPr>
                </m:ctrlPr>
              </m:sSubPr>
              <m:e>
                <m:r>
                  <w:rPr>
                    <w:rFonts w:ascii="Cambria Math"/>
                  </w:rPr>
                  <m:t>t</m:t>
                </m:r>
              </m:e>
              <m:sub>
                <m:r>
                  <w:rPr>
                    <w:rFonts w:ascii="Cambria Math"/>
                  </w:rPr>
                  <m:t>IG</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n</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e</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d</m:t>
                        </m:r>
                      </m:sub>
                    </m:sSub>
                  </m:e>
                </m:d>
              </m:e>
              <m:sup>
                <m:r>
                  <w:rPr>
                    <w:rFonts w:ascii="Cambria Math"/>
                  </w:rPr>
                  <m:t>T</m:t>
                </m:r>
              </m:sup>
            </m:sSup>
          </m:e>
        </m:d>
      </m:oMath>
      <w:r w:rsidR="00316717" w:rsidRPr="00316717">
        <w:rPr>
          <w:szCs w:val="28"/>
        </w:rPr>
        <w:t>,</w:t>
      </w:r>
    </w:p>
    <w:p w14:paraId="4F8AA13F" w14:textId="10D9C785" w:rsidR="00316717" w:rsidRPr="00E31C1F" w:rsidRDefault="00316717" w:rsidP="00316717">
      <w:pPr>
        <w:spacing w:after="160" w:line="259" w:lineRule="auto"/>
        <w:ind w:firstLine="0"/>
        <w:rPr>
          <w:i/>
          <w:szCs w:val="28"/>
        </w:rPr>
      </w:pPr>
      <w:r>
        <w:rPr>
          <w:szCs w:val="28"/>
        </w:rPr>
        <w:t>где</w:t>
      </w:r>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n</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e>
        </m:d>
      </m:oMath>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e</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e>
        </m:d>
      </m:oMath>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d</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V</m:t>
                </m:r>
              </m:sub>
              <m:sup>
                <m:r>
                  <w:rPr>
                    <w:rFonts w:ascii="Cambria Math" w:hAnsi="Cambria Math"/>
                  </w:rPr>
                  <m:t>2</m:t>
                </m:r>
              </m:sup>
            </m:sSubSup>
          </m:e>
        </m:d>
      </m:oMath>
      <w:r w:rsidR="00E31C1F" w:rsidRPr="00E31C1F">
        <w:rPr>
          <w:szCs w:val="28"/>
        </w:rPr>
        <w:t xml:space="preserve">, </w:t>
      </w:r>
      <w:r w:rsidR="00E31C1F">
        <w:rPr>
          <w:szCs w:val="28"/>
        </w:rPr>
        <w:t xml:space="preserve">а </w:t>
      </w:r>
      <m:oMath>
        <m:sSub>
          <m:sSubPr>
            <m:ctrlPr>
              <w:rPr>
                <w:rFonts w:ascii="Cambria Math" w:hAnsi="Cambria Math"/>
                <w:i/>
              </w:rPr>
            </m:ctrlPr>
          </m:sSubPr>
          <m:e>
            <m:r>
              <w:rPr>
                <w:rFonts w:ascii="Cambria Math" w:hAnsi="Cambria Math"/>
              </w:rPr>
              <m:t>σ</m:t>
            </m:r>
          </m:e>
          <m:sub>
            <m:r>
              <w:rPr>
                <w:rFonts w:ascii="Cambria Math" w:hAnsi="Cambria Math"/>
                <w:lang w:val="en-US"/>
              </w:rPr>
              <m:t>H</m:t>
            </m:r>
          </m:sub>
        </m:sSub>
      </m:oMath>
      <w:r w:rsidR="00E31C1F" w:rsidRPr="00E31C1F">
        <w:t xml:space="preserve">, </w:t>
      </w:r>
      <m:oMath>
        <m:sSub>
          <m:sSubPr>
            <m:ctrlPr>
              <w:rPr>
                <w:rFonts w:ascii="Cambria Math" w:hAnsi="Cambria Math"/>
                <w:i/>
              </w:rPr>
            </m:ctrlPr>
          </m:sSubPr>
          <m:e>
            <m:r>
              <w:rPr>
                <w:rFonts w:ascii="Cambria Math" w:hAnsi="Cambria Math"/>
              </w:rPr>
              <m:t>σ</m:t>
            </m:r>
          </m:e>
          <m:sub>
            <m:r>
              <w:rPr>
                <w:rFonts w:ascii="Cambria Math" w:hAnsi="Cambria Math"/>
              </w:rPr>
              <m:t>V</m:t>
            </m:r>
          </m:sub>
        </m:sSub>
      </m:oMath>
      <w:r w:rsidR="00E31C1F" w:rsidRPr="00E31C1F">
        <w:t xml:space="preserve"> </w:t>
      </w:r>
      <w:r w:rsidR="00E31C1F">
        <w:t>–</w:t>
      </w:r>
      <w:r w:rsidR="00E31C1F" w:rsidRPr="00E31C1F">
        <w:t xml:space="preserve"> </w:t>
      </w:r>
      <w:r w:rsidR="00E31C1F">
        <w:t>СКО ошибок по горизонтали и вертикали.</w:t>
      </w:r>
    </w:p>
    <w:p w14:paraId="1B98A22D" w14:textId="77777777" w:rsidR="00501827" w:rsidRDefault="00501827" w:rsidP="00790415">
      <w:pPr>
        <w:spacing w:after="160" w:line="259" w:lineRule="auto"/>
        <w:ind w:firstLine="0"/>
        <w:rPr>
          <w:b/>
          <w:bCs/>
          <w:szCs w:val="28"/>
        </w:rPr>
      </w:pPr>
    </w:p>
    <w:p w14:paraId="7CACDC1C" w14:textId="77777777" w:rsidR="00753636" w:rsidRDefault="00753636">
      <w:pPr>
        <w:spacing w:after="160" w:line="259" w:lineRule="auto"/>
        <w:ind w:firstLine="0"/>
        <w:jc w:val="left"/>
        <w:rPr>
          <w:b/>
          <w:bCs/>
          <w:szCs w:val="28"/>
        </w:rPr>
      </w:pPr>
      <w:r>
        <w:rPr>
          <w:b/>
          <w:bCs/>
          <w:szCs w:val="28"/>
        </w:rPr>
        <w:br w:type="page"/>
      </w:r>
    </w:p>
    <w:p w14:paraId="7B0C1905" w14:textId="0C1B7A2B" w:rsidR="00501827" w:rsidRPr="008D7AC0" w:rsidRDefault="00E334EC" w:rsidP="00501827">
      <w:pPr>
        <w:spacing w:after="160" w:line="259" w:lineRule="auto"/>
        <w:ind w:firstLine="709"/>
        <w:rPr>
          <w:b/>
          <w:bCs/>
          <w:szCs w:val="28"/>
          <w:lang w:val="en-US"/>
        </w:rPr>
      </w:pPr>
      <w:r w:rsidRPr="008D7AC0">
        <w:rPr>
          <w:b/>
          <w:bCs/>
          <w:szCs w:val="28"/>
          <w:lang w:val="en-US"/>
        </w:rPr>
        <w:lastRenderedPageBreak/>
        <w:t>SENSORS FUSION</w:t>
      </w:r>
    </w:p>
    <w:p w14:paraId="2AE08607" w14:textId="41B61633" w:rsidR="00864BAF" w:rsidRPr="008D7AC0" w:rsidRDefault="00501827" w:rsidP="00E269E2">
      <w:pPr>
        <w:spacing w:after="160" w:line="259" w:lineRule="auto"/>
        <w:ind w:firstLine="0"/>
        <w:rPr>
          <w:szCs w:val="28"/>
          <w:lang w:val="en-US"/>
        </w:rPr>
      </w:pPr>
      <w:r w:rsidRPr="008D7AC0">
        <w:rPr>
          <w:szCs w:val="28"/>
          <w:lang w:val="en-US"/>
        </w:rPr>
        <w:tab/>
      </w:r>
      <w:r w:rsidR="008D7AC0" w:rsidRPr="008D7AC0">
        <w:rPr>
          <w:szCs w:val="28"/>
          <w:lang w:val="en-US"/>
        </w:rPr>
        <w:t>According to Fig. 1, it is required to combine information from the sensors to form a measurements vector for subsequent filtering. There are numerous methods of combining sensor readings</w:t>
      </w:r>
      <w:r w:rsidR="00821A01" w:rsidRPr="008D7AC0">
        <w:rPr>
          <w:szCs w:val="28"/>
          <w:lang w:val="en-US"/>
        </w:rPr>
        <w:t>.</w:t>
      </w:r>
    </w:p>
    <w:p w14:paraId="6E297FA2" w14:textId="54CDAAB5" w:rsidR="00821A01" w:rsidRPr="008D7AC0" w:rsidRDefault="008D7AC0" w:rsidP="00821A01">
      <w:pPr>
        <w:spacing w:after="160" w:line="259" w:lineRule="auto"/>
        <w:ind w:firstLine="709"/>
        <w:rPr>
          <w:szCs w:val="28"/>
          <w:lang w:val="en-US"/>
        </w:rPr>
      </w:pPr>
      <w:r w:rsidRPr="008D7AC0">
        <w:rPr>
          <w:szCs w:val="28"/>
          <w:lang w:val="en-US"/>
        </w:rPr>
        <w:t>In telecommunications, maximum ratio combining (MRC) is a data fusion method in which: the signals of each channel are summed, the gain of each channel is set proportional to the RMS signal level and inversely proportional to the RMS noise level in that channel</w:t>
      </w:r>
      <w:r>
        <w:rPr>
          <w:szCs w:val="28"/>
          <w:lang w:val="en-US"/>
        </w:rPr>
        <w:t>:</w:t>
      </w:r>
    </w:p>
    <w:p w14:paraId="2A11A9FA" w14:textId="5D597353" w:rsidR="00857FBD" w:rsidRPr="004E146D" w:rsidRDefault="009F589E" w:rsidP="00857FBD">
      <w:pPr>
        <w:spacing w:after="160" w:line="259" w:lineRule="auto"/>
        <w:ind w:firstLine="0"/>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opt</m:t>
              </m:r>
            </m:sub>
          </m:sSub>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r>
                    <w:rPr>
                      <w:rFonts w:ascii="Cambria Math" w:hAnsi="Cambria Math"/>
                      <w:szCs w:val="28"/>
                    </w:rPr>
                    <m:t>σ</m:t>
                  </m:r>
                </m:e>
                <m:sub>
                  <m:sSub>
                    <m:sSubPr>
                      <m:ctrlPr>
                        <w:rPr>
                          <w:rFonts w:ascii="Cambria Math" w:hAnsi="Cambria Math"/>
                          <w:i/>
                          <w:szCs w:val="28"/>
                        </w:rPr>
                      </m:ctrlPr>
                    </m:sSubPr>
                    <m:e>
                      <m:r>
                        <w:rPr>
                          <w:rFonts w:ascii="Cambria Math" w:hAnsi="Cambria Math"/>
                          <w:szCs w:val="28"/>
                        </w:rPr>
                        <m:t>s</m:t>
                      </m:r>
                    </m:e>
                    <m:sub>
                      <m:r>
                        <w:rPr>
                          <w:rFonts w:ascii="Cambria Math" w:hAnsi="Cambria Math"/>
                          <w:szCs w:val="28"/>
                        </w:rPr>
                        <m:t>y</m:t>
                      </m:r>
                    </m:sub>
                  </m:sSub>
                </m:sub>
                <m:sup>
                  <m:r>
                    <w:rPr>
                      <w:rFonts w:ascii="Cambria Math" w:hAnsi="Cambria Math"/>
                      <w:szCs w:val="28"/>
                    </w:rPr>
                    <m:t>2</m:t>
                  </m:r>
                </m:sup>
              </m:sSubSup>
              <m:sSub>
                <m:sSubPr>
                  <m:ctrlPr>
                    <w:rPr>
                      <w:rFonts w:ascii="Cambria Math" w:hAnsi="Cambria Math"/>
                      <w:i/>
                      <w:szCs w:val="28"/>
                    </w:rPr>
                  </m:ctrlPr>
                </m:sSubPr>
                <m:e>
                  <m:r>
                    <w:rPr>
                      <w:rFonts w:ascii="Cambria Math" w:hAnsi="Cambria Math"/>
                      <w:szCs w:val="28"/>
                    </w:rPr>
                    <m:t>s</m:t>
                  </m:r>
                </m:e>
                <m:sub>
                  <m:r>
                    <w:rPr>
                      <w:rFonts w:ascii="Cambria Math" w:hAnsi="Cambria Math"/>
                      <w:szCs w:val="28"/>
                    </w:rPr>
                    <m:t>x</m:t>
                  </m:r>
                </m:sub>
              </m:sSub>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sSub>
                    <m:sSubPr>
                      <m:ctrlPr>
                        <w:rPr>
                          <w:rFonts w:ascii="Cambria Math" w:hAnsi="Cambria Math"/>
                          <w:i/>
                          <w:szCs w:val="28"/>
                        </w:rPr>
                      </m:ctrlPr>
                    </m:sSubPr>
                    <m:e>
                      <m:r>
                        <w:rPr>
                          <w:rFonts w:ascii="Cambria Math" w:hAnsi="Cambria Math"/>
                          <w:szCs w:val="28"/>
                        </w:rPr>
                        <m:t>s</m:t>
                      </m:r>
                    </m:e>
                    <m:sub>
                      <m:r>
                        <w:rPr>
                          <w:rFonts w:ascii="Cambria Math" w:hAnsi="Cambria Math"/>
                          <w:szCs w:val="28"/>
                        </w:rPr>
                        <m:t>x</m:t>
                      </m:r>
                    </m:sub>
                  </m:sSub>
                </m:sub>
                <m:sup>
                  <m:r>
                    <w:rPr>
                      <w:rFonts w:ascii="Cambria Math" w:hAnsi="Cambria Math"/>
                      <w:szCs w:val="28"/>
                    </w:rPr>
                    <m:t>2</m:t>
                  </m:r>
                </m:sup>
              </m:sSubSup>
              <m:sSub>
                <m:sSubPr>
                  <m:ctrlPr>
                    <w:rPr>
                      <w:rFonts w:ascii="Cambria Math" w:hAnsi="Cambria Math"/>
                      <w:i/>
                      <w:szCs w:val="28"/>
                    </w:rPr>
                  </m:ctrlPr>
                </m:sSubPr>
                <m:e>
                  <m:r>
                    <w:rPr>
                      <w:rFonts w:ascii="Cambria Math" w:hAnsi="Cambria Math"/>
                      <w:szCs w:val="28"/>
                    </w:rPr>
                    <m:t>s</m:t>
                  </m:r>
                </m:e>
                <m:sub>
                  <m:r>
                    <w:rPr>
                      <w:rFonts w:ascii="Cambria Math" w:hAnsi="Cambria Math"/>
                      <w:szCs w:val="28"/>
                    </w:rPr>
                    <m:t>y</m:t>
                  </m:r>
                </m:sub>
              </m:sSub>
            </m:num>
            <m:den>
              <m:sSubSup>
                <m:sSubSupPr>
                  <m:ctrlPr>
                    <w:rPr>
                      <w:rFonts w:ascii="Cambria Math" w:hAnsi="Cambria Math"/>
                      <w:i/>
                      <w:szCs w:val="28"/>
                    </w:rPr>
                  </m:ctrlPr>
                </m:sSubSupPr>
                <m:e>
                  <m:r>
                    <w:rPr>
                      <w:rFonts w:ascii="Cambria Math" w:hAnsi="Cambria Math"/>
                      <w:szCs w:val="28"/>
                    </w:rPr>
                    <m:t>σ</m:t>
                  </m:r>
                </m:e>
                <m:sub>
                  <m:sSub>
                    <m:sSubPr>
                      <m:ctrlPr>
                        <w:rPr>
                          <w:rFonts w:ascii="Cambria Math" w:hAnsi="Cambria Math"/>
                          <w:i/>
                          <w:szCs w:val="28"/>
                        </w:rPr>
                      </m:ctrlPr>
                    </m:sSubPr>
                    <m:e>
                      <m:r>
                        <w:rPr>
                          <w:rFonts w:ascii="Cambria Math" w:hAnsi="Cambria Math"/>
                          <w:szCs w:val="28"/>
                        </w:rPr>
                        <m:t>s</m:t>
                      </m:r>
                    </m:e>
                    <m:sub>
                      <m:r>
                        <w:rPr>
                          <w:rFonts w:ascii="Cambria Math" w:hAnsi="Cambria Math"/>
                          <w:szCs w:val="28"/>
                        </w:rPr>
                        <m:t>x</m:t>
                      </m:r>
                    </m:sub>
                  </m:sSub>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sSub>
                    <m:sSubPr>
                      <m:ctrlPr>
                        <w:rPr>
                          <w:rFonts w:ascii="Cambria Math" w:hAnsi="Cambria Math"/>
                          <w:i/>
                          <w:szCs w:val="28"/>
                        </w:rPr>
                      </m:ctrlPr>
                    </m:sSubPr>
                    <m:e>
                      <m:r>
                        <w:rPr>
                          <w:rFonts w:ascii="Cambria Math" w:hAnsi="Cambria Math"/>
                          <w:szCs w:val="28"/>
                        </w:rPr>
                        <m:t>s</m:t>
                      </m:r>
                    </m:e>
                    <m:sub>
                      <m:r>
                        <w:rPr>
                          <w:rFonts w:ascii="Cambria Math" w:hAnsi="Cambria Math"/>
                          <w:szCs w:val="28"/>
                        </w:rPr>
                        <m:t>y</m:t>
                      </m:r>
                    </m:sub>
                  </m:sSub>
                </m:sub>
                <m:sup>
                  <m:r>
                    <w:rPr>
                      <w:rFonts w:ascii="Cambria Math" w:hAnsi="Cambria Math"/>
                      <w:szCs w:val="28"/>
                    </w:rPr>
                    <m:t>2</m:t>
                  </m:r>
                </m:sup>
              </m:sSubSup>
            </m:den>
          </m:f>
          <m:r>
            <w:rPr>
              <w:rFonts w:ascii="Cambria Math" w:hAnsi="Cambria Math"/>
              <w:szCs w:val="28"/>
              <w:lang w:val="en-US"/>
            </w:rPr>
            <m:t>.</m:t>
          </m:r>
        </m:oMath>
      </m:oMathPara>
    </w:p>
    <w:p w14:paraId="4D3E36DF" w14:textId="3191763A" w:rsidR="003D1CDC" w:rsidRPr="003E36BA" w:rsidRDefault="003E36BA" w:rsidP="00243FFB">
      <w:pPr>
        <w:spacing w:after="160" w:line="259" w:lineRule="auto"/>
        <w:ind w:firstLine="709"/>
        <w:rPr>
          <w:szCs w:val="28"/>
          <w:lang w:val="en-US"/>
        </w:rPr>
      </w:pPr>
      <w:r w:rsidRPr="003E36BA">
        <w:rPr>
          <w:szCs w:val="28"/>
          <w:lang w:val="en-US"/>
        </w:rPr>
        <w:t>Maximum ratio combining is the optimal fusion tool for independent channels with additive white Gaussian noise</w:t>
      </w:r>
      <w:r w:rsidR="003D1CDC" w:rsidRPr="003E36BA">
        <w:rPr>
          <w:szCs w:val="28"/>
          <w:lang w:val="en-US"/>
        </w:rPr>
        <w:t>.</w:t>
      </w:r>
    </w:p>
    <w:p w14:paraId="70193AD9" w14:textId="5BCE6097" w:rsidR="00534055" w:rsidRPr="00821A01" w:rsidRDefault="00534055" w:rsidP="00243FFB">
      <w:pPr>
        <w:spacing w:after="160" w:line="259" w:lineRule="auto"/>
        <w:ind w:firstLine="709"/>
        <w:rPr>
          <w:szCs w:val="28"/>
        </w:rPr>
      </w:pPr>
      <w:r w:rsidRPr="003E36BA">
        <w:rPr>
          <w:szCs w:val="28"/>
          <w:highlight w:val="yellow"/>
        </w:rPr>
        <w:t xml:space="preserve">Вектор измерений в настоящей работе </w:t>
      </w:r>
      <w:r w:rsidR="003D2D97" w:rsidRPr="003E36BA">
        <w:rPr>
          <w:szCs w:val="28"/>
          <w:highlight w:val="yellow"/>
        </w:rPr>
        <w:t>имеет следующий вид</w:t>
      </w:r>
    </w:p>
    <w:p w14:paraId="4EC21509" w14:textId="37F96B68" w:rsidR="00DF7232" w:rsidRDefault="009F589E" w:rsidP="00016D17">
      <w:pPr>
        <w:ind w:firstLine="0"/>
        <w:jc w:val="center"/>
        <w:rPr>
          <w:szCs w:val="28"/>
        </w:rPr>
      </w:pPr>
      <m:oMath>
        <m:acc>
          <m:accPr>
            <m:chr m:val="̃"/>
            <m:ctrlPr>
              <w:rPr>
                <w:rFonts w:ascii="Cambria Math" w:hAnsi="Cambria Math"/>
                <w:i/>
                <w:szCs w:val="28"/>
                <w:lang w:val="en-GB"/>
              </w:rPr>
            </m:ctrlPr>
          </m:accPr>
          <m:e>
            <m:r>
              <w:rPr>
                <w:rFonts w:ascii="Cambria Math" w:hAnsi="Cambria Math"/>
                <w:szCs w:val="28"/>
                <w:lang w:val="en-GB"/>
              </w:rPr>
              <m:t>x</m:t>
            </m:r>
          </m:e>
        </m:acc>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8"/>
                          <m:mcJc m:val="center"/>
                        </m:mcPr>
                      </m:mc>
                    </m:mcs>
                    <m:ctrlPr>
                      <w:rPr>
                        <w:rFonts w:ascii="Cambria Math" w:hAnsi="Cambria Math"/>
                        <w:i/>
                        <w:szCs w:val="28"/>
                      </w:rPr>
                    </m:ctrlPr>
                  </m:mPr>
                  <m:mr>
                    <m:e>
                      <m:acc>
                        <m:accPr>
                          <m:chr m:val="̃"/>
                          <m:ctrlPr>
                            <w:rPr>
                              <w:rFonts w:ascii="Cambria Math" w:hAnsi="Cambria Math"/>
                              <w:i/>
                              <w:szCs w:val="28"/>
                              <w:lang w:val="en-GB"/>
                            </w:rPr>
                          </m:ctrlPr>
                        </m:accPr>
                        <m:e>
                          <m:r>
                            <w:rPr>
                              <w:rFonts w:ascii="Cambria Math" w:hAnsi="Cambria Math"/>
                              <w:szCs w:val="28"/>
                              <w:lang w:val="en-GB"/>
                            </w:rPr>
                            <m:t>x</m:t>
                          </m:r>
                        </m:e>
                      </m:acc>
                    </m:e>
                    <m:e>
                      <m:acc>
                        <m:accPr>
                          <m:chr m:val="̃"/>
                          <m:ctrlPr>
                            <w:rPr>
                              <w:rFonts w:ascii="Cambria Math" w:hAnsi="Cambria Math"/>
                              <w:i/>
                              <w:szCs w:val="28"/>
                              <w:lang w:val="en-GB"/>
                            </w:rPr>
                          </m:ctrlPr>
                        </m:accPr>
                        <m:e>
                          <m:r>
                            <w:rPr>
                              <w:rFonts w:ascii="Cambria Math" w:hAnsi="Cambria Math"/>
                              <w:szCs w:val="28"/>
                              <w:lang w:val="en-GB"/>
                            </w:rPr>
                            <m:t>y</m:t>
                          </m:r>
                        </m:e>
                      </m:acc>
                    </m:e>
                    <m:e>
                      <m:acc>
                        <m:accPr>
                          <m:chr m:val="̃"/>
                          <m:ctrlPr>
                            <w:rPr>
                              <w:rFonts w:ascii="Cambria Math" w:hAnsi="Cambria Math"/>
                              <w:i/>
                              <w:szCs w:val="28"/>
                              <w:lang w:val="en-GB"/>
                            </w:rPr>
                          </m:ctrlPr>
                        </m:accPr>
                        <m:e>
                          <m:r>
                            <w:rPr>
                              <w:rFonts w:ascii="Cambria Math" w:hAnsi="Cambria Math"/>
                              <w:szCs w:val="28"/>
                              <w:lang w:val="en-GB"/>
                            </w:rPr>
                            <m:t>z</m:t>
                          </m:r>
                        </m:e>
                      </m:acc>
                      <m:ctrlPr>
                        <w:rPr>
                          <w:rFonts w:ascii="Cambria Math" w:eastAsia="Cambria Math" w:hAnsi="Cambria Math" w:cs="Cambria Math"/>
                          <w:i/>
                          <w:szCs w:val="28"/>
                        </w:rPr>
                      </m:ctrlPr>
                    </m:e>
                    <m:e>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rPr>
                            <m:t>2</m:t>
                          </m:r>
                        </m:sub>
                        <m:sup>
                          <m:r>
                            <w:rPr>
                              <w:rFonts w:ascii="Cambria Math" w:hAnsi="Cambria Math"/>
                              <w:szCs w:val="28"/>
                              <w:lang w:val="en-GB"/>
                            </w:rPr>
                            <m:t>T</m:t>
                          </m:r>
                        </m:sup>
                      </m:sSubSup>
                      <m:ctrlPr>
                        <w:rPr>
                          <w:rFonts w:ascii="Cambria Math" w:eastAsia="Cambria Math" w:hAnsi="Cambria Math" w:cs="Cambria Math"/>
                          <w:i/>
                          <w:szCs w:val="28"/>
                        </w:rPr>
                      </m:ctrlPr>
                    </m:e>
                    <m:e>
                      <m:acc>
                        <m:accPr>
                          <m:chr m:val="̃"/>
                          <m:ctrlPr>
                            <w:rPr>
                              <w:rFonts w:ascii="Cambria Math" w:hAnsi="Cambria Math"/>
                              <w:i/>
                              <w:szCs w:val="28"/>
                              <w:lang w:val="en-GB"/>
                            </w:rPr>
                          </m:ctrlPr>
                        </m:accPr>
                        <m:e>
                          <m:r>
                            <w:rPr>
                              <w:rFonts w:ascii="Cambria Math" w:hAnsi="Cambria Math"/>
                              <w:szCs w:val="28"/>
                              <w:lang w:val="en-GB"/>
                            </w:rPr>
                            <m:t>u</m:t>
                          </m:r>
                        </m:e>
                      </m:acc>
                      <m:ctrlPr>
                        <w:rPr>
                          <w:rFonts w:ascii="Cambria Math" w:eastAsia="Cambria Math" w:hAnsi="Cambria Math" w:cs="Cambria Math"/>
                          <w:i/>
                          <w:szCs w:val="28"/>
                        </w:rPr>
                      </m:ctrlPr>
                    </m:e>
                    <m:e>
                      <m:acc>
                        <m:accPr>
                          <m:chr m:val="̃"/>
                          <m:ctrlPr>
                            <w:rPr>
                              <w:rFonts w:ascii="Cambria Math" w:hAnsi="Cambria Math"/>
                              <w:i/>
                              <w:szCs w:val="28"/>
                              <w:lang w:val="en-GB"/>
                            </w:rPr>
                          </m:ctrlPr>
                        </m:accPr>
                        <m:e>
                          <m:r>
                            <w:rPr>
                              <w:rFonts w:ascii="Cambria Math" w:hAnsi="Cambria Math"/>
                              <w:szCs w:val="28"/>
                              <w:lang w:val="en-GB"/>
                            </w:rPr>
                            <m:t>v</m:t>
                          </m:r>
                        </m:e>
                      </m:acc>
                      <m:ctrlPr>
                        <w:rPr>
                          <w:rFonts w:ascii="Cambria Math" w:eastAsia="Cambria Math" w:hAnsi="Cambria Math" w:cs="Cambria Math"/>
                          <w:i/>
                          <w:szCs w:val="28"/>
                        </w:rPr>
                      </m:ctrlPr>
                    </m:e>
                    <m:e>
                      <m:acc>
                        <m:accPr>
                          <m:chr m:val="̃"/>
                          <m:ctrlPr>
                            <w:rPr>
                              <w:rFonts w:ascii="Cambria Math" w:hAnsi="Cambria Math"/>
                              <w:i/>
                              <w:szCs w:val="28"/>
                              <w:lang w:val="en-GB"/>
                            </w:rPr>
                          </m:ctrlPr>
                        </m:accPr>
                        <m:e>
                          <m:r>
                            <w:rPr>
                              <w:rFonts w:ascii="Cambria Math" w:hAnsi="Cambria Math"/>
                              <w:sz w:val="26"/>
                              <w:szCs w:val="26"/>
                            </w:rPr>
                            <m:t>w</m:t>
                          </m:r>
                        </m:e>
                      </m:acc>
                      <m:ctrlPr>
                        <w:rPr>
                          <w:rFonts w:ascii="Cambria Math" w:eastAsia="Cambria Math" w:hAnsi="Cambria Math" w:cs="Cambria Math"/>
                          <w:i/>
                          <w:szCs w:val="28"/>
                        </w:rPr>
                      </m:ctrlPr>
                    </m:e>
                    <m:e>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rPr>
                            <m:t>2</m:t>
                          </m:r>
                        </m:sub>
                        <m:sup>
                          <m:r>
                            <w:rPr>
                              <w:rFonts w:ascii="Cambria Math" w:hAnsi="Cambria Math"/>
                              <w:szCs w:val="28"/>
                              <w:lang w:val="en-GB"/>
                            </w:rPr>
                            <m:t>T</m:t>
                          </m:r>
                        </m:sup>
                      </m:sSubSup>
                    </m:e>
                  </m:mr>
                </m:m>
              </m:e>
            </m:d>
          </m:e>
          <m:sup>
            <m:r>
              <w:rPr>
                <w:rFonts w:ascii="Cambria Math" w:hAnsi="Cambria Math"/>
                <w:szCs w:val="28"/>
              </w:rPr>
              <m:t>T</m:t>
            </m:r>
          </m:sup>
        </m:sSup>
      </m:oMath>
      <w:r w:rsidR="00016D17" w:rsidRPr="00016D17">
        <w:rPr>
          <w:szCs w:val="28"/>
        </w:rPr>
        <w:t>,</w:t>
      </w:r>
    </w:p>
    <w:p w14:paraId="769A580F" w14:textId="1A312B24" w:rsidR="00016D17" w:rsidRDefault="00016D17" w:rsidP="001234D9">
      <w:pPr>
        <w:ind w:firstLine="0"/>
        <w:rPr>
          <w:szCs w:val="28"/>
        </w:rPr>
      </w:pPr>
    </w:p>
    <w:p w14:paraId="60979134" w14:textId="67E785F8" w:rsidR="0005049B" w:rsidRPr="0005049B" w:rsidRDefault="00A946A4" w:rsidP="0005049B">
      <w:pPr>
        <w:ind w:firstLine="0"/>
        <w:rPr>
          <w:i/>
          <w:szCs w:val="28"/>
        </w:rPr>
      </w:pPr>
      <w:r>
        <w:rPr>
          <w:szCs w:val="28"/>
        </w:rPr>
        <w:t>где</w:t>
      </w:r>
      <w:r w:rsidR="00016D17">
        <w:rPr>
          <w:szCs w:val="28"/>
        </w:rPr>
        <w:t xml:space="preserve"> </w:t>
      </w:r>
      <m:oMath>
        <m:acc>
          <m:accPr>
            <m:chr m:val="̃"/>
            <m:ctrlPr>
              <w:rPr>
                <w:rFonts w:ascii="Cambria Math" w:hAnsi="Cambria Math"/>
                <w:i/>
                <w:szCs w:val="28"/>
                <w:lang w:val="en-GB"/>
              </w:rPr>
            </m:ctrlPr>
          </m:accPr>
          <m:e>
            <m:r>
              <w:rPr>
                <w:rFonts w:ascii="Cambria Math" w:hAnsi="Cambria Math"/>
                <w:szCs w:val="28"/>
                <w:lang w:val="en-GB"/>
              </w:rPr>
              <m:t>x</m:t>
            </m:r>
          </m:e>
        </m:acc>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SR</m:t>
            </m:r>
          </m:sub>
        </m:sSub>
      </m:oMath>
      <w:r w:rsidR="00016D17" w:rsidRPr="00016D17">
        <w:rPr>
          <w:szCs w:val="28"/>
        </w:rPr>
        <w:t xml:space="preserve">, </w:t>
      </w:r>
      <m:oMath>
        <m:acc>
          <m:accPr>
            <m:chr m:val="̃"/>
            <m:ctrlPr>
              <w:rPr>
                <w:rFonts w:ascii="Cambria Math" w:hAnsi="Cambria Math"/>
                <w:i/>
                <w:szCs w:val="28"/>
                <w:lang w:val="en-GB"/>
              </w:rPr>
            </m:ctrlPr>
          </m:accPr>
          <m:e>
            <m:r>
              <w:rPr>
                <w:rFonts w:ascii="Cambria Math" w:hAnsi="Cambria Math"/>
                <w:szCs w:val="28"/>
                <w:lang w:val="en-GB"/>
              </w:rPr>
              <m:t>y</m:t>
            </m:r>
          </m:e>
        </m:acc>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SR</m:t>
            </m:r>
          </m:sub>
        </m:sSub>
      </m:oMath>
      <w:r w:rsidR="00016D17" w:rsidRPr="00016D17">
        <w:rPr>
          <w:szCs w:val="28"/>
        </w:rPr>
        <w:t>,</w:t>
      </w:r>
      <w:r w:rsidR="001D211C">
        <w:rPr>
          <w:szCs w:val="28"/>
        </w:rPr>
        <w:t xml:space="preserve"> </w:t>
      </w:r>
      <m:oMath>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rPr>
              <m:t>2</m:t>
            </m:r>
          </m:sub>
          <m:sup>
            <m:r>
              <w:rPr>
                <w:rFonts w:ascii="Cambria Math" w:hAnsi="Cambria Math"/>
                <w:szCs w:val="28"/>
                <w:lang w:val="en-GB"/>
              </w:rPr>
              <m:t>T</m:t>
            </m:r>
          </m:sup>
        </m:sSubSup>
        <m:r>
          <w:rPr>
            <w:rFonts w:ascii="Cambria Math" w:hAnsi="Cambria Math"/>
            <w:szCs w:val="28"/>
          </w:rPr>
          <m:t>=</m:t>
        </m:r>
        <m:sSub>
          <m:sSubPr>
            <m:ctrlPr>
              <w:rPr>
                <w:rFonts w:ascii="Cambria Math" w:hAnsi="Cambria Math"/>
                <w:i/>
                <w:szCs w:val="28"/>
                <w:lang w:val="en-GB"/>
              </w:rPr>
            </m:ctrlPr>
          </m:sSubPr>
          <m:e>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rPr>
                  <m:t>2</m:t>
                </m:r>
              </m:sub>
              <m:sup>
                <m:r>
                  <w:rPr>
                    <w:rFonts w:ascii="Cambria Math" w:hAnsi="Cambria Math"/>
                    <w:szCs w:val="28"/>
                    <w:lang w:val="en-GB"/>
                  </w:rPr>
                  <m:t>T</m:t>
                </m:r>
              </m:sup>
            </m:sSubSup>
          </m:e>
          <m:sub>
            <m:r>
              <w:rPr>
                <w:rFonts w:ascii="Cambria Math" w:hAnsi="Cambria Math"/>
                <w:szCs w:val="28"/>
                <w:lang w:val="en-GB"/>
              </w:rPr>
              <m:t>GYRO</m:t>
            </m:r>
          </m:sub>
        </m:sSub>
      </m:oMath>
      <w:r w:rsidR="00F30AE4" w:rsidRPr="00F30AE4">
        <w:rPr>
          <w:szCs w:val="28"/>
        </w:rPr>
        <w:t xml:space="preserve">, </w:t>
      </w: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u</m:t>
                    </m:r>
                  </m:e>
                </m:acc>
              </m:e>
              <m:sub>
                <m:r>
                  <w:rPr>
                    <w:rFonts w:ascii="Cambria Math" w:hAnsi="Cambria Math"/>
                    <w:szCs w:val="28"/>
                  </w:rPr>
                  <m:t>IMU</m:t>
                </m:r>
              </m:sub>
            </m:sSub>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u</m:t>
                    </m:r>
                  </m:e>
                </m:acc>
              </m:e>
              <m:sub>
                <m:r>
                  <w:rPr>
                    <w:rFonts w:ascii="Cambria Math" w:hAnsi="Cambria Math"/>
                    <w:szCs w:val="28"/>
                  </w:rPr>
                  <m:t>DVL</m:t>
                </m:r>
              </m:sub>
            </m:sSub>
          </m:num>
          <m:den>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rPr>
                  <m:t>2</m:t>
                </m:r>
              </m:sup>
            </m:sSubSup>
          </m:den>
        </m:f>
      </m:oMath>
      <w:r w:rsidR="0005049B" w:rsidRPr="0005049B">
        <w:rPr>
          <w:szCs w:val="28"/>
        </w:rPr>
        <w:t xml:space="preserve">, </w:t>
      </w:r>
      <m:oMath>
        <m:acc>
          <m:accPr>
            <m:chr m:val="̃"/>
            <m:ctrlPr>
              <w:rPr>
                <w:rFonts w:ascii="Cambria Math" w:hAnsi="Cambria Math"/>
                <w:i/>
                <w:szCs w:val="28"/>
                <w:lang w:val="en-GB"/>
              </w:rPr>
            </m:ctrlPr>
          </m:accPr>
          <m:e>
            <m:r>
              <w:rPr>
                <w:rFonts w:ascii="Cambria Math" w:hAnsi="Cambria Math"/>
                <w:szCs w:val="28"/>
                <w:lang w:val="en-GB"/>
              </w:rPr>
              <m:t>v</m:t>
            </m:r>
          </m:e>
        </m:ac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v</m:t>
                    </m:r>
                  </m:e>
                </m:acc>
              </m:e>
              <m:sub>
                <m:r>
                  <w:rPr>
                    <w:rFonts w:ascii="Cambria Math" w:hAnsi="Cambria Math"/>
                    <w:szCs w:val="28"/>
                  </w:rPr>
                  <m:t>IMU</m:t>
                </m:r>
              </m:sub>
            </m:sSub>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v</m:t>
                    </m:r>
                  </m:e>
                </m:acc>
              </m:e>
              <m:sub>
                <m:r>
                  <w:rPr>
                    <w:rFonts w:ascii="Cambria Math" w:hAnsi="Cambria Math"/>
                    <w:szCs w:val="28"/>
                  </w:rPr>
                  <m:t>DVL</m:t>
                </m:r>
              </m:sub>
            </m:sSub>
          </m:num>
          <m:den>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rPr>
                  <m:t>2</m:t>
                </m:r>
              </m:sup>
            </m:sSubSup>
          </m:den>
        </m:f>
      </m:oMath>
      <w:r w:rsidR="0005049B" w:rsidRPr="0005049B">
        <w:rPr>
          <w:szCs w:val="28"/>
        </w:rPr>
        <w:t xml:space="preserve">, </w:t>
      </w:r>
      <m:oMath>
        <m:acc>
          <m:accPr>
            <m:chr m:val="̃"/>
            <m:ctrlPr>
              <w:rPr>
                <w:rFonts w:ascii="Cambria Math" w:hAnsi="Cambria Math"/>
                <w:i/>
                <w:szCs w:val="28"/>
                <w:lang w:val="en-GB"/>
              </w:rPr>
            </m:ctrlPr>
          </m:accPr>
          <m:e>
            <m:r>
              <w:rPr>
                <w:rFonts w:ascii="Cambria Math" w:hAnsi="Cambria Math"/>
                <w:sz w:val="26"/>
                <w:szCs w:val="26"/>
              </w:rPr>
              <m:t>w</m:t>
            </m:r>
          </m:e>
        </m:acc>
        <m:r>
          <w:rPr>
            <w:rFonts w:ascii="Cambria Math" w:hAnsi="Cambria Math"/>
            <w:szCs w:val="28"/>
          </w:rPr>
          <m:t>=</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 w:val="26"/>
                    <w:szCs w:val="26"/>
                  </w:rPr>
                  <m:t>w</m:t>
                </m:r>
              </m:e>
            </m:acc>
          </m:e>
          <m:sub>
            <m:r>
              <w:rPr>
                <w:rFonts w:ascii="Cambria Math" w:hAnsi="Cambria Math"/>
                <w:szCs w:val="28"/>
                <w:lang w:val="en-GB"/>
              </w:rPr>
              <m:t>IMU</m:t>
            </m:r>
          </m:sub>
        </m:sSub>
      </m:oMath>
      <w:r w:rsidR="0005049B" w:rsidRPr="0005049B">
        <w:rPr>
          <w:szCs w:val="28"/>
        </w:rPr>
        <w:t xml:space="preserve">, </w:t>
      </w:r>
      <m:oMath>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rPr>
              <m:t>2</m:t>
            </m:r>
          </m:sub>
          <m:sup>
            <m:r>
              <w:rPr>
                <w:rFonts w:ascii="Cambria Math" w:hAnsi="Cambria Math"/>
                <w:szCs w:val="28"/>
                <w:lang w:val="en-GB"/>
              </w:rPr>
              <m:t>T</m:t>
            </m:r>
          </m:sup>
        </m:sSubSup>
        <m:r>
          <w:rPr>
            <w:rFonts w:ascii="Cambria Math" w:hAnsi="Cambria Math"/>
            <w:szCs w:val="28"/>
          </w:rPr>
          <m:t>=</m:t>
        </m:r>
        <m:sSub>
          <m:sSubPr>
            <m:ctrlPr>
              <w:rPr>
                <w:rFonts w:ascii="Cambria Math" w:hAnsi="Cambria Math"/>
                <w:i/>
                <w:szCs w:val="28"/>
                <w:lang w:val="en-GB"/>
              </w:rPr>
            </m:ctrlPr>
          </m:sSubPr>
          <m:e>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rPr>
                  <m:t>2</m:t>
                </m:r>
              </m:sub>
              <m:sup>
                <m:r>
                  <w:rPr>
                    <w:rFonts w:ascii="Cambria Math" w:hAnsi="Cambria Math"/>
                    <w:szCs w:val="28"/>
                    <w:lang w:val="en-GB"/>
                  </w:rPr>
                  <m:t>T</m:t>
                </m:r>
              </m:sup>
            </m:sSubSup>
          </m:e>
          <m:sub>
            <m:r>
              <w:rPr>
                <w:rFonts w:ascii="Cambria Math" w:hAnsi="Cambria Math"/>
                <w:szCs w:val="28"/>
                <w:lang w:val="en-GB"/>
              </w:rPr>
              <m:t>IMU</m:t>
            </m:r>
          </m:sub>
        </m:sSub>
      </m:oMath>
      <w:r w:rsidR="0005049B" w:rsidRPr="0005049B">
        <w:rPr>
          <w:szCs w:val="28"/>
        </w:rPr>
        <w:t>.</w:t>
      </w:r>
    </w:p>
    <w:p w14:paraId="31AA4EE2" w14:textId="77777777" w:rsidR="0005049B" w:rsidRDefault="0005049B" w:rsidP="0005049B">
      <w:pPr>
        <w:ind w:firstLine="0"/>
      </w:pPr>
    </w:p>
    <w:p w14:paraId="6B50C8EF" w14:textId="6DA10984" w:rsidR="00016D17" w:rsidRPr="0005049B" w:rsidRDefault="00016D17" w:rsidP="001234D9">
      <w:pPr>
        <w:ind w:firstLine="0"/>
        <w:rPr>
          <w:i/>
          <w:szCs w:val="28"/>
        </w:rPr>
      </w:pPr>
    </w:p>
    <w:p w14:paraId="5319439F" w14:textId="64C4D0D9" w:rsidR="00243FFB" w:rsidRDefault="00243FFB" w:rsidP="001234D9">
      <w:pPr>
        <w:ind w:firstLine="0"/>
      </w:pPr>
    </w:p>
    <w:p w14:paraId="3D00595D" w14:textId="77777777" w:rsidR="00753636" w:rsidRPr="00210489" w:rsidRDefault="00753636" w:rsidP="001234D9">
      <w:pPr>
        <w:ind w:firstLine="0"/>
      </w:pPr>
    </w:p>
    <w:p w14:paraId="1919C40A" w14:textId="0437D785" w:rsidR="000066C6" w:rsidRDefault="000066C6">
      <w:pPr>
        <w:spacing w:after="160" w:line="259" w:lineRule="auto"/>
        <w:ind w:firstLine="0"/>
        <w:jc w:val="left"/>
        <w:rPr>
          <w:b/>
          <w:bCs/>
          <w:szCs w:val="28"/>
        </w:rPr>
      </w:pPr>
      <w:r>
        <w:rPr>
          <w:b/>
          <w:bCs/>
          <w:szCs w:val="28"/>
        </w:rPr>
        <w:br w:type="page"/>
      </w:r>
    </w:p>
    <w:p w14:paraId="09B70E71" w14:textId="2809B6B0" w:rsidR="007441A7" w:rsidRPr="00DC3195" w:rsidRDefault="00FA6C3A" w:rsidP="007441A7">
      <w:pPr>
        <w:spacing w:after="160" w:line="259" w:lineRule="auto"/>
        <w:ind w:firstLine="709"/>
        <w:rPr>
          <w:b/>
          <w:bCs/>
          <w:szCs w:val="28"/>
          <w:lang w:val="en-US"/>
        </w:rPr>
      </w:pPr>
      <w:r w:rsidRPr="00DC3195">
        <w:rPr>
          <w:b/>
          <w:bCs/>
          <w:szCs w:val="28"/>
          <w:lang w:val="en-US"/>
        </w:rPr>
        <w:lastRenderedPageBreak/>
        <w:t>NAVIGATION SYSTEM MODELING</w:t>
      </w:r>
    </w:p>
    <w:p w14:paraId="6313812E" w14:textId="485325B3" w:rsidR="00882713" w:rsidRPr="00DC3195" w:rsidRDefault="007441A7" w:rsidP="00AD3046">
      <w:pPr>
        <w:spacing w:after="160" w:line="259" w:lineRule="auto"/>
        <w:ind w:firstLine="0"/>
        <w:rPr>
          <w:lang w:val="en-US"/>
        </w:rPr>
      </w:pPr>
      <w:r w:rsidRPr="00DC3195">
        <w:rPr>
          <w:b/>
          <w:bCs/>
          <w:sz w:val="24"/>
          <w:szCs w:val="18"/>
          <w:lang w:val="en-US"/>
        </w:rPr>
        <w:tab/>
      </w:r>
      <w:r w:rsidR="00DC3195" w:rsidRPr="00DC3195">
        <w:rPr>
          <w:lang w:val="en-US"/>
        </w:rPr>
        <w:t>The filtering software simulation considers the following situation: the MMT-300 moves to a predetermined point, and two hydroacoustic buoys are located on the water surface. The influence of surface current is taken into account by influencing the displacement of buoys</w:t>
      </w:r>
      <w:r w:rsidRPr="00DC3195">
        <w:rPr>
          <w:lang w:val="en-US"/>
        </w:rPr>
        <w:t xml:space="preserve">. </w:t>
      </w:r>
      <w:r w:rsidR="00DC3195" w:rsidRPr="00DC3195">
        <w:rPr>
          <w:lang w:val="en-US"/>
        </w:rPr>
        <w:t>If the measurement error is larger than the state uncertainty estimate, the filter will "trust" the simulation data more. That is why it is important to correctly select the values of covariance matrices, the main tool for tuning the filter. With the given measurement devices noise parameters, the EKF parameters are as follows</w:t>
      </w:r>
      <w:r w:rsidR="00882713" w:rsidRPr="00DC3195">
        <w:rPr>
          <w:lang w:val="en-US"/>
        </w:rPr>
        <w:t>:</w:t>
      </w:r>
    </w:p>
    <w:p w14:paraId="21878B80" w14:textId="2AF7BB58" w:rsidR="00F75976" w:rsidRPr="00A304AD" w:rsidRDefault="009F589E" w:rsidP="00186F53">
      <w:pPr>
        <w:spacing w:after="160" w:line="259" w:lineRule="auto"/>
        <w:ind w:firstLine="0"/>
        <w:jc w:val="center"/>
        <w:rPr>
          <w:lang w:val="en-US"/>
        </w:rPr>
      </w:pPr>
      <m:oMath>
        <m:sSub>
          <m:sSubPr>
            <m:ctrlPr>
              <w:rPr>
                <w:rFonts w:ascii="Cambria Math" w:hAnsi="Cambria Math"/>
                <w:i/>
                <w:szCs w:val="28"/>
              </w:rPr>
            </m:ctrlPr>
          </m:sSubPr>
          <m:e>
            <m:r>
              <w:rPr>
                <w:rFonts w:ascii="Cambria Math" w:hAnsi="Cambria Math"/>
                <w:szCs w:val="28"/>
              </w:rPr>
              <m:t>P</m:t>
            </m:r>
          </m:e>
          <m:sub>
            <m:r>
              <w:rPr>
                <w:rFonts w:ascii="Cambria Math" w:hAnsi="Cambria Math"/>
                <w:szCs w:val="28"/>
                <w:lang w:val="en-US"/>
              </w:rPr>
              <m:t>0</m:t>
            </m:r>
          </m:sub>
        </m:sSub>
        <m:r>
          <w:rPr>
            <w:rFonts w:ascii="Cambria Math" w:hAnsi="Cambria Math"/>
            <w:szCs w:val="28"/>
            <w:lang w:val="en-US"/>
          </w:rPr>
          <m:t>=</m:t>
        </m:r>
        <m:sSub>
          <m:sSubPr>
            <m:ctrlPr>
              <w:rPr>
                <w:rFonts w:ascii="Cambria Math" w:hAnsi="Cambria Math"/>
                <w:iCs/>
                <w:szCs w:val="28"/>
                <w:lang w:val="en-US"/>
              </w:rPr>
            </m:ctrlPr>
          </m:sSubPr>
          <m:e>
            <m:r>
              <m:rPr>
                <m:sty m:val="p"/>
              </m:rPr>
              <w:rPr>
                <w:rFonts w:ascii="Cambria Math" w:hAnsi="Cambria Math"/>
                <w:szCs w:val="28"/>
                <w:lang w:val="en-US"/>
              </w:rPr>
              <m:t>I</m:t>
            </m:r>
          </m:e>
          <m:sub>
            <m:r>
              <m:rPr>
                <m:sty m:val="p"/>
              </m:rPr>
              <w:rPr>
                <w:rFonts w:ascii="Cambria Math" w:hAnsi="Cambria Math"/>
                <w:szCs w:val="28"/>
                <w:lang w:val="en-US"/>
              </w:rPr>
              <m:t>12×12</m:t>
            </m:r>
          </m:sub>
        </m:sSub>
      </m:oMath>
      <w:r w:rsidR="00F75976" w:rsidRPr="00A304AD">
        <w:rPr>
          <w:szCs w:val="28"/>
          <w:lang w:val="en-US"/>
        </w:rPr>
        <w:t>,</w:t>
      </w:r>
      <w:r w:rsidR="00186F53" w:rsidRPr="00A304AD">
        <w:rPr>
          <w:szCs w:val="28"/>
          <w:lang w:val="en-US"/>
        </w:rPr>
        <w:t xml:space="preserve"> </w:t>
      </w:r>
      <m:oMath>
        <m:r>
          <w:rPr>
            <w:rFonts w:ascii="Cambria Math" w:hAnsi="Cambria Math"/>
            <w:szCs w:val="28"/>
          </w:rPr>
          <m:t>Q</m:t>
        </m:r>
        <m:r>
          <w:rPr>
            <w:rFonts w:ascii="Cambria Math" w:hAnsi="Cambria Math"/>
            <w:szCs w:val="28"/>
            <w:lang w:val="en-US"/>
          </w:rPr>
          <m:t>=0</m:t>
        </m:r>
      </m:oMath>
      <w:r w:rsidR="00186F53" w:rsidRPr="00A304AD">
        <w:rPr>
          <w:szCs w:val="28"/>
          <w:lang w:val="en-US"/>
        </w:rPr>
        <w:t>,</w:t>
      </w:r>
    </w:p>
    <w:p w14:paraId="2E5F0151" w14:textId="5A7B077A" w:rsidR="00F75976" w:rsidRPr="00A304AD" w:rsidRDefault="009F589E" w:rsidP="00186F53">
      <w:pPr>
        <w:spacing w:after="160" w:line="259" w:lineRule="auto"/>
        <w:ind w:firstLine="0"/>
        <w:jc w:val="center"/>
        <w:rPr>
          <w:iCs/>
          <w:szCs w:val="28"/>
          <w:lang w:val="en-US"/>
        </w:rPr>
      </w:pPr>
      <m:oMath>
        <m:sSub>
          <m:sSubPr>
            <m:ctrlPr>
              <w:rPr>
                <w:rFonts w:ascii="Cambria Math" w:hAnsi="Cambria Math"/>
                <w:i/>
                <w:szCs w:val="28"/>
              </w:rPr>
            </m:ctrlPr>
          </m:sSubPr>
          <m:e>
            <m:acc>
              <m:accPr>
                <m:ctrlPr>
                  <w:rPr>
                    <w:rFonts w:ascii="Cambria Math" w:hAnsi="Cambria Math"/>
                    <w:i/>
                    <w:szCs w:val="28"/>
                    <w:lang w:val="en-US"/>
                  </w:rPr>
                </m:ctrlPr>
              </m:accPr>
              <m:e>
                <m:r>
                  <w:rPr>
                    <w:rFonts w:ascii="Cambria Math" w:hAnsi="Cambria Math"/>
                    <w:szCs w:val="28"/>
                    <w:lang w:val="en-US"/>
                  </w:rPr>
                  <m:t>x</m:t>
                </m:r>
              </m:e>
            </m:acc>
          </m:e>
          <m:sub>
            <m:r>
              <w:rPr>
                <w:rFonts w:ascii="Cambria Math" w:hAnsi="Cambria Math"/>
                <w:szCs w:val="28"/>
                <w:lang w:val="en-US"/>
              </w:rPr>
              <m:t>0</m:t>
            </m:r>
          </m:sub>
        </m:sSub>
        <m:r>
          <w:rPr>
            <w:rFonts w:ascii="Cambria Math" w:hAnsi="Cambria Math"/>
            <w:szCs w:val="28"/>
            <w:lang w:val="en-US"/>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lang w:val="en-US"/>
              </w:rPr>
              <m:t>0</m:t>
            </m:r>
          </m:sub>
        </m:sSub>
        <m:r>
          <w:rPr>
            <w:rFonts w:ascii="Cambria Math" w:hAnsi="Cambria Math"/>
            <w:szCs w:val="28"/>
            <w:lang w:val="en-US"/>
          </w:rPr>
          <m:t>+</m:t>
        </m:r>
        <m:sSub>
          <m:sSubPr>
            <m:ctrlPr>
              <w:rPr>
                <w:rFonts w:ascii="Cambria Math" w:hAnsi="Cambria Math"/>
                <w:i/>
                <w:szCs w:val="28"/>
                <w:lang w:val="en-GB"/>
              </w:rPr>
            </m:ctrlPr>
          </m:sSubPr>
          <m:e>
            <m:r>
              <m:rPr>
                <m:scr m:val="script"/>
              </m:rPr>
              <w:rPr>
                <w:rFonts w:ascii="Cambria Math" w:hAnsi="Cambria Math"/>
                <w:szCs w:val="28"/>
                <w:lang w:val="en-GB"/>
              </w:rPr>
              <m:t>w</m:t>
            </m:r>
          </m:e>
          <m:sub>
            <m:sSub>
              <m:sSubPr>
                <m:ctrlPr>
                  <w:rPr>
                    <w:rFonts w:ascii="Cambria Math" w:hAnsi="Cambria Math"/>
                    <w:i/>
                    <w:szCs w:val="28"/>
                    <w:lang w:val="en-GB"/>
                  </w:rPr>
                </m:ctrlPr>
              </m:sSubPr>
              <m:e>
                <m:r>
                  <w:rPr>
                    <w:rFonts w:ascii="Cambria Math" w:hAnsi="Cambria Math"/>
                    <w:szCs w:val="28"/>
                    <w:lang w:val="en-GB"/>
                  </w:rPr>
                  <m:t>x</m:t>
                </m:r>
              </m:e>
              <m:sub>
                <m:r>
                  <w:rPr>
                    <w:rFonts w:ascii="Cambria Math" w:hAnsi="Cambria Math"/>
                    <w:szCs w:val="28"/>
                    <w:lang w:val="en-US"/>
                  </w:rPr>
                  <m:t>0</m:t>
                </m:r>
              </m:sub>
            </m:sSub>
          </m:sub>
        </m:sSub>
        <m:r>
          <w:rPr>
            <w:rFonts w:ascii="Cambria Math" w:hAnsi="Cambria Math"/>
            <w:szCs w:val="28"/>
            <w:lang w:val="en-US"/>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r>
              <w:rPr>
                <w:rFonts w:ascii="Cambria Math" w:hAnsi="Cambria Math"/>
                <w:lang w:val="en-US"/>
              </w:rPr>
              <m:t>0.05</m:t>
            </m:r>
          </m:e>
        </m:d>
      </m:oMath>
      <w:r w:rsidR="00186F53" w:rsidRPr="00A304AD">
        <w:rPr>
          <w:iCs/>
          <w:szCs w:val="28"/>
          <w:lang w:val="en-US"/>
        </w:rPr>
        <w:t>,</w:t>
      </w:r>
    </w:p>
    <w:p w14:paraId="14168F84" w14:textId="49F48F8C" w:rsidR="004D5658" w:rsidRPr="00A304AD" w:rsidRDefault="007441A7" w:rsidP="00186F53">
      <w:pPr>
        <w:spacing w:after="160" w:line="259" w:lineRule="auto"/>
        <w:ind w:firstLine="0"/>
        <w:jc w:val="center"/>
        <w:rPr>
          <w:lang w:val="en-US"/>
        </w:rPr>
      </w:pPr>
      <m:oMath>
        <m:r>
          <w:rPr>
            <w:rFonts w:ascii="Cambria Math" w:hAnsi="Cambria Math"/>
            <w:szCs w:val="28"/>
          </w:rPr>
          <m:t>R</m:t>
        </m:r>
        <m:r>
          <w:rPr>
            <w:rFonts w:ascii="Cambria Math" w:hAnsi="Cambria Math"/>
            <w:szCs w:val="28"/>
            <w:lang w:val="en-US"/>
          </w:rPr>
          <m:t>=</m:t>
        </m:r>
        <m:r>
          <w:rPr>
            <w:rFonts w:ascii="Cambria Math" w:hAnsi="Cambria Math"/>
            <w:szCs w:val="28"/>
          </w:rPr>
          <m:t>diag</m:t>
        </m:r>
        <m:d>
          <m:dPr>
            <m:begChr m:val="{"/>
            <m:endChr m:val="}"/>
            <m:ctrlPr>
              <w:rPr>
                <w:rFonts w:ascii="Cambria Math" w:hAnsi="Cambria Math"/>
                <w:i/>
                <w:szCs w:val="28"/>
              </w:rPr>
            </m:ctrlPr>
          </m:dPr>
          <m:e>
            <m:r>
              <w:rPr>
                <w:rFonts w:ascii="Cambria Math" w:hAnsi="Cambria Math"/>
                <w:szCs w:val="28"/>
                <w:lang w:val="en-US"/>
              </w:rPr>
              <m:t>0.8;0.8;</m:t>
            </m:r>
            <m:r>
              <w:rPr>
                <w:rFonts w:ascii="Cambria Math" w:hAnsi="Cambria Math"/>
                <w:lang w:val="en-US"/>
              </w:rPr>
              <m:t>0.102</m:t>
            </m:r>
            <m:r>
              <w:rPr>
                <w:rFonts w:ascii="Cambria Math" w:hAnsi="Cambria Math"/>
                <w:szCs w:val="28"/>
                <w:lang w:val="en-US"/>
              </w:rPr>
              <m:t>;0.15;0.15;0.15;0.25;0.25;0.35;0.14;0.14;0.14</m:t>
            </m:r>
          </m:e>
        </m:d>
      </m:oMath>
      <w:r w:rsidR="00186F53" w:rsidRPr="00A304AD">
        <w:rPr>
          <w:szCs w:val="28"/>
          <w:lang w:val="en-US"/>
        </w:rPr>
        <w:t>.</w:t>
      </w:r>
    </w:p>
    <w:p w14:paraId="76516C33" w14:textId="4C2D5848" w:rsidR="00885098" w:rsidRPr="00701970" w:rsidRDefault="00330996" w:rsidP="00EE5FF5">
      <w:pPr>
        <w:spacing w:after="160" w:line="259" w:lineRule="auto"/>
        <w:ind w:firstLine="709"/>
        <w:rPr>
          <w:lang w:val="en-US"/>
        </w:rPr>
      </w:pPr>
      <w:r w:rsidRPr="00701970">
        <w:rPr>
          <w:lang w:val="en-US"/>
        </w:rPr>
        <w:t>It is assumed that a Doppler logger is used when fusing sensor information due to the small distance from the seafloor. It should also be noted that zero-order extrapolators with update frequencies, presented in the table below, are used to simulate the discrete nature of the measurement devices</w:t>
      </w:r>
      <w:r w:rsidR="00104B40" w:rsidRPr="00701970">
        <w:rPr>
          <w:lang w:val="en-US"/>
        </w:rPr>
        <w:t xml:space="preserve">. </w:t>
      </w:r>
    </w:p>
    <w:p w14:paraId="4734A588" w14:textId="71EA04ED" w:rsidR="00104B40" w:rsidRPr="00330996" w:rsidRDefault="00330996" w:rsidP="00330996">
      <w:pPr>
        <w:spacing w:line="259" w:lineRule="auto"/>
        <w:ind w:firstLine="0"/>
        <w:rPr>
          <w:lang w:val="en-US"/>
        </w:rPr>
      </w:pPr>
      <w:r>
        <w:rPr>
          <w:lang w:val="en-US"/>
        </w:rPr>
        <w:t>Table</w:t>
      </w:r>
      <w:r w:rsidR="00104B40" w:rsidRPr="00330996">
        <w:rPr>
          <w:lang w:val="en-US"/>
        </w:rPr>
        <w:t xml:space="preserve"> </w:t>
      </w:r>
      <w:r w:rsidR="008774F5" w:rsidRPr="00330996">
        <w:rPr>
          <w:lang w:val="en-US"/>
        </w:rPr>
        <w:t xml:space="preserve">5 </w:t>
      </w:r>
      <w:r w:rsidR="00104B40" w:rsidRPr="00330996">
        <w:rPr>
          <w:lang w:val="en-US"/>
        </w:rPr>
        <w:t xml:space="preserve">– </w:t>
      </w:r>
      <w:r w:rsidRPr="00330996">
        <w:rPr>
          <w:lang w:val="en-US"/>
        </w:rPr>
        <w:t>Update rates of the sensors</w:t>
      </w:r>
    </w:p>
    <w:tbl>
      <w:tblPr>
        <w:tblStyle w:val="a6"/>
        <w:tblW w:w="0" w:type="auto"/>
        <w:tblLook w:val="04A0" w:firstRow="1" w:lastRow="0" w:firstColumn="1" w:lastColumn="0" w:noHBand="0" w:noVBand="1"/>
      </w:tblPr>
      <w:tblGrid>
        <w:gridCol w:w="5098"/>
        <w:gridCol w:w="5098"/>
      </w:tblGrid>
      <w:tr w:rsidR="00104B40" w14:paraId="687FA13B" w14:textId="77777777" w:rsidTr="00104B40">
        <w:tc>
          <w:tcPr>
            <w:tcW w:w="5098" w:type="dxa"/>
          </w:tcPr>
          <w:p w14:paraId="50405A81" w14:textId="382EAF40" w:rsidR="00104B40" w:rsidRPr="004846DC" w:rsidRDefault="004846DC" w:rsidP="00B0510C">
            <w:pPr>
              <w:pStyle w:val="ae"/>
              <w:ind w:firstLine="0"/>
              <w:jc w:val="center"/>
              <w:rPr>
                <w:lang w:val="en-US"/>
              </w:rPr>
            </w:pPr>
            <w:r>
              <w:rPr>
                <w:lang w:val="en-US"/>
              </w:rPr>
              <w:t>Sensor</w:t>
            </w:r>
          </w:p>
        </w:tc>
        <w:tc>
          <w:tcPr>
            <w:tcW w:w="5098" w:type="dxa"/>
          </w:tcPr>
          <w:p w14:paraId="4FDCE665" w14:textId="19264CA8" w:rsidR="00104B40" w:rsidRDefault="004846DC" w:rsidP="00B0510C">
            <w:pPr>
              <w:pStyle w:val="ae"/>
              <w:ind w:firstLine="0"/>
              <w:jc w:val="center"/>
            </w:pPr>
            <w:proofErr w:type="spellStart"/>
            <w:r w:rsidRPr="004846DC">
              <w:t>Update</w:t>
            </w:r>
            <w:proofErr w:type="spellEnd"/>
            <w:r w:rsidRPr="004846DC">
              <w:t xml:space="preserve"> </w:t>
            </w:r>
            <w:proofErr w:type="spellStart"/>
            <w:r w:rsidRPr="004846DC">
              <w:t>rate</w:t>
            </w:r>
            <w:proofErr w:type="spellEnd"/>
          </w:p>
        </w:tc>
      </w:tr>
      <w:tr w:rsidR="00104B40" w14:paraId="7A501DB1" w14:textId="77777777" w:rsidTr="00104B40">
        <w:tc>
          <w:tcPr>
            <w:tcW w:w="5098" w:type="dxa"/>
          </w:tcPr>
          <w:p w14:paraId="03594DE5" w14:textId="0536795F" w:rsidR="00104B40" w:rsidRPr="004846DC" w:rsidRDefault="004846DC" w:rsidP="00B0510C">
            <w:pPr>
              <w:pStyle w:val="ae"/>
              <w:ind w:firstLine="0"/>
              <w:jc w:val="center"/>
              <w:rPr>
                <w:lang w:val="en-US"/>
              </w:rPr>
            </w:pPr>
            <w:r>
              <w:rPr>
                <w:lang w:val="en-US"/>
              </w:rPr>
              <w:t>IMU</w:t>
            </w:r>
          </w:p>
        </w:tc>
        <w:tc>
          <w:tcPr>
            <w:tcW w:w="5098" w:type="dxa"/>
          </w:tcPr>
          <w:p w14:paraId="140E0E87" w14:textId="4F183643" w:rsidR="00104B40" w:rsidRPr="005F3827" w:rsidRDefault="005F3827" w:rsidP="00B0510C">
            <w:pPr>
              <w:pStyle w:val="ae"/>
              <w:ind w:firstLine="0"/>
              <w:jc w:val="center"/>
              <w:rPr>
                <w:lang w:val="en-US"/>
              </w:rPr>
            </w:pPr>
            <w:r>
              <w:rPr>
                <w:lang w:val="en-US"/>
              </w:rPr>
              <w:t>50 Hz</w:t>
            </w:r>
          </w:p>
        </w:tc>
      </w:tr>
      <w:tr w:rsidR="00104B40" w14:paraId="07133E26" w14:textId="77777777" w:rsidTr="00104B40">
        <w:tc>
          <w:tcPr>
            <w:tcW w:w="5098" w:type="dxa"/>
          </w:tcPr>
          <w:p w14:paraId="6E900888" w14:textId="73A0A3D2" w:rsidR="00104B40" w:rsidRPr="00104B40" w:rsidRDefault="00104B40" w:rsidP="00B0510C">
            <w:pPr>
              <w:pStyle w:val="ae"/>
              <w:ind w:firstLine="0"/>
              <w:jc w:val="center"/>
              <w:rPr>
                <w:lang w:val="en-US"/>
              </w:rPr>
            </w:pPr>
            <w:r>
              <w:rPr>
                <w:lang w:val="en-US"/>
              </w:rPr>
              <w:t>GPS</w:t>
            </w:r>
          </w:p>
        </w:tc>
        <w:tc>
          <w:tcPr>
            <w:tcW w:w="5098" w:type="dxa"/>
          </w:tcPr>
          <w:p w14:paraId="26A445B7" w14:textId="02EA8566" w:rsidR="00104B40" w:rsidRPr="005F3827" w:rsidRDefault="005F3827" w:rsidP="00B0510C">
            <w:pPr>
              <w:pStyle w:val="ae"/>
              <w:ind w:firstLine="0"/>
              <w:jc w:val="center"/>
              <w:rPr>
                <w:lang w:val="en-US"/>
              </w:rPr>
            </w:pPr>
            <w:r>
              <w:rPr>
                <w:lang w:val="en-US"/>
              </w:rPr>
              <w:t>1 Hz</w:t>
            </w:r>
          </w:p>
        </w:tc>
      </w:tr>
      <w:tr w:rsidR="00104B40" w14:paraId="1232BC13" w14:textId="77777777" w:rsidTr="00104B40">
        <w:tc>
          <w:tcPr>
            <w:tcW w:w="5098" w:type="dxa"/>
          </w:tcPr>
          <w:p w14:paraId="0843E1EB" w14:textId="0BF7883B" w:rsidR="00104B40" w:rsidRPr="004846DC" w:rsidRDefault="004846DC" w:rsidP="00B0510C">
            <w:pPr>
              <w:pStyle w:val="ae"/>
              <w:ind w:firstLine="0"/>
              <w:jc w:val="center"/>
              <w:rPr>
                <w:lang w:val="en-US"/>
              </w:rPr>
            </w:pPr>
            <w:r>
              <w:rPr>
                <w:lang w:val="en-US"/>
              </w:rPr>
              <w:t>DVL</w:t>
            </w:r>
          </w:p>
        </w:tc>
        <w:tc>
          <w:tcPr>
            <w:tcW w:w="5098" w:type="dxa"/>
          </w:tcPr>
          <w:p w14:paraId="2F3EAAFF" w14:textId="2A08E4D1" w:rsidR="00104B40" w:rsidRPr="00324BBE" w:rsidRDefault="005F3827" w:rsidP="00B0510C">
            <w:pPr>
              <w:pStyle w:val="ae"/>
              <w:ind w:firstLine="0"/>
              <w:jc w:val="center"/>
              <w:rPr>
                <w:lang w:val="en-US"/>
              </w:rPr>
            </w:pPr>
            <w:r>
              <w:rPr>
                <w:lang w:val="en-US"/>
              </w:rPr>
              <w:t>25</w:t>
            </w:r>
            <w:r w:rsidR="00324BBE">
              <w:t xml:space="preserve"> </w:t>
            </w:r>
            <w:proofErr w:type="spellStart"/>
            <w:r w:rsidR="00324BBE">
              <w:t>Hz</w:t>
            </w:r>
            <w:proofErr w:type="spellEnd"/>
          </w:p>
        </w:tc>
      </w:tr>
      <w:tr w:rsidR="00104B40" w14:paraId="3E06FB5B" w14:textId="77777777" w:rsidTr="00104B40">
        <w:tc>
          <w:tcPr>
            <w:tcW w:w="5098" w:type="dxa"/>
          </w:tcPr>
          <w:p w14:paraId="3F65EAA9" w14:textId="30C84D1B" w:rsidR="00104B40" w:rsidRPr="004846DC" w:rsidRDefault="004846DC" w:rsidP="00B0510C">
            <w:pPr>
              <w:pStyle w:val="ae"/>
              <w:ind w:firstLine="0"/>
              <w:jc w:val="center"/>
              <w:rPr>
                <w:lang w:val="en-US"/>
              </w:rPr>
            </w:pPr>
            <w:r>
              <w:rPr>
                <w:lang w:val="en-US"/>
              </w:rPr>
              <w:t>PS</w:t>
            </w:r>
          </w:p>
        </w:tc>
        <w:tc>
          <w:tcPr>
            <w:tcW w:w="5098" w:type="dxa"/>
          </w:tcPr>
          <w:p w14:paraId="43E8335B" w14:textId="6A3160A8" w:rsidR="00104B40" w:rsidRPr="005F3827" w:rsidRDefault="005F3827" w:rsidP="00B0510C">
            <w:pPr>
              <w:pStyle w:val="ae"/>
              <w:ind w:firstLine="0"/>
              <w:jc w:val="center"/>
              <w:rPr>
                <w:lang w:val="en-US"/>
              </w:rPr>
            </w:pPr>
            <w:r>
              <w:t xml:space="preserve">50 </w:t>
            </w:r>
            <w:r>
              <w:rPr>
                <w:lang w:val="en-US"/>
              </w:rPr>
              <w:t>Hz</w:t>
            </w:r>
          </w:p>
        </w:tc>
      </w:tr>
    </w:tbl>
    <w:p w14:paraId="14BA2EE5" w14:textId="6CE40D13" w:rsidR="00104B40" w:rsidRDefault="00104B40" w:rsidP="00AD3046">
      <w:pPr>
        <w:spacing w:after="160" w:line="259" w:lineRule="auto"/>
        <w:ind w:firstLine="0"/>
      </w:pPr>
    </w:p>
    <w:p w14:paraId="03D67EDA" w14:textId="7C014389" w:rsidR="0020158D" w:rsidRPr="00DB5381" w:rsidRDefault="0020158D" w:rsidP="00AD3046">
      <w:pPr>
        <w:spacing w:after="160" w:line="259" w:lineRule="auto"/>
        <w:ind w:firstLine="0"/>
        <w:rPr>
          <w:lang w:val="en-US"/>
        </w:rPr>
      </w:pPr>
      <w:r w:rsidRPr="00A304AD">
        <w:rPr>
          <w:lang w:val="en-US"/>
        </w:rPr>
        <w:tab/>
      </w:r>
      <w:r w:rsidR="00DB5381" w:rsidRPr="00DB5381">
        <w:rPr>
          <w:lang w:val="en-US"/>
        </w:rPr>
        <w:t>The block diagram of the system model is shown in Fig. 9 and reflects its main components: hydroacoustic buoys to obtain slant ranges to AUV, controller to send control signals, dynamics/kinematics block of the underwater vehicle and sensors fusion block</w:t>
      </w:r>
      <w:r w:rsidR="00C8273B" w:rsidRPr="00DB5381">
        <w:rPr>
          <w:lang w:val="en-US"/>
        </w:rPr>
        <w:t xml:space="preserve">. </w:t>
      </w:r>
    </w:p>
    <w:p w14:paraId="65DA61C0" w14:textId="7835F625" w:rsidR="0020158D" w:rsidRDefault="0020158D" w:rsidP="00AD3046">
      <w:pPr>
        <w:spacing w:after="160" w:line="259" w:lineRule="auto"/>
        <w:ind w:firstLine="0"/>
      </w:pPr>
      <w:r>
        <w:rPr>
          <w:noProof/>
        </w:rPr>
        <w:lastRenderedPageBreak/>
        <mc:AlternateContent>
          <mc:Choice Requires="wpc">
            <w:drawing>
              <wp:inline distT="0" distB="0" distL="0" distR="0" wp14:anchorId="0FB749E2" wp14:editId="3A3C7728">
                <wp:extent cx="6263554" cy="3794125"/>
                <wp:effectExtent l="0" t="0" r="4445" b="0"/>
                <wp:docPr id="77" name="Полотно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8" name="Прямоугольник 78"/>
                        <wps:cNvSpPr/>
                        <wps:spPr>
                          <a:xfrm>
                            <a:off x="1944414" y="1607559"/>
                            <a:ext cx="2354319" cy="704716"/>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ACF4249" w14:textId="5C41FA38" w:rsidR="00C21B5B" w:rsidRPr="0020158D" w:rsidRDefault="009F589E" w:rsidP="0020158D">
                              <w:pPr>
                                <w:ind w:firstLine="0"/>
                                <w:rPr>
                                  <w:sz w:val="24"/>
                                  <w:szCs w:val="18"/>
                                </w:rPr>
                              </w:pPr>
                              <m:oMathPara>
                                <m:oMath>
                                  <m:m>
                                    <m:mPr>
                                      <m:mcs>
                                        <m:mc>
                                          <m:mcPr>
                                            <m:count m:val="1"/>
                                            <m:mcJc m:val="center"/>
                                          </m:mcPr>
                                        </m:mc>
                                      </m:mcs>
                                      <m:ctrlPr>
                                        <w:rPr>
                                          <w:rFonts w:ascii="Cambria Math" w:hAnsi="Cambria Math"/>
                                          <w:i/>
                                          <w:sz w:val="24"/>
                                          <w:szCs w:val="24"/>
                                        </w:rPr>
                                      </m:ctrlPr>
                                    </m:mPr>
                                    <m:mr>
                                      <m:e>
                                        <m:f>
                                          <m:fPr>
                                            <m:ctrlPr>
                                              <w:rPr>
                                                <w:rFonts w:ascii="Cambria Math" w:hAnsi="Cambria Math"/>
                                                <w:i/>
                                                <w:sz w:val="24"/>
                                                <w:szCs w:val="24"/>
                                                <w:lang w:val="en-GB"/>
                                              </w:rPr>
                                            </m:ctrlPr>
                                          </m:fPr>
                                          <m:num>
                                            <m:r>
                                              <w:rPr>
                                                <w:rFonts w:ascii="Cambria Math" w:hAnsi="Cambria Math"/>
                                                <w:sz w:val="24"/>
                                                <w:szCs w:val="24"/>
                                                <w:lang w:val="en-GB"/>
                                              </w:rPr>
                                              <m:t>dx</m:t>
                                            </m:r>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r>
                                          <w:rPr>
                                            <w:rFonts w:ascii="Cambria Math" w:hAnsi="Cambria Math"/>
                                            <w:sz w:val="24"/>
                                            <w:szCs w:val="24"/>
                                            <w:lang w:val="en-GB"/>
                                          </w:rPr>
                                          <m:t>G</m:t>
                                        </m:r>
                                        <m:r>
                                          <m:rPr>
                                            <m:scr m:val="script"/>
                                          </m:rPr>
                                          <w:rPr>
                                            <w:rFonts w:ascii="Cambria Math" w:hAnsi="Cambria Math"/>
                                            <w:sz w:val="24"/>
                                            <w:szCs w:val="24"/>
                                            <w:lang w:val="en-GB"/>
                                          </w:rPr>
                                          <m:t>w</m:t>
                                        </m:r>
                                        <m:r>
                                          <w:rPr>
                                            <w:rFonts w:ascii="Cambria Math" w:hAnsi="Cambria Math"/>
                                            <w:sz w:val="24"/>
                                            <w:szCs w:val="24"/>
                                          </w:rPr>
                                          <m:t xml:space="preserve">,  </m:t>
                                        </m:r>
                                      </m:e>
                                    </m:mr>
                                    <m:mr>
                                      <m:e>
                                        <m:r>
                                          <w:rPr>
                                            <w:rFonts w:ascii="Cambria Math" w:hAnsi="Cambria Math"/>
                                            <w:sz w:val="24"/>
                                            <w:szCs w:val="24"/>
                                            <w:lang w:val="en-GB"/>
                                          </w:rPr>
                                          <m:t>y=C</m:t>
                                        </m:r>
                                        <m:d>
                                          <m:dPr>
                                            <m:ctrlPr>
                                              <w:rPr>
                                                <w:rFonts w:ascii="Cambria Math" w:hAnsi="Cambria Math"/>
                                                <w:i/>
                                                <w:sz w:val="24"/>
                                                <w:szCs w:val="24"/>
                                                <w:lang w:val="en-GB"/>
                                              </w:rPr>
                                            </m:ctrlPr>
                                          </m:dPr>
                                          <m:e>
                                            <m:r>
                                              <w:rPr>
                                                <w:rFonts w:ascii="Cambria Math" w:hAnsi="Cambria Math"/>
                                                <w:sz w:val="24"/>
                                                <w:szCs w:val="24"/>
                                                <w:lang w:val="en-GB"/>
                                              </w:rPr>
                                              <m:t>t</m:t>
                                            </m:r>
                                          </m:e>
                                        </m:d>
                                        <m:r>
                                          <w:rPr>
                                            <w:rFonts w:ascii="Cambria Math" w:hAnsi="Cambria Math"/>
                                            <w:sz w:val="24"/>
                                            <w:szCs w:val="24"/>
                                            <w:lang w:val="en-GB"/>
                                          </w:rPr>
                                          <m:t>x+</m:t>
                                        </m:r>
                                        <m:r>
                                          <m:rPr>
                                            <m:scr m:val="script"/>
                                          </m:rPr>
                                          <w:rPr>
                                            <w:rFonts w:ascii="Cambria Math" w:hAnsi="Cambria Math"/>
                                            <w:sz w:val="24"/>
                                            <w:szCs w:val="24"/>
                                            <w:lang w:val="en-GB"/>
                                          </w:rPr>
                                          <m:t>D</m:t>
                                        </m:r>
                                        <m:d>
                                          <m:dPr>
                                            <m:ctrlPr>
                                              <w:rPr>
                                                <w:rFonts w:ascii="Cambria Math" w:hAnsi="Cambria Math"/>
                                                <w:i/>
                                                <w:sz w:val="24"/>
                                                <w:szCs w:val="24"/>
                                                <w:lang w:val="en-GB"/>
                                              </w:rPr>
                                            </m:ctrlPr>
                                          </m:dPr>
                                          <m:e>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lang w:val="en-GB"/>
                                          </w:rPr>
                                          <m:t>+H</m:t>
                                        </m:r>
                                        <m:r>
                                          <m:rPr>
                                            <m:scr m:val="script"/>
                                          </m:rPr>
                                          <w:rPr>
                                            <w:rFonts w:ascii="Cambria Math" w:hAnsi="Cambria Math"/>
                                            <w:sz w:val="24"/>
                                            <w:szCs w:val="24"/>
                                            <w:lang w:val="en-GB"/>
                                          </w:rPr>
                                          <m:t>w+v,</m:t>
                                        </m:r>
                                      </m:e>
                                    </m:mr>
                                  </m:m>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Прямоугольник 79"/>
                        <wps:cNvSpPr/>
                        <wps:spPr>
                          <a:xfrm>
                            <a:off x="3289738" y="83482"/>
                            <a:ext cx="683173" cy="54713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E44F86A" w14:textId="302668D9" w:rsidR="00C21B5B" w:rsidRPr="0020158D" w:rsidRDefault="00C04F4A" w:rsidP="0020158D">
                              <w:pPr>
                                <w:ind w:firstLine="0"/>
                                <w:rPr>
                                  <w:sz w:val="24"/>
                                  <w:szCs w:val="18"/>
                                </w:rPr>
                              </w:pPr>
                              <m:oMathPara>
                                <m:oMath>
                                  <m:r>
                                    <w:rPr>
                                      <w:rFonts w:ascii="Cambria Math" w:hAnsi="Cambria Math"/>
                                      <w:sz w:val="24"/>
                                      <w:szCs w:val="24"/>
                                    </w:rPr>
                                    <m:t>Buoy 1</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Прямоугольник 80"/>
                        <wps:cNvSpPr/>
                        <wps:spPr>
                          <a:xfrm>
                            <a:off x="3289738" y="840226"/>
                            <a:ext cx="683173" cy="54713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A4D2751" w14:textId="4D9F268F" w:rsidR="00C21B5B" w:rsidRPr="0020158D" w:rsidRDefault="00C04F4A" w:rsidP="0020158D">
                              <w:pPr>
                                <w:ind w:firstLine="0"/>
                                <w:rPr>
                                  <w:sz w:val="24"/>
                                  <w:szCs w:val="18"/>
                                </w:rPr>
                              </w:pPr>
                              <m:oMathPara>
                                <m:oMath>
                                  <m:r>
                                    <w:rPr>
                                      <w:rFonts w:ascii="Cambria Math" w:hAnsi="Cambria Math"/>
                                      <w:sz w:val="24"/>
                                      <w:szCs w:val="24"/>
                                    </w:rPr>
                                    <m:t>Buoy 2</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Прямоугольник 81"/>
                        <wps:cNvSpPr/>
                        <wps:spPr>
                          <a:xfrm>
                            <a:off x="4719145" y="1754022"/>
                            <a:ext cx="1513490" cy="43213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1AC4968" w14:textId="75FEFC3A" w:rsidR="00C21B5B" w:rsidRPr="0020158D" w:rsidRDefault="00980461" w:rsidP="0020158D">
                              <w:pPr>
                                <w:ind w:firstLine="0"/>
                                <w:rPr>
                                  <w:sz w:val="24"/>
                                  <w:szCs w:val="18"/>
                                </w:rPr>
                              </w:pPr>
                              <m:oMathPara>
                                <m:oMath>
                                  <m:r>
                                    <w:rPr>
                                      <w:rFonts w:ascii="Cambria Math" w:hAnsi="Cambria Math"/>
                                      <w:sz w:val="24"/>
                                      <w:szCs w:val="18"/>
                                    </w:rPr>
                                    <m:t xml:space="preserve">Sensors Fusion </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Прямоугольник 82"/>
                        <wps:cNvSpPr/>
                        <wps:spPr>
                          <a:xfrm>
                            <a:off x="998482" y="2906184"/>
                            <a:ext cx="3310761" cy="499168"/>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CD50C8" w14:textId="0AC79715" w:rsidR="00C21B5B" w:rsidRPr="0020158D" w:rsidRDefault="009F589E" w:rsidP="0020158D">
                              <w:pPr>
                                <w:ind w:firstLine="0"/>
                                <w:rPr>
                                  <w:sz w:val="22"/>
                                  <w:szCs w:val="16"/>
                                </w:rPr>
                              </w:pPr>
                              <m:oMathPara>
                                <m:oMath>
                                  <m:f>
                                    <m:fPr>
                                      <m:ctrlPr>
                                        <w:rPr>
                                          <w:rFonts w:ascii="Cambria Math" w:hAnsi="Cambria Math"/>
                                          <w:i/>
                                          <w:sz w:val="24"/>
                                          <w:szCs w:val="24"/>
                                          <w:lang w:val="en-GB"/>
                                        </w:rPr>
                                      </m:ctrlPr>
                                    </m:fPr>
                                    <m:num>
                                      <m:r>
                                        <w:rPr>
                                          <w:rFonts w:ascii="Cambria Math" w:hAnsi="Cambria Math"/>
                                          <w:sz w:val="24"/>
                                          <w:szCs w:val="24"/>
                                          <w:lang w:val="en-GB"/>
                                        </w:rPr>
                                        <m:t>d</m:t>
                                      </m:r>
                                      <m:acc>
                                        <m:accPr>
                                          <m:ctrlPr>
                                            <w:rPr>
                                              <w:rFonts w:ascii="Cambria Math" w:hAnsi="Cambria Math"/>
                                              <w:i/>
                                              <w:sz w:val="24"/>
                                              <w:szCs w:val="24"/>
                                              <w:lang w:val="en-GB"/>
                                            </w:rPr>
                                          </m:ctrlPr>
                                        </m:accPr>
                                        <m:e>
                                          <m:r>
                                            <w:rPr>
                                              <w:rFonts w:ascii="Cambria Math" w:hAnsi="Cambria Math"/>
                                              <w:sz w:val="24"/>
                                              <w:szCs w:val="24"/>
                                            </w:rPr>
                                            <m:t>x</m:t>
                                          </m:r>
                                        </m:e>
                                      </m:acc>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trlPr>
                                        <w:rPr>
                                          <w:rFonts w:ascii="Cambria Math" w:hAnsi="Cambria Math"/>
                                          <w:i/>
                                          <w:sz w:val="24"/>
                                          <w:szCs w:val="24"/>
                                          <w:lang w:val="en-GB"/>
                                        </w:rPr>
                                      </m:ctrlPr>
                                    </m:accPr>
                                    <m:e>
                                      <m:r>
                                        <w:rPr>
                                          <w:rFonts w:ascii="Cambria Math" w:hAnsi="Cambria Math"/>
                                          <w:sz w:val="24"/>
                                          <w:szCs w:val="24"/>
                                        </w:rPr>
                                        <m:t>x</m:t>
                                      </m:r>
                                    </m:e>
                                  </m:acc>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n-GB"/>
                                        </w:rPr>
                                        <m:t>K</m:t>
                                      </m:r>
                                      <m:ctrlPr>
                                        <w:rPr>
                                          <w:rFonts w:ascii="Cambria Math" w:hAnsi="Cambria Math"/>
                                          <w:i/>
                                          <w:sz w:val="24"/>
                                          <w:szCs w:val="24"/>
                                          <w:lang w:val="en-GB"/>
                                        </w:rPr>
                                      </m:ctrlPr>
                                    </m:e>
                                    <m:sub>
                                      <m:r>
                                        <w:rPr>
                                          <w:rFonts w:ascii="Cambria Math" w:hAnsi="Cambria Math"/>
                                          <w:sz w:val="24"/>
                                          <w:szCs w:val="24"/>
                                        </w:rPr>
                                        <m:t>KF</m:t>
                                      </m:r>
                                    </m:sub>
                                  </m:sSub>
                                  <m:d>
                                    <m:dPr>
                                      <m:ctrlPr>
                                        <w:rPr>
                                          <w:rFonts w:ascii="Cambria Math" w:hAnsi="Cambria Math"/>
                                          <w:i/>
                                          <w:sz w:val="24"/>
                                          <w:szCs w:val="24"/>
                                        </w:rPr>
                                      </m:ctrlPr>
                                    </m:dPr>
                                    <m:e>
                                      <m:r>
                                        <w:rPr>
                                          <w:rFonts w:ascii="Cambria Math" w:hAnsi="Cambria Math"/>
                                          <w:sz w:val="24"/>
                                          <w:szCs w:val="24"/>
                                        </w:rPr>
                                        <m:t>t</m:t>
                                      </m:r>
                                    </m:e>
                                  </m:d>
                                  <m:d>
                                    <m:dPr>
                                      <m:begChr m:val="["/>
                                      <m:endChr m:val="]"/>
                                      <m:ctrlPr>
                                        <w:rPr>
                                          <w:rFonts w:ascii="Cambria Math" w:hAnsi="Cambria Math"/>
                                          <w:i/>
                                          <w:sz w:val="24"/>
                                          <w:szCs w:val="24"/>
                                        </w:rPr>
                                      </m:ctrlPr>
                                    </m:dPr>
                                    <m:e>
                                      <m:r>
                                        <m:rPr>
                                          <m:sty m:val="bi"/>
                                        </m:rPr>
                                        <w:rPr>
                                          <w:rFonts w:ascii="Cambria Math" w:hAnsi="Cambria Math"/>
                                          <w:sz w:val="24"/>
                                          <w:szCs w:val="24"/>
                                        </w:rPr>
                                        <m:t>y</m:t>
                                      </m:r>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t</m:t>
                                          </m:r>
                                        </m:e>
                                      </m:d>
                                      <m:acc>
                                        <m:accPr>
                                          <m:ctrlPr>
                                            <w:rPr>
                                              <w:rFonts w:ascii="Cambria Math" w:hAnsi="Cambria Math"/>
                                              <w:i/>
                                              <w:sz w:val="24"/>
                                              <w:szCs w:val="24"/>
                                              <w:lang w:val="en-GB"/>
                                            </w:rPr>
                                          </m:ctrlPr>
                                        </m:accPr>
                                        <m:e>
                                          <m:r>
                                            <w:rPr>
                                              <w:rFonts w:ascii="Cambria Math" w:hAnsi="Cambria Math"/>
                                              <w:sz w:val="24"/>
                                              <w:szCs w:val="24"/>
                                            </w:rPr>
                                            <m:t>x</m:t>
                                          </m:r>
                                        </m:e>
                                      </m:acc>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Прямоугольник 83"/>
                        <wps:cNvSpPr/>
                        <wps:spPr>
                          <a:xfrm>
                            <a:off x="147144" y="1702675"/>
                            <a:ext cx="1303285" cy="525026"/>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C8CA97F" w14:textId="75529B43" w:rsidR="00C21B5B" w:rsidRPr="0020158D" w:rsidRDefault="00980461" w:rsidP="0020158D">
                              <w:pPr>
                                <w:ind w:firstLine="0"/>
                                <w:rPr>
                                  <w:sz w:val="24"/>
                                  <w:szCs w:val="18"/>
                                </w:rPr>
                              </w:pPr>
                              <m:oMathPara>
                                <m:oMath>
                                  <m:r>
                                    <w:rPr>
                                      <w:rFonts w:ascii="Cambria Math" w:hAnsi="Cambria Math"/>
                                      <w:sz w:val="24"/>
                                      <w:szCs w:val="18"/>
                                    </w:rPr>
                                    <m:t>Controller</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Прямая со стрелкой 84"/>
                        <wps:cNvCnPr/>
                        <wps:spPr>
                          <a:xfrm>
                            <a:off x="1471450" y="1975945"/>
                            <a:ext cx="4729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Прямая со стрелкой 85"/>
                        <wps:cNvCnPr/>
                        <wps:spPr>
                          <a:xfrm>
                            <a:off x="4309243" y="1975700"/>
                            <a:ext cx="4099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Прямая соединительная линия 86"/>
                        <wps:cNvCnPr/>
                        <wps:spPr>
                          <a:xfrm>
                            <a:off x="3983422" y="346841"/>
                            <a:ext cx="1965435" cy="0"/>
                          </a:xfrm>
                          <a:prstGeom prst="line">
                            <a:avLst/>
                          </a:prstGeom>
                        </wps:spPr>
                        <wps:style>
                          <a:lnRef idx="1">
                            <a:schemeClr val="dk1"/>
                          </a:lnRef>
                          <a:fillRef idx="0">
                            <a:schemeClr val="dk1"/>
                          </a:fillRef>
                          <a:effectRef idx="0">
                            <a:schemeClr val="dk1"/>
                          </a:effectRef>
                          <a:fontRef idx="minor">
                            <a:schemeClr val="tx1"/>
                          </a:fontRef>
                        </wps:style>
                        <wps:bodyPr/>
                      </wps:wsp>
                      <wps:wsp>
                        <wps:cNvPr id="87" name="Прямая соединительная линия 87"/>
                        <wps:cNvCnPr/>
                        <wps:spPr>
                          <a:xfrm>
                            <a:off x="3983422" y="1103449"/>
                            <a:ext cx="1471448" cy="0"/>
                          </a:xfrm>
                          <a:prstGeom prst="line">
                            <a:avLst/>
                          </a:prstGeom>
                        </wps:spPr>
                        <wps:style>
                          <a:lnRef idx="1">
                            <a:schemeClr val="dk1"/>
                          </a:lnRef>
                          <a:fillRef idx="0">
                            <a:schemeClr val="dk1"/>
                          </a:fillRef>
                          <a:effectRef idx="0">
                            <a:schemeClr val="dk1"/>
                          </a:effectRef>
                          <a:fontRef idx="minor">
                            <a:schemeClr val="tx1"/>
                          </a:fontRef>
                        </wps:style>
                        <wps:bodyPr/>
                      </wps:wsp>
                      <wps:wsp>
                        <wps:cNvPr id="90" name="Прямая со стрелкой 90"/>
                        <wps:cNvCnPr/>
                        <wps:spPr>
                          <a:xfrm>
                            <a:off x="5465380" y="1103450"/>
                            <a:ext cx="0" cy="639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Прямая со стрелкой 91"/>
                        <wps:cNvCnPr/>
                        <wps:spPr>
                          <a:xfrm>
                            <a:off x="5948857" y="346892"/>
                            <a:ext cx="0" cy="1396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Прямая соединительная линия 94"/>
                        <wps:cNvCnPr/>
                        <wps:spPr>
                          <a:xfrm>
                            <a:off x="504498" y="3163220"/>
                            <a:ext cx="493984" cy="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Прямая со стрелкой 95"/>
                        <wps:cNvCnPr/>
                        <wps:spPr>
                          <a:xfrm flipV="1">
                            <a:off x="504498" y="2238703"/>
                            <a:ext cx="0" cy="9354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Прямая со стрелкой 96"/>
                        <wps:cNvCnPr/>
                        <wps:spPr>
                          <a:xfrm flipH="1">
                            <a:off x="4319756" y="3161501"/>
                            <a:ext cx="11561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Прямая соединительная линия 98"/>
                        <wps:cNvCnPr/>
                        <wps:spPr>
                          <a:xfrm flipV="1">
                            <a:off x="5475892" y="2219402"/>
                            <a:ext cx="0" cy="954721"/>
                          </a:xfrm>
                          <a:prstGeom prst="line">
                            <a:avLst/>
                          </a:prstGeom>
                        </wps:spPr>
                        <wps:style>
                          <a:lnRef idx="1">
                            <a:schemeClr val="dk1"/>
                          </a:lnRef>
                          <a:fillRef idx="0">
                            <a:schemeClr val="dk1"/>
                          </a:fillRef>
                          <a:effectRef idx="0">
                            <a:schemeClr val="dk1"/>
                          </a:effectRef>
                          <a:fontRef idx="minor">
                            <a:schemeClr val="tx1"/>
                          </a:fontRef>
                        </wps:style>
                        <wps:bodyPr/>
                      </wps:wsp>
                      <wps:wsp>
                        <wps:cNvPr id="99" name="Надпись 99"/>
                        <wps:cNvSpPr txBox="1"/>
                        <wps:spPr>
                          <a:xfrm>
                            <a:off x="4288221" y="1628531"/>
                            <a:ext cx="430924" cy="304800"/>
                          </a:xfrm>
                          <a:prstGeom prst="rect">
                            <a:avLst/>
                          </a:prstGeom>
                          <a:noFill/>
                          <a:ln w="6350">
                            <a:noFill/>
                          </a:ln>
                        </wps:spPr>
                        <wps:txbx>
                          <w:txbxContent>
                            <w:p w14:paraId="77ACB5BE" w14:textId="4C9419A0" w:rsidR="00C21B5B" w:rsidRPr="000C51C0" w:rsidRDefault="00C21B5B">
                              <w:pPr>
                                <w:rPr>
                                  <w:i/>
                                </w:rPr>
                              </w:pPr>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Надпись 100"/>
                        <wps:cNvSpPr txBox="1"/>
                        <wps:spPr>
                          <a:xfrm>
                            <a:off x="4004441" y="767255"/>
                            <a:ext cx="441435" cy="367024"/>
                          </a:xfrm>
                          <a:prstGeom prst="rect">
                            <a:avLst/>
                          </a:prstGeom>
                          <a:noFill/>
                          <a:ln w="6350">
                            <a:noFill/>
                          </a:ln>
                        </wps:spPr>
                        <wps:txbx>
                          <w:txbxContent>
                            <w:p w14:paraId="13CAEF2A" w14:textId="068A66DC" w:rsidR="00C21B5B" w:rsidRDefault="009F589E">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b</m:t>
                                          </m:r>
                                        </m:e>
                                        <m:sub>
                                          <m:r>
                                            <w:rPr>
                                              <w:rFonts w:ascii="Cambria Math" w:hAnsi="Cambria Math"/>
                                            </w:rPr>
                                            <m:t>2</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Надпись 101"/>
                        <wps:cNvSpPr txBox="1"/>
                        <wps:spPr>
                          <a:xfrm>
                            <a:off x="4004444" y="20093"/>
                            <a:ext cx="441435" cy="367024"/>
                          </a:xfrm>
                          <a:prstGeom prst="rect">
                            <a:avLst/>
                          </a:prstGeom>
                          <a:noFill/>
                          <a:ln w="6350">
                            <a:noFill/>
                          </a:ln>
                        </wps:spPr>
                        <wps:txbx>
                          <w:txbxContent>
                            <w:p w14:paraId="31E10DF3" w14:textId="12B9B85E" w:rsidR="00C21B5B" w:rsidRDefault="009F589E">
                              <m:oMathPara>
                                <m:oMath>
                                  <m:sSub>
                                    <m:sSubPr>
                                      <m:ctrlPr>
                                        <w:rPr>
                                          <w:rFonts w:ascii="Cambria Math" w:hAnsi="Cambria Math"/>
                                          <w:i/>
                                        </w:rPr>
                                      </m:ctrlPr>
                                    </m:sSubPr>
                                    <m:e>
                                      <m:r>
                                        <w:rPr>
                                          <w:rFonts w:ascii="Cambria Math" w:hAnsi="Cambria Math"/>
                                          <w:lang w:val="en-US"/>
                                        </w:rPr>
                                        <m:t>r</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Надпись 102"/>
                        <wps:cNvSpPr txBox="1"/>
                        <wps:spPr>
                          <a:xfrm>
                            <a:off x="5129049" y="2469359"/>
                            <a:ext cx="430924" cy="304800"/>
                          </a:xfrm>
                          <a:prstGeom prst="rect">
                            <a:avLst/>
                          </a:prstGeom>
                          <a:noFill/>
                          <a:ln w="6350">
                            <a:noFill/>
                          </a:ln>
                        </wps:spPr>
                        <wps:txbx>
                          <w:txbxContent>
                            <w:p w14:paraId="5D3C7C57" w14:textId="0B39CD92" w:rsidR="00C21B5B" w:rsidRPr="000C51C0" w:rsidRDefault="00C21B5B">
                              <w:pPr>
                                <w:rPr>
                                  <w:b/>
                                  <w:bCs/>
                                </w:rPr>
                              </w:pPr>
                              <m:oMathPara>
                                <m:oMath>
                                  <m:r>
                                    <m:rPr>
                                      <m:sty m:val="bi"/>
                                    </m:rP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Надпись 103"/>
                        <wps:cNvSpPr txBox="1"/>
                        <wps:spPr>
                          <a:xfrm>
                            <a:off x="1481960" y="1617348"/>
                            <a:ext cx="430924" cy="304800"/>
                          </a:xfrm>
                          <a:prstGeom prst="rect">
                            <a:avLst/>
                          </a:prstGeom>
                          <a:noFill/>
                          <a:ln w="6350">
                            <a:noFill/>
                          </a:ln>
                        </wps:spPr>
                        <wps:txbx>
                          <w:txbxContent>
                            <w:p w14:paraId="25FBB83A" w14:textId="6EE69044" w:rsidR="00C21B5B" w:rsidRPr="000C51C0" w:rsidRDefault="00C21B5B">
                              <w:pPr>
                                <w:rPr>
                                  <w:i/>
                                </w:rPr>
                              </w:pPr>
                              <m:oMathPara>
                                <m:oMath>
                                  <m:r>
                                    <w:rPr>
                                      <w:rFonts w:ascii="Cambria Math" w:hAnsi="Cambria Math"/>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Надпись 104"/>
                        <wps:cNvSpPr txBox="1"/>
                        <wps:spPr>
                          <a:xfrm>
                            <a:off x="115615" y="2582738"/>
                            <a:ext cx="430924" cy="304800"/>
                          </a:xfrm>
                          <a:prstGeom prst="rect">
                            <a:avLst/>
                          </a:prstGeom>
                          <a:noFill/>
                          <a:ln w="6350">
                            <a:noFill/>
                          </a:ln>
                        </wps:spPr>
                        <wps:txbx>
                          <w:txbxContent>
                            <w:p w14:paraId="1B83DF1A" w14:textId="274D6B3F" w:rsidR="00C21B5B" w:rsidRPr="000C51C0" w:rsidRDefault="009F589E">
                              <w:pPr>
                                <w:rPr>
                                  <w:i/>
                                </w:rPr>
                              </w:pPr>
                              <m:oMathPara>
                                <m:oMath>
                                  <m:acc>
                                    <m:accPr>
                                      <m:ctrlPr>
                                        <w:rPr>
                                          <w:rFonts w:ascii="Cambria Math" w:hAnsi="Cambria Math"/>
                                          <w:i/>
                                          <w:sz w:val="24"/>
                                          <w:szCs w:val="24"/>
                                          <w:lang w:val="en-GB"/>
                                        </w:rPr>
                                      </m:ctrlPr>
                                    </m:accPr>
                                    <m:e>
                                      <m:r>
                                        <w:rPr>
                                          <w:rFonts w:ascii="Cambria Math" w:hAnsi="Cambria Math"/>
                                          <w:sz w:val="24"/>
                                          <w:szCs w:val="24"/>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Надпись 105"/>
                        <wps:cNvSpPr txBox="1"/>
                        <wps:spPr>
                          <a:xfrm>
                            <a:off x="1286651" y="3443227"/>
                            <a:ext cx="3331779" cy="304800"/>
                          </a:xfrm>
                          <a:prstGeom prst="rect">
                            <a:avLst/>
                          </a:prstGeom>
                          <a:noFill/>
                          <a:ln w="6350">
                            <a:noFill/>
                          </a:ln>
                        </wps:spPr>
                        <wps:txbx>
                          <w:txbxContent>
                            <w:p w14:paraId="540B644B" w14:textId="646CBA85" w:rsidR="00C21B5B" w:rsidRPr="000C51C0" w:rsidRDefault="00980461">
                              <w:pPr>
                                <w:rPr>
                                  <w:i/>
                                </w:rPr>
                              </w:pPr>
                              <w:proofErr w:type="spellStart"/>
                              <w:r w:rsidRPr="00980461">
                                <w:rPr>
                                  <w:i/>
                                </w:rPr>
                                <w:t>Extended</w:t>
                              </w:r>
                              <w:proofErr w:type="spellEnd"/>
                              <w:r w:rsidRPr="00980461">
                                <w:rPr>
                                  <w:i/>
                                </w:rPr>
                                <w:t xml:space="preserve"> </w:t>
                              </w:r>
                              <w:proofErr w:type="spellStart"/>
                              <w:r w:rsidRPr="00980461">
                                <w:rPr>
                                  <w:i/>
                                </w:rPr>
                                <w:t>Kalman</w:t>
                              </w:r>
                              <w:proofErr w:type="spellEnd"/>
                              <w:r w:rsidRPr="00980461">
                                <w:rPr>
                                  <w:i/>
                                </w:rPr>
                                <w:t xml:space="preserve"> </w:t>
                              </w:r>
                              <w:proofErr w:type="spellStart"/>
                              <w:r w:rsidRPr="00980461">
                                <w:rPr>
                                  <w:i/>
                                </w:rPr>
                                <w:t>filter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Надпись 106"/>
                        <wps:cNvSpPr txBox="1"/>
                        <wps:spPr>
                          <a:xfrm>
                            <a:off x="1501016" y="2343002"/>
                            <a:ext cx="3331779" cy="304800"/>
                          </a:xfrm>
                          <a:prstGeom prst="rect">
                            <a:avLst/>
                          </a:prstGeom>
                          <a:noFill/>
                          <a:ln w="6350">
                            <a:noFill/>
                          </a:ln>
                        </wps:spPr>
                        <wps:txbx>
                          <w:txbxContent>
                            <w:p w14:paraId="1D78F266" w14:textId="5248C696" w:rsidR="00C21B5B" w:rsidRPr="00980461" w:rsidRDefault="00980461" w:rsidP="00980461">
                              <w:pPr>
                                <w:ind w:firstLine="0"/>
                                <w:rPr>
                                  <w:i/>
                                  <w:lang w:val="en-US"/>
                                </w:rPr>
                              </w:pPr>
                              <w:r w:rsidRPr="00980461">
                                <w:rPr>
                                  <w:i/>
                                  <w:lang w:val="en-US"/>
                                </w:rPr>
                                <w:t xml:space="preserve">Dynamics and kinematics of the </w:t>
                              </w:r>
                              <w:r w:rsidR="00C21B5B">
                                <w:rPr>
                                  <w:i/>
                                </w:rPr>
                                <w:t>ММТ</w:t>
                              </w:r>
                              <w:r w:rsidR="00C21B5B" w:rsidRPr="00980461">
                                <w:rPr>
                                  <w:i/>
                                  <w:lang w:val="en-US"/>
                                </w:rPr>
                                <w:t>-300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FB749E2" id="Полотно 77" o:spid="_x0000_s1064" editas="canvas" style="width:493.2pt;height:298.75pt;mso-position-horizontal-relative:char;mso-position-vertical-relative:line" coordsize="62630,37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">
                <v:shape id="_x0000_s1065" type="#_x0000_t75" style="position:absolute;width:62630;height:37941;visibility:visible;mso-wrap-style:square" filled="t">
                  <v:fill o:detectmouseclick="t"/>
                  <v:path o:connecttype="none"/>
                </v:shape>
                <v:rect id="Прямоугольник 78" o:spid="_x0000_s1066" style="position:absolute;left:19444;top:16075;width:23543;height:7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5ACF4249" w14:textId="5C41FA38" w:rsidR="00C21B5B" w:rsidRPr="0020158D" w:rsidRDefault="009F589E" w:rsidP="0020158D">
                        <w:pPr>
                          <w:ind w:firstLine="0"/>
                          <w:rPr>
                            <w:sz w:val="24"/>
                            <w:szCs w:val="18"/>
                          </w:rPr>
                        </w:pPr>
                        <m:oMathPara>
                          <m:oMath>
                            <m:m>
                              <m:mPr>
                                <m:mcs>
                                  <m:mc>
                                    <m:mcPr>
                                      <m:count m:val="1"/>
                                      <m:mcJc m:val="center"/>
                                    </m:mcPr>
                                  </m:mc>
                                </m:mcs>
                                <m:ctrlPr>
                                  <w:rPr>
                                    <w:rFonts w:ascii="Cambria Math" w:hAnsi="Cambria Math"/>
                                    <w:i/>
                                    <w:sz w:val="24"/>
                                    <w:szCs w:val="24"/>
                                  </w:rPr>
                                </m:ctrlPr>
                              </m:mPr>
                              <m:mr>
                                <m:e>
                                  <m:f>
                                    <m:fPr>
                                      <m:ctrlPr>
                                        <w:rPr>
                                          <w:rFonts w:ascii="Cambria Math" w:hAnsi="Cambria Math"/>
                                          <w:i/>
                                          <w:sz w:val="24"/>
                                          <w:szCs w:val="24"/>
                                          <w:lang w:val="en-GB"/>
                                        </w:rPr>
                                      </m:ctrlPr>
                                    </m:fPr>
                                    <m:num>
                                      <m:r>
                                        <w:rPr>
                                          <w:rFonts w:ascii="Cambria Math" w:hAnsi="Cambria Math"/>
                                          <w:sz w:val="24"/>
                                          <w:szCs w:val="24"/>
                                          <w:lang w:val="en-GB"/>
                                        </w:rPr>
                                        <m:t>dx</m:t>
                                      </m:r>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r>
                                    <w:rPr>
                                      <w:rFonts w:ascii="Cambria Math" w:hAnsi="Cambria Math"/>
                                      <w:sz w:val="24"/>
                                      <w:szCs w:val="24"/>
                                      <w:lang w:val="en-GB"/>
                                    </w:rPr>
                                    <m:t>G</m:t>
                                  </m:r>
                                  <m:r>
                                    <m:rPr>
                                      <m:scr m:val="script"/>
                                    </m:rPr>
                                    <w:rPr>
                                      <w:rFonts w:ascii="Cambria Math" w:hAnsi="Cambria Math"/>
                                      <w:sz w:val="24"/>
                                      <w:szCs w:val="24"/>
                                      <w:lang w:val="en-GB"/>
                                    </w:rPr>
                                    <m:t>w</m:t>
                                  </m:r>
                                  <m:r>
                                    <w:rPr>
                                      <w:rFonts w:ascii="Cambria Math" w:hAnsi="Cambria Math"/>
                                      <w:sz w:val="24"/>
                                      <w:szCs w:val="24"/>
                                    </w:rPr>
                                    <m:t xml:space="preserve">,  </m:t>
                                  </m:r>
                                </m:e>
                              </m:mr>
                              <m:mr>
                                <m:e>
                                  <m:r>
                                    <w:rPr>
                                      <w:rFonts w:ascii="Cambria Math" w:hAnsi="Cambria Math"/>
                                      <w:sz w:val="24"/>
                                      <w:szCs w:val="24"/>
                                      <w:lang w:val="en-GB"/>
                                    </w:rPr>
                                    <m:t>y=C</m:t>
                                  </m:r>
                                  <m:d>
                                    <m:dPr>
                                      <m:ctrlPr>
                                        <w:rPr>
                                          <w:rFonts w:ascii="Cambria Math" w:hAnsi="Cambria Math"/>
                                          <w:i/>
                                          <w:sz w:val="24"/>
                                          <w:szCs w:val="24"/>
                                          <w:lang w:val="en-GB"/>
                                        </w:rPr>
                                      </m:ctrlPr>
                                    </m:dPr>
                                    <m:e>
                                      <m:r>
                                        <w:rPr>
                                          <w:rFonts w:ascii="Cambria Math" w:hAnsi="Cambria Math"/>
                                          <w:sz w:val="24"/>
                                          <w:szCs w:val="24"/>
                                          <w:lang w:val="en-GB"/>
                                        </w:rPr>
                                        <m:t>t</m:t>
                                      </m:r>
                                    </m:e>
                                  </m:d>
                                  <m:r>
                                    <w:rPr>
                                      <w:rFonts w:ascii="Cambria Math" w:hAnsi="Cambria Math"/>
                                      <w:sz w:val="24"/>
                                      <w:szCs w:val="24"/>
                                      <w:lang w:val="en-GB"/>
                                    </w:rPr>
                                    <m:t>x+</m:t>
                                  </m:r>
                                  <m:r>
                                    <m:rPr>
                                      <m:scr m:val="script"/>
                                    </m:rPr>
                                    <w:rPr>
                                      <w:rFonts w:ascii="Cambria Math" w:hAnsi="Cambria Math"/>
                                      <w:sz w:val="24"/>
                                      <w:szCs w:val="24"/>
                                      <w:lang w:val="en-GB"/>
                                    </w:rPr>
                                    <m:t>D</m:t>
                                  </m:r>
                                  <m:d>
                                    <m:dPr>
                                      <m:ctrlPr>
                                        <w:rPr>
                                          <w:rFonts w:ascii="Cambria Math" w:hAnsi="Cambria Math"/>
                                          <w:i/>
                                          <w:sz w:val="24"/>
                                          <w:szCs w:val="24"/>
                                          <w:lang w:val="en-GB"/>
                                        </w:rPr>
                                      </m:ctrlPr>
                                    </m:dPr>
                                    <m:e>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lang w:val="en-GB"/>
                                    </w:rPr>
                                    <m:t>+H</m:t>
                                  </m:r>
                                  <m:r>
                                    <m:rPr>
                                      <m:scr m:val="script"/>
                                    </m:rPr>
                                    <w:rPr>
                                      <w:rFonts w:ascii="Cambria Math" w:hAnsi="Cambria Math"/>
                                      <w:sz w:val="24"/>
                                      <w:szCs w:val="24"/>
                                      <w:lang w:val="en-GB"/>
                                    </w:rPr>
                                    <m:t>w+v,</m:t>
                                  </m:r>
                                </m:e>
                              </m:mr>
                            </m:m>
                          </m:oMath>
                        </m:oMathPara>
                      </w:p>
                    </w:txbxContent>
                  </v:textbox>
                </v:rect>
                <v:rect id="Прямоугольник 79" o:spid="_x0000_s1067" style="position:absolute;left:32897;top:834;width:6832;height:5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0E44F86A" w14:textId="302668D9" w:rsidR="00C21B5B" w:rsidRPr="0020158D" w:rsidRDefault="00C04F4A" w:rsidP="0020158D">
                        <w:pPr>
                          <w:ind w:firstLine="0"/>
                          <w:rPr>
                            <w:sz w:val="24"/>
                            <w:szCs w:val="18"/>
                          </w:rPr>
                        </w:pPr>
                        <m:oMathPara>
                          <m:oMath>
                            <m:r>
                              <w:rPr>
                                <w:rFonts w:ascii="Cambria Math" w:hAnsi="Cambria Math"/>
                                <w:sz w:val="24"/>
                                <w:szCs w:val="24"/>
                              </w:rPr>
                              <m:t>Buoy 1</m:t>
                            </m:r>
                          </m:oMath>
                        </m:oMathPara>
                      </w:p>
                    </w:txbxContent>
                  </v:textbox>
                </v:rect>
                <v:rect id="Прямоугольник 80" o:spid="_x0000_s1068" style="position:absolute;left:32897;top:8402;width:6832;height:5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2A4D2751" w14:textId="4D9F268F" w:rsidR="00C21B5B" w:rsidRPr="0020158D" w:rsidRDefault="00C04F4A" w:rsidP="0020158D">
                        <w:pPr>
                          <w:ind w:firstLine="0"/>
                          <w:rPr>
                            <w:sz w:val="24"/>
                            <w:szCs w:val="18"/>
                          </w:rPr>
                        </w:pPr>
                        <m:oMathPara>
                          <m:oMath>
                            <m:r>
                              <w:rPr>
                                <w:rFonts w:ascii="Cambria Math" w:hAnsi="Cambria Math"/>
                                <w:sz w:val="24"/>
                                <w:szCs w:val="24"/>
                              </w:rPr>
                              <m:t>Buoy 2</m:t>
                            </m:r>
                          </m:oMath>
                        </m:oMathPara>
                      </w:p>
                    </w:txbxContent>
                  </v:textbox>
                </v:rect>
                <v:rect id="Прямоугольник 81" o:spid="_x0000_s1069" style="position:absolute;left:47191;top:17540;width:15135;height:4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61AC4968" w14:textId="75FEFC3A" w:rsidR="00C21B5B" w:rsidRPr="0020158D" w:rsidRDefault="00980461" w:rsidP="0020158D">
                        <w:pPr>
                          <w:ind w:firstLine="0"/>
                          <w:rPr>
                            <w:sz w:val="24"/>
                            <w:szCs w:val="18"/>
                          </w:rPr>
                        </w:pPr>
                        <m:oMathPara>
                          <m:oMath>
                            <m:r>
                              <w:rPr>
                                <w:rFonts w:ascii="Cambria Math" w:hAnsi="Cambria Math"/>
                                <w:sz w:val="24"/>
                                <w:szCs w:val="18"/>
                              </w:rPr>
                              <m:t xml:space="preserve">Sensors Fusion </m:t>
                            </m:r>
                          </m:oMath>
                        </m:oMathPara>
                      </w:p>
                    </w:txbxContent>
                  </v:textbox>
                </v:rect>
                <v:rect id="Прямоугольник 82" o:spid="_x0000_s1070" style="position:absolute;left:9984;top:29061;width:33108;height:4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40CD50C8" w14:textId="0AC79715" w:rsidR="00C21B5B" w:rsidRPr="0020158D" w:rsidRDefault="009F589E" w:rsidP="0020158D">
                        <w:pPr>
                          <w:ind w:firstLine="0"/>
                          <w:rPr>
                            <w:sz w:val="22"/>
                            <w:szCs w:val="16"/>
                          </w:rPr>
                        </w:pPr>
                        <m:oMathPara>
                          <m:oMath>
                            <m:f>
                              <m:fPr>
                                <m:ctrlPr>
                                  <w:rPr>
                                    <w:rFonts w:ascii="Cambria Math" w:hAnsi="Cambria Math"/>
                                    <w:i/>
                                    <w:sz w:val="24"/>
                                    <w:szCs w:val="24"/>
                                    <w:lang w:val="en-GB"/>
                                  </w:rPr>
                                </m:ctrlPr>
                              </m:fPr>
                              <m:num>
                                <m:r>
                                  <w:rPr>
                                    <w:rFonts w:ascii="Cambria Math" w:hAnsi="Cambria Math"/>
                                    <w:sz w:val="24"/>
                                    <w:szCs w:val="24"/>
                                    <w:lang w:val="en-GB"/>
                                  </w:rPr>
                                  <m:t>d</m:t>
                                </m:r>
                                <m:acc>
                                  <m:accPr>
                                    <m:ctrlPr>
                                      <w:rPr>
                                        <w:rFonts w:ascii="Cambria Math" w:hAnsi="Cambria Math"/>
                                        <w:i/>
                                        <w:sz w:val="24"/>
                                        <w:szCs w:val="24"/>
                                        <w:lang w:val="en-GB"/>
                                      </w:rPr>
                                    </m:ctrlPr>
                                  </m:accPr>
                                  <m:e>
                                    <m:r>
                                      <w:rPr>
                                        <w:rFonts w:ascii="Cambria Math" w:hAnsi="Cambria Math"/>
                                        <w:sz w:val="24"/>
                                        <w:szCs w:val="24"/>
                                      </w:rPr>
                                      <m:t>x</m:t>
                                    </m:r>
                                  </m:e>
                                </m:acc>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trlPr>
                                  <w:rPr>
                                    <w:rFonts w:ascii="Cambria Math" w:hAnsi="Cambria Math"/>
                                    <w:i/>
                                    <w:sz w:val="24"/>
                                    <w:szCs w:val="24"/>
                                    <w:lang w:val="en-GB"/>
                                  </w:rPr>
                                </m:ctrlPr>
                              </m:accPr>
                              <m:e>
                                <m:r>
                                  <w:rPr>
                                    <w:rFonts w:ascii="Cambria Math" w:hAnsi="Cambria Math"/>
                                    <w:sz w:val="24"/>
                                    <w:szCs w:val="24"/>
                                  </w:rPr>
                                  <m:t>x</m:t>
                                </m:r>
                              </m:e>
                            </m:acc>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n-GB"/>
                                  </w:rPr>
                                  <m:t>K</m:t>
                                </m:r>
                                <m:ctrlPr>
                                  <w:rPr>
                                    <w:rFonts w:ascii="Cambria Math" w:hAnsi="Cambria Math"/>
                                    <w:i/>
                                    <w:sz w:val="24"/>
                                    <w:szCs w:val="24"/>
                                    <w:lang w:val="en-GB"/>
                                  </w:rPr>
                                </m:ctrlPr>
                              </m:e>
                              <m:sub>
                                <m:r>
                                  <w:rPr>
                                    <w:rFonts w:ascii="Cambria Math" w:hAnsi="Cambria Math"/>
                                    <w:sz w:val="24"/>
                                    <w:szCs w:val="24"/>
                                  </w:rPr>
                                  <m:t>KF</m:t>
                                </m:r>
                              </m:sub>
                            </m:sSub>
                            <m:d>
                              <m:dPr>
                                <m:ctrlPr>
                                  <w:rPr>
                                    <w:rFonts w:ascii="Cambria Math" w:hAnsi="Cambria Math"/>
                                    <w:i/>
                                    <w:sz w:val="24"/>
                                    <w:szCs w:val="24"/>
                                  </w:rPr>
                                </m:ctrlPr>
                              </m:dPr>
                              <m:e>
                                <m:r>
                                  <w:rPr>
                                    <w:rFonts w:ascii="Cambria Math" w:hAnsi="Cambria Math"/>
                                    <w:sz w:val="24"/>
                                    <w:szCs w:val="24"/>
                                  </w:rPr>
                                  <m:t>t</m:t>
                                </m:r>
                              </m:e>
                            </m:d>
                            <m:d>
                              <m:dPr>
                                <m:begChr m:val="["/>
                                <m:endChr m:val="]"/>
                                <m:ctrlPr>
                                  <w:rPr>
                                    <w:rFonts w:ascii="Cambria Math" w:hAnsi="Cambria Math"/>
                                    <w:i/>
                                    <w:sz w:val="24"/>
                                    <w:szCs w:val="24"/>
                                  </w:rPr>
                                </m:ctrlPr>
                              </m:dPr>
                              <m:e>
                                <m:r>
                                  <m:rPr>
                                    <m:sty m:val="bi"/>
                                  </m:rPr>
                                  <w:rPr>
                                    <w:rFonts w:ascii="Cambria Math" w:hAnsi="Cambria Math"/>
                                    <w:sz w:val="24"/>
                                    <w:szCs w:val="24"/>
                                  </w:rPr>
                                  <m:t>y</m:t>
                                </m:r>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t</m:t>
                                    </m:r>
                                  </m:e>
                                </m:d>
                                <m:acc>
                                  <m:accPr>
                                    <m:ctrlPr>
                                      <w:rPr>
                                        <w:rFonts w:ascii="Cambria Math" w:hAnsi="Cambria Math"/>
                                        <w:i/>
                                        <w:sz w:val="24"/>
                                        <w:szCs w:val="24"/>
                                        <w:lang w:val="en-GB"/>
                                      </w:rPr>
                                    </m:ctrlPr>
                                  </m:accPr>
                                  <m:e>
                                    <m:r>
                                      <w:rPr>
                                        <w:rFonts w:ascii="Cambria Math" w:hAnsi="Cambria Math"/>
                                        <w:sz w:val="24"/>
                                        <w:szCs w:val="24"/>
                                      </w:rPr>
                                      <m:t>x</m:t>
                                    </m:r>
                                  </m:e>
                                </m:acc>
                              </m:e>
                            </m:d>
                          </m:oMath>
                        </m:oMathPara>
                      </w:p>
                    </w:txbxContent>
                  </v:textbox>
                </v:rect>
                <v:rect id="Прямоугольник 83" o:spid="_x0000_s1071" style="position:absolute;left:1471;top:17026;width:13033;height:5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2C8CA97F" w14:textId="75529B43" w:rsidR="00C21B5B" w:rsidRPr="0020158D" w:rsidRDefault="00980461" w:rsidP="0020158D">
                        <w:pPr>
                          <w:ind w:firstLine="0"/>
                          <w:rPr>
                            <w:sz w:val="24"/>
                            <w:szCs w:val="18"/>
                          </w:rPr>
                        </w:pPr>
                        <m:oMathPara>
                          <m:oMath>
                            <m:r>
                              <w:rPr>
                                <w:rFonts w:ascii="Cambria Math" w:hAnsi="Cambria Math"/>
                                <w:sz w:val="24"/>
                                <w:szCs w:val="18"/>
                              </w:rPr>
                              <m:t>Controller</m:t>
                            </m:r>
                          </m:oMath>
                        </m:oMathPara>
                      </w:p>
                    </w:txbxContent>
                  </v:textbox>
                </v:rect>
                <v:shape id="Прямая со стрелкой 84" o:spid="_x0000_s1072" type="#_x0000_t32" style="position:absolute;left:14714;top:19759;width:47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RrmxAAAANsAAAAPAAAAZHJzL2Rvd25yZXYueG1sRI9Ba8JA&#10;FITvhf6H5Qne6sZi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KVZGubEAAAA2wAAAA8A&#10;AAAAAAAAAAAAAAAABwIAAGRycy9kb3ducmV2LnhtbFBLBQYAAAAAAwADALcAAAD4AgAAAAA=&#10;" strokecolor="black [3200]" strokeweight=".5pt">
                  <v:stroke endarrow="block" joinstyle="miter"/>
                </v:shape>
                <v:shape id="Прямая со стрелкой 85" o:spid="_x0000_s1073" type="#_x0000_t32" style="position:absolute;left:43092;top:19757;width:4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" strokecolor="black [3200]" strokeweight=".5pt">
                  <v:stroke endarrow="block" joinstyle="miter"/>
                </v:shape>
                <v:line id="Прямая соединительная линия 86" o:spid="_x0000_s1074" style="position:absolute;visibility:visible;mso-wrap-style:square" from="39834,3468" to="59488,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line id="Прямая соединительная линия 87" o:spid="_x0000_s1075" style="position:absolute;visibility:visible;mso-wrap-style:square" from="39834,11034" to="54548,11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" strokecolor="black [3200]" strokeweight=".5pt">
                  <v:stroke joinstyle="miter"/>
                </v:line>
                <v:shape id="Прямая со стрелкой 90" o:spid="_x0000_s1076" type="#_x0000_t32" style="position:absolute;left:54653;top:11034;width:0;height:6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shape id="Прямая со стрелкой 91" o:spid="_x0000_s1077" type="#_x0000_t32" style="position:absolute;left:59488;top:3468;width:0;height:139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" strokecolor="black [3200]" strokeweight=".5pt">
                  <v:stroke endarrow="block" joinstyle="miter"/>
                </v:shape>
                <v:line id="Прямая соединительная линия 94" o:spid="_x0000_s1078" style="position:absolute;visibility:visible;mso-wrap-style:square" from="5044,31632" to="9984,3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XrqxQAAANsAAAAPAAAAZHJzL2Rvd25yZXYueG1sRI9Ba8JA&#10;FITvQv/D8gpepG6spc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ADKXrqxQAAANsAAAAP&#10;AAAAAAAAAAAAAAAAAAcCAABkcnMvZG93bnJldi54bWxQSwUGAAAAAAMAAwC3AAAA+QIAAAAA&#10;" strokecolor="black [3200]" strokeweight=".5pt">
                  <v:stroke joinstyle="miter"/>
                </v:line>
                <v:shape id="Прямая со стрелкой 95" o:spid="_x0000_s1079" type="#_x0000_t32" style="position:absolute;left:5044;top:22387;width:0;height:93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" strokecolor="black [3200]" strokeweight=".5pt">
                  <v:stroke endarrow="block" joinstyle="miter"/>
                </v:shape>
                <v:shape id="Прямая со стрелкой 96" o:spid="_x0000_s1080" type="#_x0000_t32" style="position:absolute;left:43197;top:31615;width:11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" strokecolor="black [3200]" strokeweight=".5pt">
                  <v:stroke endarrow="block" joinstyle="miter"/>
                </v:shape>
                <v:line id="Прямая соединительная линия 98" o:spid="_x0000_s1081" style="position:absolute;flip:y;visibility:visible;mso-wrap-style:square" from="54758,22194" to="54758,31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" strokecolor="black [3200]" strokeweight=".5pt">
                  <v:stroke joinstyle="miter"/>
                </v:line>
                <v:shape id="Надпись 99" o:spid="_x0000_s1082" type="#_x0000_t202" style="position:absolute;left:42882;top:16285;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77ACB5BE" w14:textId="4C9419A0" w:rsidR="00C21B5B" w:rsidRPr="000C51C0" w:rsidRDefault="00C21B5B">
                        <w:pPr>
                          <w:rPr>
                            <w:i/>
                          </w:rPr>
                        </w:pPr>
                        <m:oMathPara>
                          <m:oMath>
                            <m:r>
                              <w:rPr>
                                <w:rFonts w:ascii="Cambria Math" w:hAnsi="Cambria Math"/>
                              </w:rPr>
                              <m:t>y</m:t>
                            </m:r>
                          </m:oMath>
                        </m:oMathPara>
                      </w:p>
                    </w:txbxContent>
                  </v:textbox>
                </v:shape>
                <v:shape id="Надпись 100" o:spid="_x0000_s1083" type="#_x0000_t202" style="position:absolute;left:40044;top:7672;width:4414;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13CAEF2A" w14:textId="068A66DC" w:rsidR="00C21B5B" w:rsidRDefault="009F589E">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b</m:t>
                                    </m:r>
                                  </m:e>
                                  <m:sub>
                                    <m:r>
                                      <w:rPr>
                                        <w:rFonts w:ascii="Cambria Math" w:hAnsi="Cambria Math"/>
                                      </w:rPr>
                                      <m:t>2</m:t>
                                    </m:r>
                                  </m:sub>
                                </m:sSub>
                              </m:sub>
                            </m:sSub>
                          </m:oMath>
                        </m:oMathPara>
                      </w:p>
                    </w:txbxContent>
                  </v:textbox>
                </v:shape>
                <v:shape id="Надпись 101" o:spid="_x0000_s1084" type="#_x0000_t202" style="position:absolute;left:40044;top:200;width:4414;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31E10DF3" w14:textId="12B9B85E" w:rsidR="00C21B5B" w:rsidRDefault="009F589E">
                        <m:oMathPara>
                          <m:oMath>
                            <m:sSub>
                              <m:sSubPr>
                                <m:ctrlPr>
                                  <w:rPr>
                                    <w:rFonts w:ascii="Cambria Math" w:hAnsi="Cambria Math"/>
                                    <w:i/>
                                  </w:rPr>
                                </m:ctrlPr>
                              </m:sSubPr>
                              <m:e>
                                <m:r>
                                  <w:rPr>
                                    <w:rFonts w:ascii="Cambria Math" w:hAnsi="Cambria Math"/>
                                    <w:lang w:val="en-US"/>
                                  </w:rPr>
                                  <m:t>r</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oMath>
                        </m:oMathPara>
                      </w:p>
                    </w:txbxContent>
                  </v:textbox>
                </v:shape>
                <v:shape id="Надпись 102" o:spid="_x0000_s1085" type="#_x0000_t202" style="position:absolute;left:51290;top:24693;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5D3C7C57" w14:textId="0B39CD92" w:rsidR="00C21B5B" w:rsidRPr="000C51C0" w:rsidRDefault="00C21B5B">
                        <w:pPr>
                          <w:rPr>
                            <w:b/>
                            <w:bCs/>
                          </w:rPr>
                        </w:pPr>
                        <m:oMathPara>
                          <m:oMath>
                            <m:r>
                              <m:rPr>
                                <m:sty m:val="bi"/>
                              </m:rPr>
                              <w:rPr>
                                <w:rFonts w:ascii="Cambria Math" w:hAnsi="Cambria Math"/>
                              </w:rPr>
                              <m:t>y</m:t>
                            </m:r>
                          </m:oMath>
                        </m:oMathPara>
                      </w:p>
                    </w:txbxContent>
                  </v:textbox>
                </v:shape>
                <v:shape id="Надпись 103" o:spid="_x0000_s1086" type="#_x0000_t202" style="position:absolute;left:14819;top:16173;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25FBB83A" w14:textId="6EE69044" w:rsidR="00C21B5B" w:rsidRPr="000C51C0" w:rsidRDefault="00C21B5B">
                        <w:pPr>
                          <w:rPr>
                            <w:i/>
                          </w:rPr>
                        </w:pPr>
                        <m:oMathPara>
                          <m:oMath>
                            <m:r>
                              <w:rPr>
                                <w:rFonts w:ascii="Cambria Math" w:hAnsi="Cambria Math"/>
                              </w:rPr>
                              <m:t>u</m:t>
                            </m:r>
                          </m:oMath>
                        </m:oMathPara>
                      </w:p>
                    </w:txbxContent>
                  </v:textbox>
                </v:shape>
                <v:shape id="Надпись 104" o:spid="_x0000_s1087" type="#_x0000_t202" style="position:absolute;left:1156;top:25827;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1B83DF1A" w14:textId="274D6B3F" w:rsidR="00C21B5B" w:rsidRPr="000C51C0" w:rsidRDefault="009F589E">
                        <w:pPr>
                          <w:rPr>
                            <w:i/>
                          </w:rPr>
                        </w:pPr>
                        <m:oMathPara>
                          <m:oMath>
                            <m:acc>
                              <m:accPr>
                                <m:ctrlPr>
                                  <w:rPr>
                                    <w:rFonts w:ascii="Cambria Math" w:hAnsi="Cambria Math"/>
                                    <w:i/>
                                    <w:sz w:val="24"/>
                                    <w:szCs w:val="24"/>
                                    <w:lang w:val="en-GB"/>
                                  </w:rPr>
                                </m:ctrlPr>
                              </m:accPr>
                              <m:e>
                                <m:r>
                                  <w:rPr>
                                    <w:rFonts w:ascii="Cambria Math" w:hAnsi="Cambria Math"/>
                                    <w:sz w:val="24"/>
                                    <w:szCs w:val="24"/>
                                  </w:rPr>
                                  <m:t>x</m:t>
                                </m:r>
                              </m:e>
                            </m:acc>
                          </m:oMath>
                        </m:oMathPara>
                      </w:p>
                    </w:txbxContent>
                  </v:textbox>
                </v:shape>
                <v:shape id="Надпись 105" o:spid="_x0000_s1088" type="#_x0000_t202" style="position:absolute;left:12866;top:34432;width:3331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540B644B" w14:textId="646CBA85" w:rsidR="00C21B5B" w:rsidRPr="000C51C0" w:rsidRDefault="00980461">
                        <w:pPr>
                          <w:rPr>
                            <w:i/>
                          </w:rPr>
                        </w:pPr>
                        <w:proofErr w:type="spellStart"/>
                        <w:r w:rsidRPr="00980461">
                          <w:rPr>
                            <w:i/>
                          </w:rPr>
                          <w:t>Extended</w:t>
                        </w:r>
                        <w:proofErr w:type="spellEnd"/>
                        <w:r w:rsidRPr="00980461">
                          <w:rPr>
                            <w:i/>
                          </w:rPr>
                          <w:t xml:space="preserve"> </w:t>
                        </w:r>
                        <w:proofErr w:type="spellStart"/>
                        <w:r w:rsidRPr="00980461">
                          <w:rPr>
                            <w:i/>
                          </w:rPr>
                          <w:t>Kalman</w:t>
                        </w:r>
                        <w:proofErr w:type="spellEnd"/>
                        <w:r w:rsidRPr="00980461">
                          <w:rPr>
                            <w:i/>
                          </w:rPr>
                          <w:t xml:space="preserve"> </w:t>
                        </w:r>
                        <w:proofErr w:type="spellStart"/>
                        <w:r w:rsidRPr="00980461">
                          <w:rPr>
                            <w:i/>
                          </w:rPr>
                          <w:t>filter</w:t>
                        </w:r>
                        <w:proofErr w:type="spellEnd"/>
                      </w:p>
                    </w:txbxContent>
                  </v:textbox>
                </v:shape>
                <v:shape id="Надпись 106" o:spid="_x0000_s1089" type="#_x0000_t202" style="position:absolute;left:15010;top:23430;width:3331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1D78F266" w14:textId="5248C696" w:rsidR="00C21B5B" w:rsidRPr="00980461" w:rsidRDefault="00980461" w:rsidP="00980461">
                        <w:pPr>
                          <w:ind w:firstLine="0"/>
                          <w:rPr>
                            <w:i/>
                            <w:lang w:val="en-US"/>
                          </w:rPr>
                        </w:pPr>
                        <w:r w:rsidRPr="00980461">
                          <w:rPr>
                            <w:i/>
                            <w:lang w:val="en-US"/>
                          </w:rPr>
                          <w:t xml:space="preserve">Dynamics and kinematics of the </w:t>
                        </w:r>
                        <w:r w:rsidR="00C21B5B">
                          <w:rPr>
                            <w:i/>
                          </w:rPr>
                          <w:t>ММТ</w:t>
                        </w:r>
                        <w:r w:rsidR="00C21B5B" w:rsidRPr="00980461">
                          <w:rPr>
                            <w:i/>
                            <w:lang w:val="en-US"/>
                          </w:rPr>
                          <w:t>-300</w:t>
                        </w:r>
                      </w:p>
                    </w:txbxContent>
                  </v:textbox>
                </v:shape>
                <w10:anchorlock/>
              </v:group>
            </w:pict>
          </mc:Fallback>
        </mc:AlternateContent>
      </w:r>
    </w:p>
    <w:p w14:paraId="1FD0F97C" w14:textId="6B954826" w:rsidR="000C51C0" w:rsidRPr="00CB5D14" w:rsidRDefault="00CB5D14" w:rsidP="00E02236">
      <w:pPr>
        <w:spacing w:after="160" w:line="259" w:lineRule="auto"/>
        <w:ind w:firstLine="0"/>
        <w:jc w:val="center"/>
        <w:rPr>
          <w:lang w:val="en-US"/>
        </w:rPr>
      </w:pPr>
      <w:r>
        <w:rPr>
          <w:lang w:val="en-US"/>
        </w:rPr>
        <w:t>Figure</w:t>
      </w:r>
      <w:r w:rsidR="000C51C0" w:rsidRPr="00CB5D14">
        <w:rPr>
          <w:lang w:val="en-US"/>
        </w:rPr>
        <w:t xml:space="preserve"> 9 – </w:t>
      </w:r>
      <w:r w:rsidRPr="00CB5D14">
        <w:rPr>
          <w:lang w:val="en-US"/>
        </w:rPr>
        <w:t>Positioning system block diagram</w:t>
      </w:r>
    </w:p>
    <w:p w14:paraId="7E5D44E8" w14:textId="40E9FCD5" w:rsidR="004D5658" w:rsidRPr="00E02236" w:rsidRDefault="00E02236" w:rsidP="00E02236">
      <w:pPr>
        <w:spacing w:before="240" w:after="160" w:line="259" w:lineRule="auto"/>
        <w:ind w:firstLine="709"/>
        <w:rPr>
          <w:lang w:val="en-US"/>
        </w:rPr>
      </w:pPr>
      <w:r w:rsidRPr="00E02236">
        <w:rPr>
          <w:lang w:val="en-US"/>
        </w:rPr>
        <w:t>The simulation results are presented below. The initial state of the underwater vehicle in this case is defined as zero. Fig. 10 shows the trajectories of the submersible and the hydroacoustic buoys</w:t>
      </w:r>
      <w:r w:rsidR="004F7D85" w:rsidRPr="00E02236">
        <w:rPr>
          <w:lang w:val="en-US"/>
        </w:rPr>
        <w:t>.</w:t>
      </w:r>
    </w:p>
    <w:p w14:paraId="15F9AF86" w14:textId="08364C36" w:rsidR="00CB3C25" w:rsidRDefault="009F589E" w:rsidP="0013107B">
      <w:pPr>
        <w:spacing w:after="160" w:line="259" w:lineRule="auto"/>
        <w:ind w:firstLine="0"/>
        <w:jc w:val="center"/>
        <w:rPr>
          <w:b/>
          <w:bCs/>
          <w:sz w:val="24"/>
          <w:szCs w:val="18"/>
        </w:rPr>
      </w:pPr>
      <w:r w:rsidRPr="009F589E">
        <w:rPr>
          <w:b/>
          <w:bCs/>
          <w:noProof/>
          <w:sz w:val="24"/>
          <w:szCs w:val="18"/>
        </w:rPr>
        <w:drawing>
          <wp:inline distT="0" distB="0" distL="0" distR="0" wp14:anchorId="502C74CA" wp14:editId="284B1871">
            <wp:extent cx="6480810" cy="37287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810" cy="3728720"/>
                    </a:xfrm>
                    <a:prstGeom prst="rect">
                      <a:avLst/>
                    </a:prstGeom>
                    <a:noFill/>
                    <a:ln>
                      <a:noFill/>
                    </a:ln>
                  </pic:spPr>
                </pic:pic>
              </a:graphicData>
            </a:graphic>
          </wp:inline>
        </w:drawing>
      </w:r>
    </w:p>
    <w:p w14:paraId="2C1A7312" w14:textId="39170EB8" w:rsidR="00CB3C25" w:rsidRPr="00957911" w:rsidRDefault="00957911" w:rsidP="00DC59CD">
      <w:pPr>
        <w:spacing w:after="160" w:line="259" w:lineRule="auto"/>
        <w:ind w:firstLine="0"/>
        <w:jc w:val="center"/>
        <w:rPr>
          <w:lang w:val="en-US"/>
        </w:rPr>
      </w:pPr>
      <w:r>
        <w:rPr>
          <w:lang w:val="en-US"/>
        </w:rPr>
        <w:t>Figure</w:t>
      </w:r>
      <w:r w:rsidR="00CB3C25" w:rsidRPr="00957911">
        <w:rPr>
          <w:lang w:val="en-US"/>
        </w:rPr>
        <w:t xml:space="preserve"> </w:t>
      </w:r>
      <w:r w:rsidR="000C51C0" w:rsidRPr="00957911">
        <w:rPr>
          <w:lang w:val="en-US"/>
        </w:rPr>
        <w:t>10</w:t>
      </w:r>
      <w:r w:rsidR="00134DA3" w:rsidRPr="00957911">
        <w:rPr>
          <w:lang w:val="en-US"/>
        </w:rPr>
        <w:t xml:space="preserve"> </w:t>
      </w:r>
      <w:r w:rsidR="00CB3C25" w:rsidRPr="00957911">
        <w:rPr>
          <w:lang w:val="en-US"/>
        </w:rPr>
        <w:t xml:space="preserve">– </w:t>
      </w:r>
      <w:r w:rsidRPr="00957911">
        <w:rPr>
          <w:lang w:val="en-US"/>
        </w:rPr>
        <w:t>XY position of buoys and AUV</w:t>
      </w:r>
    </w:p>
    <w:p w14:paraId="192E70C6" w14:textId="354433F5" w:rsidR="00CB3C25" w:rsidRPr="00A304AD" w:rsidRDefault="004F7D85" w:rsidP="00637F9E">
      <w:pPr>
        <w:spacing w:after="160" w:line="259" w:lineRule="auto"/>
        <w:ind w:firstLine="0"/>
      </w:pPr>
      <w:r w:rsidRPr="00957911">
        <w:rPr>
          <w:sz w:val="24"/>
          <w:szCs w:val="18"/>
          <w:lang w:val="en-US"/>
        </w:rPr>
        <w:lastRenderedPageBreak/>
        <w:tab/>
      </w:r>
      <w:r w:rsidRPr="004F7D85">
        <w:t>Графики выхода системы приведены на рис. 1</w:t>
      </w:r>
      <w:r w:rsidR="000C51C0">
        <w:t>1</w:t>
      </w:r>
      <w:r w:rsidRPr="004F7D85">
        <w:t>.</w:t>
      </w:r>
      <w:r w:rsidR="009936FD">
        <w:t xml:space="preserve"> Здесь очевидны погрешности измерительных датчиков</w:t>
      </w:r>
      <w:r w:rsidR="0029731F" w:rsidRPr="0029731F">
        <w:t xml:space="preserve">: </w:t>
      </w:r>
      <w:r w:rsidR="0029731F">
        <w:t>заметны шумы и высокие частоты обновления</w:t>
      </w:r>
      <w:r w:rsidR="009936FD">
        <w:t>. Результаты работы фильтра Калмана для восстановления состояния приедены на рис. 1</w:t>
      </w:r>
      <w:r w:rsidR="000C51C0">
        <w:t>2</w:t>
      </w:r>
      <w:r w:rsidR="009936FD">
        <w:t xml:space="preserve"> и показывают более приемлемые результаты</w:t>
      </w:r>
      <w:r w:rsidR="009936FD" w:rsidRPr="00134DA3">
        <w:t xml:space="preserve"> относительно действительных данных</w:t>
      </w:r>
      <w:r w:rsidR="009936FD">
        <w:t xml:space="preserve">. </w:t>
      </w:r>
    </w:p>
    <w:p w14:paraId="1537C20C" w14:textId="55EF3C5C" w:rsidR="00CB3C25" w:rsidRDefault="009F589E" w:rsidP="00090AB8">
      <w:pPr>
        <w:spacing w:after="160" w:line="259" w:lineRule="auto"/>
        <w:ind w:firstLine="0"/>
        <w:jc w:val="center"/>
        <w:rPr>
          <w:b/>
          <w:bCs/>
          <w:sz w:val="24"/>
          <w:szCs w:val="18"/>
        </w:rPr>
      </w:pPr>
      <w:r w:rsidRPr="009F589E">
        <w:rPr>
          <w:b/>
          <w:bCs/>
          <w:noProof/>
          <w:sz w:val="24"/>
          <w:szCs w:val="18"/>
        </w:rPr>
        <w:drawing>
          <wp:inline distT="0" distB="0" distL="0" distR="0" wp14:anchorId="57588925" wp14:editId="6DE69D28">
            <wp:extent cx="6374306" cy="743829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1051" cy="7446163"/>
                    </a:xfrm>
                    <a:prstGeom prst="rect">
                      <a:avLst/>
                    </a:prstGeom>
                    <a:noFill/>
                    <a:ln>
                      <a:noFill/>
                    </a:ln>
                  </pic:spPr>
                </pic:pic>
              </a:graphicData>
            </a:graphic>
          </wp:inline>
        </w:drawing>
      </w:r>
    </w:p>
    <w:p w14:paraId="7A8C7383" w14:textId="45912E86" w:rsidR="00CB3C25" w:rsidRPr="00134DA3" w:rsidRDefault="00A304AD" w:rsidP="00134DA3">
      <w:pPr>
        <w:spacing w:after="160" w:line="259" w:lineRule="auto"/>
        <w:ind w:firstLine="0"/>
        <w:jc w:val="center"/>
      </w:pPr>
      <w:r>
        <w:rPr>
          <w:lang w:val="en-US"/>
        </w:rPr>
        <w:t>Figure</w:t>
      </w:r>
      <w:r w:rsidR="00134DA3" w:rsidRPr="00134DA3">
        <w:t xml:space="preserve"> 1</w:t>
      </w:r>
      <w:r w:rsidR="000921DE">
        <w:t>1</w:t>
      </w:r>
      <w:r w:rsidR="00CB3C25" w:rsidRPr="00134DA3">
        <w:t xml:space="preserve"> – </w:t>
      </w:r>
      <w:proofErr w:type="spellStart"/>
      <w:r w:rsidR="005510FE" w:rsidRPr="005510FE">
        <w:t>Measurements</w:t>
      </w:r>
      <w:proofErr w:type="spellEnd"/>
    </w:p>
    <w:p w14:paraId="7B1DC49A" w14:textId="400C5410" w:rsidR="00A304AD" w:rsidRDefault="00A304AD" w:rsidP="00CB3C25">
      <w:pPr>
        <w:spacing w:after="160" w:line="259" w:lineRule="auto"/>
        <w:ind w:firstLine="0"/>
        <w:jc w:val="left"/>
        <w:rPr>
          <w:sz w:val="24"/>
          <w:szCs w:val="18"/>
        </w:rPr>
      </w:pPr>
    </w:p>
    <w:p w14:paraId="3401B711" w14:textId="570CF85D" w:rsidR="00A304AD" w:rsidRDefault="00A304AD" w:rsidP="00A304AD">
      <w:pPr>
        <w:spacing w:after="160" w:line="259" w:lineRule="auto"/>
        <w:ind w:firstLine="709"/>
        <w:rPr>
          <w:sz w:val="24"/>
          <w:szCs w:val="18"/>
        </w:rPr>
      </w:pPr>
      <w:r>
        <w:lastRenderedPageBreak/>
        <w:t xml:space="preserve">Более корректную оценку работы фильтра возможно произвести по ошибке относительно действительных данных (рис. 13). Количественная оценка уже определяется метриками качества. </w:t>
      </w:r>
      <w:r>
        <w:rPr>
          <w:lang w:val="en-US"/>
        </w:rPr>
        <w:t>MSE</w:t>
      </w:r>
      <w:r w:rsidRPr="0029731F">
        <w:t xml:space="preserve">, </w:t>
      </w:r>
      <w:r>
        <w:rPr>
          <w:lang w:val="en-US"/>
        </w:rPr>
        <w:t>MAE</w:t>
      </w:r>
      <w:r w:rsidRPr="0029731F">
        <w:t xml:space="preserve"> </w:t>
      </w:r>
      <w:r>
        <w:t xml:space="preserve">и </w:t>
      </w:r>
      <w:r>
        <w:rPr>
          <w:lang w:val="en-US"/>
        </w:rPr>
        <w:t>RMSE</w:t>
      </w:r>
      <w:r w:rsidRPr="00EE084A">
        <w:t xml:space="preserve"> </w:t>
      </w:r>
      <w:r>
        <w:t>метрики сведены в таблицу 6.</w:t>
      </w:r>
    </w:p>
    <w:p w14:paraId="78F17FEE" w14:textId="5EC2B421" w:rsidR="00CB3C25" w:rsidRPr="00CB3C25" w:rsidRDefault="009F589E" w:rsidP="009F589E">
      <w:pPr>
        <w:spacing w:after="160" w:line="259" w:lineRule="auto"/>
        <w:ind w:firstLine="0"/>
        <w:jc w:val="center"/>
        <w:rPr>
          <w:sz w:val="24"/>
          <w:szCs w:val="18"/>
        </w:rPr>
      </w:pPr>
      <w:r w:rsidRPr="009F589E">
        <w:rPr>
          <w:noProof/>
          <w:sz w:val="24"/>
          <w:szCs w:val="18"/>
        </w:rPr>
        <w:drawing>
          <wp:inline distT="0" distB="0" distL="0" distR="0" wp14:anchorId="17FAE7E6" wp14:editId="4A9E86AB">
            <wp:extent cx="6403607" cy="743829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1304" cy="7447233"/>
                    </a:xfrm>
                    <a:prstGeom prst="rect">
                      <a:avLst/>
                    </a:prstGeom>
                    <a:noFill/>
                    <a:ln>
                      <a:noFill/>
                    </a:ln>
                  </pic:spPr>
                </pic:pic>
              </a:graphicData>
            </a:graphic>
          </wp:inline>
        </w:drawing>
      </w:r>
    </w:p>
    <w:p w14:paraId="77ACF3DD" w14:textId="19AC0119" w:rsidR="00CB3C25" w:rsidRPr="00AA598C" w:rsidRDefault="00A304AD" w:rsidP="00134DA3">
      <w:pPr>
        <w:spacing w:after="160" w:line="259" w:lineRule="auto"/>
        <w:ind w:firstLine="0"/>
        <w:jc w:val="center"/>
      </w:pPr>
      <w:r>
        <w:rPr>
          <w:lang w:val="en-US"/>
        </w:rPr>
        <w:t>Figure</w:t>
      </w:r>
      <w:r w:rsidR="00CB3C25" w:rsidRPr="00134DA3">
        <w:t xml:space="preserve"> </w:t>
      </w:r>
      <w:r w:rsidR="00134DA3" w:rsidRPr="00134DA3">
        <w:t>1</w:t>
      </w:r>
      <w:r w:rsidR="000921DE">
        <w:t>2</w:t>
      </w:r>
      <w:r w:rsidR="00134DA3" w:rsidRPr="00134DA3">
        <w:t xml:space="preserve"> </w:t>
      </w:r>
      <w:r w:rsidR="00CB3C25" w:rsidRPr="00134DA3">
        <w:t xml:space="preserve">– </w:t>
      </w:r>
      <w:r w:rsidR="005510FE" w:rsidRPr="005510FE">
        <w:t xml:space="preserve">EKF </w:t>
      </w:r>
      <w:proofErr w:type="spellStart"/>
      <w:r w:rsidR="005510FE" w:rsidRPr="005510FE">
        <w:t>estimation</w:t>
      </w:r>
      <w:proofErr w:type="spellEnd"/>
    </w:p>
    <w:p w14:paraId="486FCDA8" w14:textId="77777777" w:rsidR="00D21A86" w:rsidRDefault="00D21A86">
      <w:pPr>
        <w:spacing w:after="160" w:line="259" w:lineRule="auto"/>
        <w:ind w:firstLine="0"/>
        <w:jc w:val="left"/>
        <w:rPr>
          <w:b/>
          <w:bCs/>
          <w:sz w:val="24"/>
          <w:szCs w:val="18"/>
        </w:rPr>
      </w:pPr>
    </w:p>
    <w:p w14:paraId="548588EF" w14:textId="7FBBBE30" w:rsidR="00D21A86" w:rsidRDefault="00D21A86" w:rsidP="0013107B">
      <w:pPr>
        <w:spacing w:after="160" w:line="259" w:lineRule="auto"/>
        <w:ind w:firstLine="0"/>
        <w:rPr>
          <w:b/>
          <w:bCs/>
          <w:sz w:val="24"/>
          <w:szCs w:val="18"/>
        </w:rPr>
      </w:pPr>
    </w:p>
    <w:p w14:paraId="726F4C35" w14:textId="3EA1AFCE" w:rsidR="00D21A86" w:rsidRDefault="009F589E" w:rsidP="00134DA3">
      <w:pPr>
        <w:spacing w:after="160" w:line="259" w:lineRule="auto"/>
        <w:ind w:firstLine="0"/>
        <w:jc w:val="center"/>
        <w:rPr>
          <w:b/>
          <w:bCs/>
          <w:sz w:val="24"/>
          <w:szCs w:val="18"/>
        </w:rPr>
      </w:pPr>
      <w:r w:rsidRPr="009F589E">
        <w:rPr>
          <w:b/>
          <w:bCs/>
          <w:noProof/>
          <w:sz w:val="24"/>
          <w:szCs w:val="18"/>
        </w:rPr>
        <w:lastRenderedPageBreak/>
        <w:drawing>
          <wp:inline distT="0" distB="0" distL="0" distR="0" wp14:anchorId="240C4ABE" wp14:editId="4551902C">
            <wp:extent cx="5679830" cy="659234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923" cy="6611023"/>
                    </a:xfrm>
                    <a:prstGeom prst="rect">
                      <a:avLst/>
                    </a:prstGeom>
                    <a:noFill/>
                    <a:ln>
                      <a:noFill/>
                    </a:ln>
                  </pic:spPr>
                </pic:pic>
              </a:graphicData>
            </a:graphic>
          </wp:inline>
        </w:drawing>
      </w:r>
    </w:p>
    <w:p w14:paraId="32CB8EE2" w14:textId="4E379473" w:rsidR="00D21A86" w:rsidRPr="00134DA3" w:rsidRDefault="005510FE" w:rsidP="00134DA3">
      <w:pPr>
        <w:spacing w:after="160" w:line="259" w:lineRule="auto"/>
        <w:ind w:firstLine="0"/>
        <w:jc w:val="center"/>
      </w:pPr>
      <w:r>
        <w:rPr>
          <w:lang w:val="en-US"/>
        </w:rPr>
        <w:t>Figure</w:t>
      </w:r>
      <w:r w:rsidR="00134DA3" w:rsidRPr="00134DA3">
        <w:t xml:space="preserve"> 1</w:t>
      </w:r>
      <w:r w:rsidR="000921DE">
        <w:t>3</w:t>
      </w:r>
      <w:r w:rsidR="00D21A86" w:rsidRPr="00134DA3">
        <w:t xml:space="preserve"> – </w:t>
      </w:r>
      <w:r w:rsidRPr="005510FE">
        <w:t xml:space="preserve">EKF </w:t>
      </w:r>
      <w:proofErr w:type="spellStart"/>
      <w:r w:rsidRPr="005510FE">
        <w:t>estimation</w:t>
      </w:r>
      <w:proofErr w:type="spellEnd"/>
      <w:r w:rsidRPr="005510FE">
        <w:t xml:space="preserve"> </w:t>
      </w:r>
      <w:proofErr w:type="spellStart"/>
      <w:r w:rsidRPr="005510FE">
        <w:t>error</w:t>
      </w:r>
      <w:proofErr w:type="spellEnd"/>
    </w:p>
    <w:p w14:paraId="2664D129" w14:textId="3B4DF7EA" w:rsidR="00DD5D87" w:rsidRDefault="00DD5D87" w:rsidP="0013107B">
      <w:pPr>
        <w:spacing w:after="160" w:line="259" w:lineRule="auto"/>
        <w:ind w:firstLine="0"/>
        <w:rPr>
          <w:b/>
          <w:bCs/>
          <w:sz w:val="24"/>
          <w:szCs w:val="18"/>
        </w:rPr>
      </w:pPr>
    </w:p>
    <w:p w14:paraId="47C9ADCF" w14:textId="53C53E10" w:rsidR="0013107B" w:rsidRDefault="000E03D7" w:rsidP="0013107B">
      <w:pPr>
        <w:spacing w:after="160" w:line="259" w:lineRule="auto"/>
        <w:ind w:firstLine="0"/>
      </w:pPr>
      <w:r>
        <w:rPr>
          <w:lang w:val="en-US"/>
        </w:rPr>
        <w:t>Table</w:t>
      </w:r>
      <w:r w:rsidR="0013107B">
        <w:t xml:space="preserve"> </w:t>
      </w:r>
      <w:r w:rsidR="0013107B">
        <w:rPr>
          <w:lang w:val="en-US"/>
        </w:rPr>
        <w:t>6</w:t>
      </w:r>
      <w:r w:rsidR="0013107B">
        <w:t xml:space="preserve"> – </w:t>
      </w:r>
      <w:proofErr w:type="spellStart"/>
      <w:r w:rsidRPr="000E03D7">
        <w:t>Quality</w:t>
      </w:r>
      <w:proofErr w:type="spellEnd"/>
      <w:r w:rsidRPr="000E03D7">
        <w:t xml:space="preserve"> </w:t>
      </w:r>
      <w:r>
        <w:rPr>
          <w:lang w:val="en-US"/>
        </w:rPr>
        <w:t>m</w:t>
      </w:r>
      <w:proofErr w:type="spellStart"/>
      <w:r w:rsidRPr="000E03D7">
        <w:t>etrics</w:t>
      </w:r>
      <w:proofErr w:type="spellEnd"/>
    </w:p>
    <w:tbl>
      <w:tblPr>
        <w:tblStyle w:val="a6"/>
        <w:tblW w:w="0" w:type="auto"/>
        <w:tblLook w:val="04A0" w:firstRow="1" w:lastRow="0" w:firstColumn="1" w:lastColumn="0" w:noHBand="0" w:noVBand="1"/>
      </w:tblPr>
      <w:tblGrid>
        <w:gridCol w:w="1555"/>
        <w:gridCol w:w="8641"/>
      </w:tblGrid>
      <w:tr w:rsidR="0013107B" w14:paraId="2C424BC4" w14:textId="77777777" w:rsidTr="00CF4270">
        <w:tc>
          <w:tcPr>
            <w:tcW w:w="1555" w:type="dxa"/>
          </w:tcPr>
          <w:p w14:paraId="1F1DC7C7" w14:textId="69D34148" w:rsidR="0013107B" w:rsidRDefault="000E03D7" w:rsidP="0013107B">
            <w:pPr>
              <w:pStyle w:val="ae"/>
              <w:ind w:firstLine="0"/>
              <w:jc w:val="center"/>
            </w:pPr>
            <w:proofErr w:type="spellStart"/>
            <w:r w:rsidRPr="000E03D7">
              <w:t>Metric</w:t>
            </w:r>
            <w:proofErr w:type="spellEnd"/>
          </w:p>
        </w:tc>
        <w:tc>
          <w:tcPr>
            <w:tcW w:w="8641" w:type="dxa"/>
          </w:tcPr>
          <w:p w14:paraId="5485CE25" w14:textId="0B342099" w:rsidR="0013107B" w:rsidRDefault="000E03D7" w:rsidP="0013107B">
            <w:pPr>
              <w:pStyle w:val="ae"/>
              <w:ind w:firstLine="0"/>
              <w:jc w:val="center"/>
            </w:pPr>
            <w:proofErr w:type="spellStart"/>
            <w:r w:rsidRPr="000E03D7">
              <w:t>Value</w:t>
            </w:r>
            <w:proofErr w:type="spellEnd"/>
          </w:p>
        </w:tc>
      </w:tr>
      <w:tr w:rsidR="0013107B" w14:paraId="03B5909E" w14:textId="77777777" w:rsidTr="00CF4270">
        <w:tc>
          <w:tcPr>
            <w:tcW w:w="1555" w:type="dxa"/>
          </w:tcPr>
          <w:p w14:paraId="06616E61" w14:textId="42C51F01" w:rsidR="0013107B" w:rsidRPr="0013107B" w:rsidRDefault="0013107B" w:rsidP="00CF4270">
            <w:pPr>
              <w:pStyle w:val="ae"/>
              <w:ind w:firstLine="0"/>
              <w:jc w:val="center"/>
              <w:rPr>
                <w:lang w:val="en-US"/>
              </w:rPr>
            </w:pPr>
            <w:r>
              <w:rPr>
                <w:lang w:val="en-US"/>
              </w:rPr>
              <w:t>MSE (</w:t>
            </w:r>
            <m:oMath>
              <m:r>
                <w:rPr>
                  <w:rFonts w:ascii="Cambria Math" w:hAnsi="Cambria Math"/>
                  <w:lang w:val="en-US"/>
                </w:rPr>
                <m:t>η</m:t>
              </m:r>
            </m:oMath>
            <w:r>
              <w:rPr>
                <w:lang w:val="en-US"/>
              </w:rPr>
              <w:t>)</w:t>
            </w:r>
          </w:p>
        </w:tc>
        <w:tc>
          <w:tcPr>
            <w:tcW w:w="8641" w:type="dxa"/>
          </w:tcPr>
          <w:p w14:paraId="62D44059" w14:textId="5B8B9336" w:rsidR="0013107B" w:rsidRPr="0013107B" w:rsidRDefault="009F589E"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1.868327</m:t>
                              </m:r>
                            </m:e>
                            <m:e>
                              <m:r>
                                <w:rPr>
                                  <w:rFonts w:ascii="Cambria Math" w:hAnsi="Cambria Math"/>
                                  <w:szCs w:val="28"/>
                                </w:rPr>
                                <m:t>3.291973</m:t>
                              </m:r>
                            </m:e>
                            <m:e>
                              <m:r>
                                <w:rPr>
                                  <w:rFonts w:ascii="Cambria Math" w:hAnsi="Cambria Math"/>
                                  <w:szCs w:val="28"/>
                                </w:rPr>
                                <m:t>0.390871</m:t>
                              </m:r>
                              <m:ctrlPr>
                                <w:rPr>
                                  <w:rFonts w:ascii="Cambria Math" w:eastAsia="Cambria Math" w:hAnsi="Cambria Math" w:cs="Cambria Math"/>
                                  <w:i/>
                                  <w:szCs w:val="28"/>
                                </w:rPr>
                              </m:ctrlPr>
                            </m:e>
                            <m:e>
                              <m:r>
                                <w:rPr>
                                  <w:rFonts w:ascii="Cambria Math" w:eastAsia="Cambria Math" w:hAnsi="Cambria Math" w:cs="Cambria Math"/>
                                  <w:szCs w:val="28"/>
                                </w:rPr>
                                <m:t>0.030260</m:t>
                              </m:r>
                              <m:ctrlPr>
                                <w:rPr>
                                  <w:rFonts w:ascii="Cambria Math" w:eastAsia="Cambria Math" w:hAnsi="Cambria Math" w:cs="Cambria Math"/>
                                  <w:i/>
                                  <w:szCs w:val="28"/>
                                </w:rPr>
                              </m:ctrlPr>
                            </m:e>
                            <m:e>
                              <m:r>
                                <w:rPr>
                                  <w:rFonts w:ascii="Cambria Math" w:eastAsia="Cambria Math" w:hAnsi="Cambria Math" w:cs="Cambria Math"/>
                                  <w:szCs w:val="28"/>
                                </w:rPr>
                                <m:t>0.044263</m:t>
                              </m:r>
                              <m:ctrlPr>
                                <w:rPr>
                                  <w:rFonts w:ascii="Cambria Math" w:eastAsia="Cambria Math" w:hAnsi="Cambria Math" w:cs="Cambria Math"/>
                                  <w:i/>
                                  <w:szCs w:val="28"/>
                                </w:rPr>
                              </m:ctrlPr>
                            </m:e>
                            <m:e>
                              <m:r>
                                <w:rPr>
                                  <w:rFonts w:ascii="Cambria Math" w:eastAsia="Cambria Math" w:hAnsi="Cambria Math" w:cs="Cambria Math"/>
                                  <w:szCs w:val="28"/>
                                </w:rPr>
                                <m:t>0.318385</m:t>
                              </m:r>
                            </m:e>
                          </m:mr>
                        </m:m>
                      </m:e>
                    </m:d>
                  </m:e>
                  <m:sup>
                    <m:r>
                      <w:rPr>
                        <w:rFonts w:ascii="Cambria Math" w:hAnsi="Cambria Math"/>
                        <w:szCs w:val="28"/>
                      </w:rPr>
                      <m:t>T</m:t>
                    </m:r>
                  </m:sup>
                </m:sSup>
              </m:oMath>
            </m:oMathPara>
          </w:p>
        </w:tc>
      </w:tr>
      <w:tr w:rsidR="0013107B" w14:paraId="40B27442" w14:textId="77777777" w:rsidTr="00CF4270">
        <w:tc>
          <w:tcPr>
            <w:tcW w:w="1555" w:type="dxa"/>
          </w:tcPr>
          <w:p w14:paraId="6779C1A8" w14:textId="334CBA23" w:rsidR="0013107B" w:rsidRPr="00104B40" w:rsidRDefault="0013107B" w:rsidP="00CF4270">
            <w:pPr>
              <w:pStyle w:val="ae"/>
              <w:ind w:firstLine="0"/>
              <w:jc w:val="center"/>
              <w:rPr>
                <w:lang w:val="en-US"/>
              </w:rPr>
            </w:pPr>
            <w:r>
              <w:rPr>
                <w:lang w:val="en-US"/>
              </w:rPr>
              <w:t>MSE (</w:t>
            </w:r>
            <m:oMath>
              <m:r>
                <w:rPr>
                  <w:rFonts w:ascii="Cambria Math" w:hAnsi="Cambria Math"/>
                  <w:lang w:val="en-US"/>
                </w:rPr>
                <m:t>ν</m:t>
              </m:r>
            </m:oMath>
            <w:r>
              <w:rPr>
                <w:lang w:val="en-US"/>
              </w:rPr>
              <w:t>)</w:t>
            </w:r>
          </w:p>
        </w:tc>
        <w:tc>
          <w:tcPr>
            <w:tcW w:w="8641" w:type="dxa"/>
          </w:tcPr>
          <w:p w14:paraId="45073614" w14:textId="19D3FDB5" w:rsidR="0013107B" w:rsidRDefault="009F589E"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0.191705</m:t>
                              </m:r>
                            </m:e>
                            <m:e>
                              <m:r>
                                <w:rPr>
                                  <w:rFonts w:ascii="Cambria Math" w:hAnsi="Cambria Math"/>
                                  <w:szCs w:val="28"/>
                                </w:rPr>
                                <m:t>0.115427</m:t>
                              </m:r>
                            </m:e>
                            <m:e>
                              <m:r>
                                <w:rPr>
                                  <w:rFonts w:ascii="Cambria Math" w:hAnsi="Cambria Math"/>
                                  <w:szCs w:val="28"/>
                                </w:rPr>
                                <m:t>0.063261</m:t>
                              </m:r>
                              <m:ctrlPr>
                                <w:rPr>
                                  <w:rFonts w:ascii="Cambria Math" w:eastAsia="Cambria Math" w:hAnsi="Cambria Math" w:cs="Cambria Math"/>
                                  <w:i/>
                                  <w:szCs w:val="28"/>
                                </w:rPr>
                              </m:ctrlPr>
                            </m:e>
                            <m:e>
                              <m:r>
                                <w:rPr>
                                  <w:rFonts w:ascii="Cambria Math" w:eastAsia="Cambria Math" w:hAnsi="Cambria Math" w:cs="Cambria Math"/>
                                  <w:szCs w:val="28"/>
                                </w:rPr>
                                <m:t>0.002418</m:t>
                              </m:r>
                              <m:ctrlPr>
                                <w:rPr>
                                  <w:rFonts w:ascii="Cambria Math" w:eastAsia="Cambria Math" w:hAnsi="Cambria Math" w:cs="Cambria Math"/>
                                  <w:i/>
                                  <w:szCs w:val="28"/>
                                </w:rPr>
                              </m:ctrlPr>
                            </m:e>
                            <m:e>
                              <m:r>
                                <w:rPr>
                                  <w:rFonts w:ascii="Cambria Math" w:eastAsia="Cambria Math" w:hAnsi="Cambria Math" w:cs="Cambria Math"/>
                                  <w:szCs w:val="28"/>
                                </w:rPr>
                                <m:t>0.043486</m:t>
                              </m:r>
                              <m:ctrlPr>
                                <w:rPr>
                                  <w:rFonts w:ascii="Cambria Math" w:eastAsia="Cambria Math" w:hAnsi="Cambria Math" w:cs="Cambria Math"/>
                                  <w:i/>
                                  <w:szCs w:val="28"/>
                                </w:rPr>
                              </m:ctrlPr>
                            </m:e>
                            <m:e>
                              <m:r>
                                <w:rPr>
                                  <w:rFonts w:ascii="Cambria Math" w:eastAsia="Cambria Math" w:hAnsi="Cambria Math" w:cs="Cambria Math"/>
                                  <w:szCs w:val="28"/>
                                </w:rPr>
                                <m:t>0.013741</m:t>
                              </m:r>
                            </m:e>
                          </m:mr>
                        </m:m>
                      </m:e>
                    </m:d>
                  </m:e>
                  <m:sup>
                    <m:r>
                      <w:rPr>
                        <w:rFonts w:ascii="Cambria Math" w:hAnsi="Cambria Math"/>
                        <w:szCs w:val="28"/>
                      </w:rPr>
                      <m:t>T</m:t>
                    </m:r>
                  </m:sup>
                </m:sSup>
              </m:oMath>
            </m:oMathPara>
          </w:p>
        </w:tc>
      </w:tr>
      <w:tr w:rsidR="0013107B" w14:paraId="78A3BF6B" w14:textId="77777777" w:rsidTr="00CF4270">
        <w:tc>
          <w:tcPr>
            <w:tcW w:w="1555" w:type="dxa"/>
          </w:tcPr>
          <w:p w14:paraId="1922DD66" w14:textId="6B52A547" w:rsidR="0013107B" w:rsidRPr="00104B40" w:rsidRDefault="0013107B" w:rsidP="00CF4270">
            <w:pPr>
              <w:pStyle w:val="ae"/>
              <w:ind w:firstLine="0"/>
              <w:jc w:val="center"/>
              <w:rPr>
                <w:lang w:val="en-US"/>
              </w:rPr>
            </w:pPr>
            <w:r>
              <w:rPr>
                <w:lang w:val="en-US"/>
              </w:rPr>
              <w:t>MAE (</w:t>
            </w:r>
            <m:oMath>
              <m:r>
                <w:rPr>
                  <w:rFonts w:ascii="Cambria Math" w:hAnsi="Cambria Math"/>
                  <w:lang w:val="en-US"/>
                </w:rPr>
                <m:t>η</m:t>
              </m:r>
            </m:oMath>
            <w:r>
              <w:rPr>
                <w:lang w:val="en-US"/>
              </w:rPr>
              <w:t>)</w:t>
            </w:r>
          </w:p>
        </w:tc>
        <w:tc>
          <w:tcPr>
            <w:tcW w:w="8641" w:type="dxa"/>
          </w:tcPr>
          <w:p w14:paraId="6994483A" w14:textId="15D16EC8" w:rsidR="0013107B" w:rsidRDefault="009F589E"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0.029913</m:t>
                              </m:r>
                            </m:e>
                            <m:e>
                              <m:r>
                                <w:rPr>
                                  <w:rFonts w:ascii="Cambria Math" w:hAnsi="Cambria Math"/>
                                  <w:szCs w:val="28"/>
                                </w:rPr>
                                <m:t>0.082423</m:t>
                              </m:r>
                            </m:e>
                            <m:e>
                              <m:r>
                                <w:rPr>
                                  <w:rFonts w:ascii="Cambria Math" w:hAnsi="Cambria Math"/>
                                  <w:szCs w:val="28"/>
                                </w:rPr>
                                <m:t>0.008349</m:t>
                              </m:r>
                              <m:ctrlPr>
                                <w:rPr>
                                  <w:rFonts w:ascii="Cambria Math" w:eastAsia="Cambria Math" w:hAnsi="Cambria Math" w:cs="Cambria Math"/>
                                  <w:i/>
                                  <w:szCs w:val="28"/>
                                </w:rPr>
                              </m:ctrlPr>
                            </m:e>
                            <m:e>
                              <m:r>
                                <w:rPr>
                                  <w:rFonts w:ascii="Cambria Math" w:eastAsia="Cambria Math" w:hAnsi="Cambria Math" w:cs="Cambria Math"/>
                                  <w:szCs w:val="28"/>
                                </w:rPr>
                                <m:t>0.001244</m:t>
                              </m:r>
                              <m:ctrlPr>
                                <w:rPr>
                                  <w:rFonts w:ascii="Cambria Math" w:eastAsia="Cambria Math" w:hAnsi="Cambria Math" w:cs="Cambria Math"/>
                                  <w:i/>
                                  <w:szCs w:val="28"/>
                                </w:rPr>
                              </m:ctrlPr>
                            </m:e>
                            <m:e>
                              <m:r>
                                <w:rPr>
                                  <w:rFonts w:ascii="Cambria Math" w:eastAsia="Cambria Math" w:hAnsi="Cambria Math" w:cs="Cambria Math"/>
                                  <w:szCs w:val="28"/>
                                </w:rPr>
                                <m:t>0.002044</m:t>
                              </m:r>
                              <m:ctrlPr>
                                <w:rPr>
                                  <w:rFonts w:ascii="Cambria Math" w:eastAsia="Cambria Math" w:hAnsi="Cambria Math" w:cs="Cambria Math"/>
                                  <w:i/>
                                  <w:szCs w:val="28"/>
                                </w:rPr>
                              </m:ctrlPr>
                            </m:e>
                            <m:e>
                              <m:r>
                                <w:rPr>
                                  <w:rFonts w:ascii="Cambria Math" w:eastAsia="Cambria Math" w:hAnsi="Cambria Math" w:cs="Cambria Math"/>
                                  <w:szCs w:val="28"/>
                                </w:rPr>
                                <m:t>0.004935</m:t>
                              </m:r>
                            </m:e>
                          </m:mr>
                        </m:m>
                      </m:e>
                    </m:d>
                  </m:e>
                  <m:sup>
                    <m:r>
                      <w:rPr>
                        <w:rFonts w:ascii="Cambria Math" w:hAnsi="Cambria Math"/>
                        <w:szCs w:val="28"/>
                      </w:rPr>
                      <m:t>T</m:t>
                    </m:r>
                  </m:sup>
                </m:sSup>
              </m:oMath>
            </m:oMathPara>
          </w:p>
        </w:tc>
      </w:tr>
      <w:tr w:rsidR="0013107B" w14:paraId="1DFBF3E3" w14:textId="77777777" w:rsidTr="00CF4270">
        <w:tc>
          <w:tcPr>
            <w:tcW w:w="1555" w:type="dxa"/>
          </w:tcPr>
          <w:p w14:paraId="3CF370B8" w14:textId="32A6B88E" w:rsidR="0013107B" w:rsidRPr="00104B40" w:rsidRDefault="0013107B" w:rsidP="00CF4270">
            <w:pPr>
              <w:pStyle w:val="ae"/>
              <w:ind w:firstLine="0"/>
              <w:jc w:val="center"/>
              <w:rPr>
                <w:lang w:val="en-US"/>
              </w:rPr>
            </w:pPr>
            <w:r>
              <w:rPr>
                <w:lang w:val="en-US"/>
              </w:rPr>
              <w:t>MAE (</w:t>
            </w:r>
            <m:oMath>
              <m:r>
                <w:rPr>
                  <w:rFonts w:ascii="Cambria Math" w:hAnsi="Cambria Math"/>
                  <w:lang w:val="en-US"/>
                </w:rPr>
                <m:t>ν</m:t>
              </m:r>
            </m:oMath>
            <w:r>
              <w:rPr>
                <w:lang w:val="en-US"/>
              </w:rPr>
              <w:t>)</w:t>
            </w:r>
          </w:p>
        </w:tc>
        <w:tc>
          <w:tcPr>
            <w:tcW w:w="8641" w:type="dxa"/>
          </w:tcPr>
          <w:p w14:paraId="62381EA1" w14:textId="23CBE20B" w:rsidR="0013107B" w:rsidRDefault="009F589E"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0.003227</m:t>
                              </m:r>
                            </m:e>
                            <m:e>
                              <m:r>
                                <w:rPr>
                                  <w:rFonts w:ascii="Cambria Math" w:hAnsi="Cambria Math"/>
                                  <w:szCs w:val="28"/>
                                </w:rPr>
                                <m:t>0.001675</m:t>
                              </m:r>
                            </m:e>
                            <m:e>
                              <m:r>
                                <w:rPr>
                                  <w:rFonts w:ascii="Cambria Math" w:hAnsi="Cambria Math"/>
                                  <w:szCs w:val="28"/>
                                </w:rPr>
                                <m:t>0.004679</m:t>
                              </m:r>
                              <m:ctrlPr>
                                <w:rPr>
                                  <w:rFonts w:ascii="Cambria Math" w:eastAsia="Cambria Math" w:hAnsi="Cambria Math" w:cs="Cambria Math"/>
                                  <w:i/>
                                  <w:szCs w:val="28"/>
                                </w:rPr>
                              </m:ctrlPr>
                            </m:e>
                            <m:e>
                              <m:r>
                                <w:rPr>
                                  <w:rFonts w:ascii="Cambria Math" w:eastAsia="Cambria Math" w:hAnsi="Cambria Math" w:cs="Cambria Math"/>
                                  <w:szCs w:val="28"/>
                                </w:rPr>
                                <m:t>0.000030</m:t>
                              </m:r>
                              <m:ctrlPr>
                                <w:rPr>
                                  <w:rFonts w:ascii="Cambria Math" w:eastAsia="Cambria Math" w:hAnsi="Cambria Math" w:cs="Cambria Math"/>
                                  <w:i/>
                                  <w:szCs w:val="28"/>
                                </w:rPr>
                              </m:ctrlPr>
                            </m:e>
                            <m:e>
                              <m:r>
                                <w:rPr>
                                  <w:rFonts w:ascii="Cambria Math" w:eastAsia="Cambria Math" w:hAnsi="Cambria Math" w:cs="Cambria Math"/>
                                  <w:szCs w:val="28"/>
                                </w:rPr>
                                <m:t>0.000247</m:t>
                              </m:r>
                              <m:ctrlPr>
                                <w:rPr>
                                  <w:rFonts w:ascii="Cambria Math" w:eastAsia="Cambria Math" w:hAnsi="Cambria Math" w:cs="Cambria Math"/>
                                  <w:i/>
                                  <w:szCs w:val="28"/>
                                </w:rPr>
                              </m:ctrlPr>
                            </m:e>
                            <m:e>
                              <m:r>
                                <w:rPr>
                                  <w:rFonts w:ascii="Cambria Math" w:eastAsia="Cambria Math" w:hAnsi="Cambria Math" w:cs="Cambria Math"/>
                                  <w:szCs w:val="28"/>
                                </w:rPr>
                                <m:t>0.000525</m:t>
                              </m:r>
                            </m:e>
                          </m:mr>
                        </m:m>
                      </m:e>
                    </m:d>
                  </m:e>
                  <m:sup>
                    <m:r>
                      <w:rPr>
                        <w:rFonts w:ascii="Cambria Math" w:hAnsi="Cambria Math"/>
                        <w:szCs w:val="28"/>
                      </w:rPr>
                      <m:t>T</m:t>
                    </m:r>
                  </m:sup>
                </m:sSup>
              </m:oMath>
            </m:oMathPara>
          </w:p>
        </w:tc>
      </w:tr>
      <w:tr w:rsidR="0013107B" w14:paraId="734700CF" w14:textId="77777777" w:rsidTr="00CF4270">
        <w:tc>
          <w:tcPr>
            <w:tcW w:w="1555" w:type="dxa"/>
          </w:tcPr>
          <w:p w14:paraId="2692AD15" w14:textId="2D2F3B72" w:rsidR="0013107B" w:rsidRDefault="0013107B" w:rsidP="00CF4270">
            <w:pPr>
              <w:pStyle w:val="ae"/>
              <w:ind w:firstLine="0"/>
              <w:jc w:val="center"/>
              <w:rPr>
                <w:lang w:val="en-US"/>
              </w:rPr>
            </w:pPr>
            <w:r>
              <w:rPr>
                <w:lang w:val="en-US"/>
              </w:rPr>
              <w:t>RMSE (</w:t>
            </w:r>
            <m:oMath>
              <m:r>
                <w:rPr>
                  <w:rFonts w:ascii="Cambria Math" w:hAnsi="Cambria Math"/>
                  <w:lang w:val="en-US"/>
                </w:rPr>
                <m:t>η</m:t>
              </m:r>
            </m:oMath>
            <w:r>
              <w:rPr>
                <w:lang w:val="en-US"/>
              </w:rPr>
              <w:t>)</w:t>
            </w:r>
          </w:p>
        </w:tc>
        <w:tc>
          <w:tcPr>
            <w:tcW w:w="8641" w:type="dxa"/>
          </w:tcPr>
          <w:p w14:paraId="6406C882" w14:textId="0AA9899A" w:rsidR="0013107B" w:rsidRPr="0013107B" w:rsidRDefault="009F589E" w:rsidP="0013107B">
            <w:pPr>
              <w:pStyle w:val="ae"/>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0.074581</m:t>
                              </m:r>
                            </m:e>
                            <m:e>
                              <m:r>
                                <w:rPr>
                                  <w:rFonts w:ascii="Cambria Math" w:hAnsi="Cambria Math"/>
                                  <w:szCs w:val="28"/>
                                </w:rPr>
                                <m:t>0.116712</m:t>
                              </m:r>
                            </m:e>
                            <m:e>
                              <m:r>
                                <w:rPr>
                                  <w:rFonts w:ascii="Cambria Math" w:hAnsi="Cambria Math"/>
                                  <w:szCs w:val="28"/>
                                </w:rPr>
                                <m:t>0.139543</m:t>
                              </m:r>
                              <m:ctrlPr>
                                <w:rPr>
                                  <w:rFonts w:ascii="Cambria Math" w:eastAsia="Cambria Math" w:hAnsi="Cambria Math" w:cs="Cambria Math"/>
                                  <w:i/>
                                  <w:szCs w:val="28"/>
                                </w:rPr>
                              </m:ctrlPr>
                            </m:e>
                            <m:e>
                              <m:r>
                                <w:rPr>
                                  <w:rFonts w:ascii="Cambria Math" w:eastAsia="Cambria Math" w:hAnsi="Cambria Math" w:cs="Cambria Math"/>
                                  <w:szCs w:val="28"/>
                                </w:rPr>
                                <m:t>0.000732</m:t>
                              </m:r>
                              <m:ctrlPr>
                                <w:rPr>
                                  <w:rFonts w:ascii="Cambria Math" w:eastAsia="Cambria Math" w:hAnsi="Cambria Math" w:cs="Cambria Math"/>
                                  <w:i/>
                                  <w:szCs w:val="28"/>
                                </w:rPr>
                              </m:ctrlPr>
                            </m:e>
                            <m:e>
                              <m:r>
                                <w:rPr>
                                  <w:rFonts w:ascii="Cambria Math" w:eastAsia="Cambria Math" w:hAnsi="Cambria Math" w:cs="Cambria Math"/>
                                  <w:szCs w:val="28"/>
                                </w:rPr>
                                <m:t>0.003981</m:t>
                              </m:r>
                              <m:ctrlPr>
                                <w:rPr>
                                  <w:rFonts w:ascii="Cambria Math" w:eastAsia="Cambria Math" w:hAnsi="Cambria Math" w:cs="Cambria Math"/>
                                  <w:i/>
                                  <w:szCs w:val="28"/>
                                </w:rPr>
                              </m:ctrlPr>
                            </m:e>
                            <m:e>
                              <m:r>
                                <w:rPr>
                                  <w:rFonts w:ascii="Cambria Math" w:eastAsia="Cambria Math" w:hAnsi="Cambria Math" w:cs="Cambria Math"/>
                                  <w:szCs w:val="28"/>
                                </w:rPr>
                                <m:t>0.016776</m:t>
                              </m:r>
                            </m:e>
                          </m:mr>
                        </m:m>
                      </m:e>
                    </m:d>
                  </m:e>
                  <m:sup>
                    <m:r>
                      <w:rPr>
                        <w:rFonts w:ascii="Cambria Math" w:hAnsi="Cambria Math"/>
                        <w:szCs w:val="28"/>
                      </w:rPr>
                      <m:t>T</m:t>
                    </m:r>
                  </m:sup>
                </m:sSup>
              </m:oMath>
            </m:oMathPara>
          </w:p>
        </w:tc>
      </w:tr>
      <w:tr w:rsidR="0013107B" w14:paraId="12301F13" w14:textId="77777777" w:rsidTr="00CF4270">
        <w:tc>
          <w:tcPr>
            <w:tcW w:w="1555" w:type="dxa"/>
          </w:tcPr>
          <w:p w14:paraId="05F70063" w14:textId="737EE1AB" w:rsidR="0013107B" w:rsidRDefault="0013107B" w:rsidP="00CF4270">
            <w:pPr>
              <w:pStyle w:val="ae"/>
              <w:ind w:firstLine="0"/>
              <w:jc w:val="center"/>
              <w:rPr>
                <w:lang w:val="en-US"/>
              </w:rPr>
            </w:pPr>
            <w:r>
              <w:rPr>
                <w:lang w:val="en-US"/>
              </w:rPr>
              <w:t>RMSE (</w:t>
            </w:r>
            <m:oMath>
              <m:r>
                <w:rPr>
                  <w:rFonts w:ascii="Cambria Math" w:hAnsi="Cambria Math"/>
                  <w:lang w:val="en-US"/>
                </w:rPr>
                <m:t>ν</m:t>
              </m:r>
            </m:oMath>
            <w:r>
              <w:rPr>
                <w:lang w:val="en-US"/>
              </w:rPr>
              <w:t>)</w:t>
            </w:r>
          </w:p>
        </w:tc>
        <w:tc>
          <w:tcPr>
            <w:tcW w:w="8641" w:type="dxa"/>
          </w:tcPr>
          <w:p w14:paraId="6FD67AC1" w14:textId="7B792121" w:rsidR="0013107B" w:rsidRPr="0013107B" w:rsidRDefault="009F589E" w:rsidP="0013107B">
            <w:pPr>
              <w:pStyle w:val="ae"/>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0.007249</m:t>
                              </m:r>
                            </m:e>
                            <m:e>
                              <m:r>
                                <w:rPr>
                                  <w:rFonts w:ascii="Cambria Math" w:hAnsi="Cambria Math"/>
                                  <w:szCs w:val="28"/>
                                </w:rPr>
                                <m:t>0.004172</m:t>
                              </m:r>
                            </m:e>
                            <m:e>
                              <m:r>
                                <w:rPr>
                                  <w:rFonts w:ascii="Cambria Math" w:hAnsi="Cambria Math"/>
                                  <w:szCs w:val="28"/>
                                </w:rPr>
                                <m:t>0.002344</m:t>
                              </m:r>
                              <m:ctrlPr>
                                <w:rPr>
                                  <w:rFonts w:ascii="Cambria Math" w:eastAsia="Cambria Math" w:hAnsi="Cambria Math" w:cs="Cambria Math"/>
                                  <w:i/>
                                  <w:szCs w:val="28"/>
                                </w:rPr>
                              </m:ctrlPr>
                            </m:e>
                            <m:e>
                              <m:r>
                                <w:rPr>
                                  <w:rFonts w:ascii="Cambria Math" w:eastAsia="Cambria Math" w:hAnsi="Cambria Math" w:cs="Cambria Math"/>
                                  <w:szCs w:val="28"/>
                                </w:rPr>
                                <m:t>0.000038</m:t>
                              </m:r>
                              <m:ctrlPr>
                                <w:rPr>
                                  <w:rFonts w:ascii="Cambria Math" w:eastAsia="Cambria Math" w:hAnsi="Cambria Math" w:cs="Cambria Math"/>
                                  <w:i/>
                                  <w:szCs w:val="28"/>
                                </w:rPr>
                              </m:ctrlPr>
                            </m:e>
                            <m:e>
                              <m:r>
                                <w:rPr>
                                  <w:rFonts w:ascii="Cambria Math" w:eastAsia="Cambria Math" w:hAnsi="Cambria Math" w:cs="Cambria Math"/>
                                  <w:szCs w:val="28"/>
                                </w:rPr>
                                <m:t>0.000389</m:t>
                              </m:r>
                              <m:ctrlPr>
                                <w:rPr>
                                  <w:rFonts w:ascii="Cambria Math" w:eastAsia="Cambria Math" w:hAnsi="Cambria Math" w:cs="Cambria Math"/>
                                  <w:i/>
                                  <w:szCs w:val="28"/>
                                </w:rPr>
                              </m:ctrlPr>
                            </m:e>
                            <m:e>
                              <m:r>
                                <w:rPr>
                                  <w:rFonts w:ascii="Cambria Math" w:eastAsia="Cambria Math" w:hAnsi="Cambria Math" w:cs="Cambria Math"/>
                                  <w:szCs w:val="28"/>
                                </w:rPr>
                                <m:t>0.000886</m:t>
                              </m:r>
                            </m:e>
                          </m:mr>
                        </m:m>
                      </m:e>
                    </m:d>
                  </m:e>
                  <m:sup>
                    <m:r>
                      <w:rPr>
                        <w:rFonts w:ascii="Cambria Math" w:hAnsi="Cambria Math"/>
                        <w:szCs w:val="28"/>
                      </w:rPr>
                      <m:t>T</m:t>
                    </m:r>
                  </m:sup>
                </m:sSup>
              </m:oMath>
            </m:oMathPara>
          </w:p>
        </w:tc>
      </w:tr>
    </w:tbl>
    <w:p w14:paraId="5574D5B8" w14:textId="6E7D2ACE" w:rsidR="008E33C4" w:rsidRDefault="00220F59" w:rsidP="00220F59">
      <w:pPr>
        <w:spacing w:after="160" w:line="259" w:lineRule="auto"/>
        <w:ind w:firstLine="0"/>
        <w:jc w:val="center"/>
        <w:rPr>
          <w:b/>
          <w:bCs/>
          <w:szCs w:val="28"/>
        </w:rPr>
      </w:pPr>
      <w:r w:rsidRPr="00220F59">
        <w:rPr>
          <w:b/>
          <w:bCs/>
          <w:szCs w:val="28"/>
        </w:rPr>
        <w:lastRenderedPageBreak/>
        <w:t>CONCLUSION</w:t>
      </w:r>
    </w:p>
    <w:p w14:paraId="1CA08757" w14:textId="5B65CD5D" w:rsidR="008E33C4" w:rsidRDefault="008E33C4" w:rsidP="008E33C4">
      <w:pPr>
        <w:spacing w:after="160" w:line="259" w:lineRule="auto"/>
        <w:ind w:firstLine="0"/>
      </w:pPr>
      <w:r>
        <w:tab/>
      </w:r>
      <w:r w:rsidRPr="008E33C4">
        <w:t>Основная</w:t>
      </w:r>
      <w:r>
        <w:t xml:space="preserve"> </w:t>
      </w:r>
      <w:r w:rsidRPr="008E33C4">
        <w:t>цель</w:t>
      </w:r>
      <w:r>
        <w:t xml:space="preserve"> </w:t>
      </w:r>
      <w:r w:rsidRPr="008E33C4">
        <w:t>настоящего</w:t>
      </w:r>
      <w:r>
        <w:t xml:space="preserve"> </w:t>
      </w:r>
      <w:r w:rsidRPr="008E33C4">
        <w:t>исследования</w:t>
      </w:r>
      <w:r>
        <w:t xml:space="preserve"> </w:t>
      </w:r>
      <w:r w:rsidRPr="008E33C4">
        <w:t>заключалась</w:t>
      </w:r>
      <w:r>
        <w:t xml:space="preserve"> </w:t>
      </w:r>
      <w:r w:rsidRPr="008E33C4">
        <w:t>в</w:t>
      </w:r>
      <w:r>
        <w:t xml:space="preserve"> </w:t>
      </w:r>
      <w:r w:rsidRPr="008E33C4">
        <w:t>разработке</w:t>
      </w:r>
      <w:r>
        <w:t xml:space="preserve"> </w:t>
      </w:r>
      <w:r w:rsidRPr="008E33C4">
        <w:t>подходов</w:t>
      </w:r>
      <w:r>
        <w:t xml:space="preserve"> </w:t>
      </w:r>
      <w:r w:rsidRPr="008E33C4">
        <w:t>и</w:t>
      </w:r>
      <w:r>
        <w:t xml:space="preserve"> </w:t>
      </w:r>
      <w:r w:rsidRPr="008E33C4">
        <w:t>решений,</w:t>
      </w:r>
      <w:r>
        <w:t xml:space="preserve"> </w:t>
      </w:r>
      <w:r w:rsidRPr="008E33C4">
        <w:t>позволяющих</w:t>
      </w:r>
      <w:r>
        <w:t xml:space="preserve"> </w:t>
      </w:r>
      <w:r w:rsidRPr="008E33C4">
        <w:t>обеспечить</w:t>
      </w:r>
      <w:r>
        <w:t xml:space="preserve"> </w:t>
      </w:r>
      <w:r w:rsidRPr="008E33C4">
        <w:t>качественную</w:t>
      </w:r>
      <w:r>
        <w:t xml:space="preserve"> </w:t>
      </w:r>
      <w:r w:rsidRPr="008E33C4">
        <w:t>навигацию</w:t>
      </w:r>
      <w:r>
        <w:t xml:space="preserve"> </w:t>
      </w:r>
      <w:r w:rsidRPr="008E33C4">
        <w:t>в</w:t>
      </w:r>
      <w:r>
        <w:t xml:space="preserve"> </w:t>
      </w:r>
      <w:r w:rsidRPr="008E33C4">
        <w:t>автономном режиме</w:t>
      </w:r>
      <w:r>
        <w:t xml:space="preserve"> </w:t>
      </w:r>
      <w:r w:rsidRPr="008E33C4">
        <w:t>с</w:t>
      </w:r>
      <w:r>
        <w:t xml:space="preserve"> </w:t>
      </w:r>
      <w:r w:rsidRPr="008E33C4">
        <w:t>использованием</w:t>
      </w:r>
      <w:r>
        <w:t xml:space="preserve"> </w:t>
      </w:r>
      <w:r w:rsidRPr="008E33C4">
        <w:t>ИНС</w:t>
      </w:r>
      <w:r>
        <w:t xml:space="preserve"> </w:t>
      </w:r>
      <w:r w:rsidRPr="008E33C4">
        <w:t>на</w:t>
      </w:r>
      <w:r>
        <w:t xml:space="preserve"> </w:t>
      </w:r>
      <w:r w:rsidRPr="008E33C4">
        <w:t>базе</w:t>
      </w:r>
      <w:r>
        <w:t xml:space="preserve"> </w:t>
      </w:r>
      <w:r w:rsidR="008E0879">
        <w:rPr>
          <w:lang w:val="en-US"/>
        </w:rPr>
        <w:t>MEMS</w:t>
      </w:r>
      <w:r w:rsidRPr="008E33C4">
        <w:t>-датчиков</w:t>
      </w:r>
      <w:r>
        <w:t xml:space="preserve"> </w:t>
      </w:r>
      <w:r w:rsidRPr="008E33C4">
        <w:t>грубого</w:t>
      </w:r>
      <w:r>
        <w:t xml:space="preserve"> </w:t>
      </w:r>
      <w:r w:rsidRPr="008E33C4">
        <w:t>класса</w:t>
      </w:r>
      <w:r>
        <w:t xml:space="preserve"> </w:t>
      </w:r>
      <w:r w:rsidRPr="008E33C4">
        <w:t>точности.</w:t>
      </w:r>
      <w:r>
        <w:t xml:space="preserve"> </w:t>
      </w:r>
      <w:r w:rsidRPr="008E33C4">
        <w:t>В</w:t>
      </w:r>
      <w:r>
        <w:t xml:space="preserve"> </w:t>
      </w:r>
      <w:r w:rsidRPr="008E33C4">
        <w:t>ходе</w:t>
      </w:r>
      <w:r>
        <w:t xml:space="preserve"> </w:t>
      </w:r>
      <w:r w:rsidRPr="008E33C4">
        <w:t>выполнения</w:t>
      </w:r>
      <w:r>
        <w:t xml:space="preserve"> </w:t>
      </w:r>
      <w:r w:rsidRPr="008E33C4">
        <w:t>исследования</w:t>
      </w:r>
      <w:r>
        <w:t xml:space="preserve"> </w:t>
      </w:r>
      <w:r w:rsidRPr="008E33C4">
        <w:t>была</w:t>
      </w:r>
      <w:r>
        <w:t xml:space="preserve"> </w:t>
      </w:r>
      <w:r w:rsidRPr="008E33C4">
        <w:t>разработана</w:t>
      </w:r>
      <w:r>
        <w:t xml:space="preserve"> </w:t>
      </w:r>
      <w:r w:rsidRPr="008E33C4">
        <w:t>имитационная</w:t>
      </w:r>
      <w:r>
        <w:t xml:space="preserve"> </w:t>
      </w:r>
      <w:r w:rsidRPr="008E33C4">
        <w:t>модель</w:t>
      </w:r>
      <w:r>
        <w:t xml:space="preserve"> </w:t>
      </w:r>
      <w:r w:rsidRPr="008E33C4">
        <w:t>движения</w:t>
      </w:r>
      <w:r>
        <w:t xml:space="preserve"> </w:t>
      </w:r>
      <w:r w:rsidR="006A3E4D">
        <w:t>подводного робота</w:t>
      </w:r>
      <w:r w:rsidRPr="008E33C4">
        <w:t>.</w:t>
      </w:r>
      <w:r>
        <w:t xml:space="preserve"> </w:t>
      </w:r>
      <w:r w:rsidRPr="008E33C4">
        <w:t>Все</w:t>
      </w:r>
      <w:r>
        <w:t xml:space="preserve"> </w:t>
      </w:r>
      <w:r w:rsidRPr="008E33C4">
        <w:t>предложенные</w:t>
      </w:r>
      <w:r>
        <w:t xml:space="preserve"> </w:t>
      </w:r>
      <w:r w:rsidRPr="008E33C4">
        <w:t>алгоритмы</w:t>
      </w:r>
      <w:r>
        <w:t xml:space="preserve"> </w:t>
      </w:r>
      <w:r w:rsidRPr="008E33C4">
        <w:t>и</w:t>
      </w:r>
      <w:r>
        <w:t xml:space="preserve"> </w:t>
      </w:r>
      <w:r w:rsidRPr="008E33C4">
        <w:t>подходы</w:t>
      </w:r>
      <w:r>
        <w:t xml:space="preserve"> </w:t>
      </w:r>
      <w:r w:rsidRPr="008E33C4">
        <w:t>были</w:t>
      </w:r>
      <w:r>
        <w:t xml:space="preserve"> </w:t>
      </w:r>
      <w:r w:rsidRPr="008E33C4">
        <w:t>протестированы</w:t>
      </w:r>
      <w:r>
        <w:t xml:space="preserve"> </w:t>
      </w:r>
      <w:r w:rsidRPr="008E33C4">
        <w:t>с</w:t>
      </w:r>
      <w:r>
        <w:t xml:space="preserve"> </w:t>
      </w:r>
      <w:r w:rsidRPr="008E33C4">
        <w:t>помощью</w:t>
      </w:r>
      <w:r>
        <w:t xml:space="preserve"> </w:t>
      </w:r>
      <w:r w:rsidRPr="008E33C4">
        <w:t>средств</w:t>
      </w:r>
      <w:r>
        <w:t xml:space="preserve"> </w:t>
      </w:r>
      <w:r w:rsidRPr="008E33C4">
        <w:t>имитационного</w:t>
      </w:r>
      <w:r>
        <w:t xml:space="preserve"> </w:t>
      </w:r>
      <w:r w:rsidRPr="008E33C4">
        <w:t>моделирования</w:t>
      </w:r>
      <w:r>
        <w:t xml:space="preserve"> </w:t>
      </w:r>
      <w:r w:rsidRPr="008E33C4">
        <w:t>и</w:t>
      </w:r>
      <w:r>
        <w:t xml:space="preserve"> </w:t>
      </w:r>
      <w:r w:rsidRPr="008E33C4">
        <w:t>с</w:t>
      </w:r>
      <w:r>
        <w:t xml:space="preserve"> </w:t>
      </w:r>
      <w:r w:rsidRPr="008E33C4">
        <w:t>использованием</w:t>
      </w:r>
      <w:r>
        <w:t xml:space="preserve"> </w:t>
      </w:r>
      <w:r w:rsidRPr="008E33C4">
        <w:t>натурных</w:t>
      </w:r>
      <w:r>
        <w:t xml:space="preserve"> </w:t>
      </w:r>
      <w:r w:rsidRPr="008E33C4">
        <w:t>данных.</w:t>
      </w:r>
    </w:p>
    <w:p w14:paraId="6B8E79F3" w14:textId="76F5809A" w:rsidR="008B4692" w:rsidRDefault="008B4692" w:rsidP="008E33C4">
      <w:pPr>
        <w:spacing w:after="160" w:line="259" w:lineRule="auto"/>
        <w:ind w:firstLine="0"/>
      </w:pPr>
      <w:r>
        <w:tab/>
      </w:r>
      <w:r w:rsidRPr="008B4692">
        <w:t>Поставленная</w:t>
      </w:r>
      <w:r>
        <w:t xml:space="preserve"> </w:t>
      </w:r>
      <w:r w:rsidRPr="008B4692">
        <w:t>цель</w:t>
      </w:r>
      <w:r>
        <w:t xml:space="preserve"> </w:t>
      </w:r>
      <w:r w:rsidRPr="008B4692">
        <w:t>была</w:t>
      </w:r>
      <w:r>
        <w:t xml:space="preserve"> </w:t>
      </w:r>
      <w:r w:rsidRPr="008B4692">
        <w:t>достигнута:</w:t>
      </w:r>
      <w:r>
        <w:t xml:space="preserve"> </w:t>
      </w:r>
      <w:r w:rsidRPr="008B4692">
        <w:t>показана</w:t>
      </w:r>
      <w:r>
        <w:t xml:space="preserve"> </w:t>
      </w:r>
      <w:r w:rsidRPr="008B4692">
        <w:t>практическая</w:t>
      </w:r>
      <w:r>
        <w:t xml:space="preserve"> </w:t>
      </w:r>
      <w:r w:rsidR="00203599" w:rsidRPr="008B4692">
        <w:t>возможность</w:t>
      </w:r>
      <w:r w:rsidR="00203599">
        <w:t xml:space="preserve"> </w:t>
      </w:r>
      <w:r w:rsidR="00203599" w:rsidRPr="008B4692">
        <w:t>достижения</w:t>
      </w:r>
      <w:r>
        <w:t xml:space="preserve"> </w:t>
      </w:r>
      <w:r w:rsidRPr="008B4692">
        <w:t>приемлемого</w:t>
      </w:r>
      <w:r>
        <w:t xml:space="preserve"> </w:t>
      </w:r>
      <w:r w:rsidRPr="008B4692">
        <w:t>качества</w:t>
      </w:r>
      <w:r>
        <w:t xml:space="preserve"> </w:t>
      </w:r>
      <w:r w:rsidRPr="008B4692">
        <w:t>навигации</w:t>
      </w:r>
      <w:r>
        <w:t xml:space="preserve"> </w:t>
      </w:r>
      <w:r w:rsidRPr="008B4692">
        <w:t>в</w:t>
      </w:r>
      <w:r>
        <w:t xml:space="preserve"> </w:t>
      </w:r>
      <w:r w:rsidRPr="008B4692">
        <w:t>автономном</w:t>
      </w:r>
      <w:r>
        <w:t xml:space="preserve"> </w:t>
      </w:r>
      <w:r w:rsidRPr="008B4692">
        <w:t>режиме</w:t>
      </w:r>
      <w:r>
        <w:t xml:space="preserve"> </w:t>
      </w:r>
      <w:r w:rsidRPr="008B4692">
        <w:t>с</w:t>
      </w:r>
      <w:r>
        <w:t xml:space="preserve"> </w:t>
      </w:r>
      <w:r w:rsidRPr="008B4692">
        <w:t>использованием</w:t>
      </w:r>
      <w:r>
        <w:t xml:space="preserve"> </w:t>
      </w:r>
      <w:r w:rsidRPr="008B4692">
        <w:t>ИНС</w:t>
      </w:r>
      <w:r>
        <w:t xml:space="preserve"> </w:t>
      </w:r>
      <w:r w:rsidRPr="008B4692">
        <w:t>грубого</w:t>
      </w:r>
      <w:r>
        <w:t xml:space="preserve"> </w:t>
      </w:r>
      <w:r w:rsidRPr="008B4692">
        <w:t>класса</w:t>
      </w:r>
      <w:r>
        <w:t xml:space="preserve"> </w:t>
      </w:r>
      <w:r w:rsidRPr="008B4692">
        <w:t>точности.</w:t>
      </w:r>
      <w:r>
        <w:t xml:space="preserve"> </w:t>
      </w:r>
      <w:r w:rsidRPr="008B4692">
        <w:t>Ошибка</w:t>
      </w:r>
      <w:r>
        <w:t xml:space="preserve"> </w:t>
      </w:r>
      <w:r w:rsidRPr="008B4692">
        <w:t>позиционирования</w:t>
      </w:r>
      <w:r>
        <w:t xml:space="preserve"> </w:t>
      </w:r>
      <w:r w:rsidRPr="008B4692">
        <w:t>оказывается</w:t>
      </w:r>
      <w:r>
        <w:t xml:space="preserve"> </w:t>
      </w:r>
      <w:r w:rsidRPr="008B4692">
        <w:t>ограниченной</w:t>
      </w:r>
      <w:r>
        <w:t xml:space="preserve"> </w:t>
      </w:r>
      <w:r w:rsidRPr="008B4692">
        <w:t>на</w:t>
      </w:r>
      <w:r>
        <w:t xml:space="preserve"> </w:t>
      </w:r>
      <w:r w:rsidRPr="008B4692">
        <w:t>длительном</w:t>
      </w:r>
      <w:r>
        <w:t xml:space="preserve"> </w:t>
      </w:r>
      <w:r w:rsidRPr="008B4692">
        <w:t>временном</w:t>
      </w:r>
      <w:r>
        <w:t xml:space="preserve"> </w:t>
      </w:r>
      <w:r w:rsidRPr="008B4692">
        <w:t>интервале</w:t>
      </w:r>
      <w:r>
        <w:t xml:space="preserve"> </w:t>
      </w:r>
      <w:r w:rsidRPr="008B4692">
        <w:t>даже</w:t>
      </w:r>
      <w:r>
        <w:t xml:space="preserve"> </w:t>
      </w:r>
      <w:r w:rsidRPr="008B4692">
        <w:t>при</w:t>
      </w:r>
      <w:r>
        <w:t xml:space="preserve"> </w:t>
      </w:r>
      <w:r w:rsidRPr="008B4692">
        <w:t>условии</w:t>
      </w:r>
      <w:r>
        <w:t xml:space="preserve"> </w:t>
      </w:r>
      <w:r w:rsidRPr="008B4692">
        <w:t>начала</w:t>
      </w:r>
      <w:r>
        <w:t xml:space="preserve"> </w:t>
      </w:r>
      <w:r w:rsidRPr="008B4692">
        <w:t>движения</w:t>
      </w:r>
      <w:r>
        <w:t xml:space="preserve"> </w:t>
      </w:r>
      <w:r w:rsidRPr="008B4692">
        <w:t>из</w:t>
      </w:r>
      <w:r>
        <w:t xml:space="preserve"> </w:t>
      </w:r>
      <w:r w:rsidRPr="008B4692">
        <w:t>большой</w:t>
      </w:r>
      <w:r>
        <w:t xml:space="preserve"> </w:t>
      </w:r>
      <w:r w:rsidRPr="008B4692">
        <w:t>области</w:t>
      </w:r>
      <w:r>
        <w:t xml:space="preserve"> </w:t>
      </w:r>
      <w:r w:rsidRPr="008B4692">
        <w:t>начальной</w:t>
      </w:r>
      <w:r>
        <w:t xml:space="preserve"> </w:t>
      </w:r>
      <w:r w:rsidRPr="008B4692">
        <w:t>неопределенности</w:t>
      </w:r>
      <w:r>
        <w:t>.</w:t>
      </w:r>
    </w:p>
    <w:p w14:paraId="43538B62" w14:textId="3621A58B" w:rsidR="00203599" w:rsidRPr="008D73AD" w:rsidRDefault="00203599" w:rsidP="008E33C4">
      <w:pPr>
        <w:spacing w:after="160" w:line="259" w:lineRule="auto"/>
        <w:ind w:firstLine="0"/>
      </w:pPr>
      <w:r>
        <w:tab/>
        <w:t>Дальнейшие исследования будут направлены на формирование управляющих законов для роя подводных аппаратов</w:t>
      </w:r>
      <w:r w:rsidR="00186019" w:rsidRPr="00186019">
        <w:t xml:space="preserve"> </w:t>
      </w:r>
      <w:r w:rsidR="00186019">
        <w:t>относительно ведущего</w:t>
      </w:r>
      <w:r w:rsidR="008D73AD" w:rsidRPr="008D73AD">
        <w:t xml:space="preserve">, </w:t>
      </w:r>
      <w:r w:rsidR="008D73AD">
        <w:t>т.к.</w:t>
      </w:r>
      <w:r w:rsidR="008D73AD" w:rsidRPr="008D73AD">
        <w:t xml:space="preserve"> </w:t>
      </w:r>
      <w:r w:rsidR="008D73AD">
        <w:rPr>
          <w:szCs w:val="28"/>
        </w:rPr>
        <w:t>о</w:t>
      </w:r>
      <w:r w:rsidR="008D73AD" w:rsidRPr="00664EBF">
        <w:rPr>
          <w:szCs w:val="28"/>
        </w:rPr>
        <w:t xml:space="preserve">сновной проблемой кооперативной навигации и позиционирования </w:t>
      </w:r>
      <w:r w:rsidR="008D73AD">
        <w:rPr>
          <w:szCs w:val="28"/>
        </w:rPr>
        <w:t>до сих пор остается</w:t>
      </w:r>
      <w:r w:rsidR="008D73AD" w:rsidRPr="00664EBF">
        <w:rPr>
          <w:szCs w:val="28"/>
        </w:rPr>
        <w:t xml:space="preserve"> оценка состояния, и точный сбор информации о наблюдениях, в особенности для ведущего элемента</w:t>
      </w:r>
      <w:r w:rsidR="008D73AD" w:rsidRPr="008D73AD">
        <w:rPr>
          <w:szCs w:val="28"/>
        </w:rPr>
        <w:t>.</w:t>
      </w:r>
    </w:p>
    <w:p w14:paraId="676066FD" w14:textId="02112EA6" w:rsidR="009522A8" w:rsidRPr="00426E2F" w:rsidRDefault="00765740" w:rsidP="00611DD3">
      <w:pPr>
        <w:spacing w:after="240"/>
        <w:ind w:firstLine="0"/>
        <w:jc w:val="center"/>
        <w:rPr>
          <w:b/>
          <w:bCs/>
          <w:szCs w:val="28"/>
        </w:rPr>
      </w:pPr>
      <w:r>
        <w:rPr>
          <w:b/>
          <w:bCs/>
          <w:sz w:val="24"/>
          <w:szCs w:val="18"/>
        </w:rPr>
        <w:br w:type="page"/>
      </w:r>
      <w:r w:rsidR="00611DD3" w:rsidRPr="00611DD3">
        <w:rPr>
          <w:b/>
          <w:bCs/>
          <w:szCs w:val="28"/>
        </w:rPr>
        <w:lastRenderedPageBreak/>
        <w:t>REFERENCES</w:t>
      </w:r>
    </w:p>
    <w:p w14:paraId="5E45C463" w14:textId="093B6E62" w:rsidR="00E517E6" w:rsidRPr="00E517E6" w:rsidRDefault="00E517E6" w:rsidP="00B0510C">
      <w:pPr>
        <w:pStyle w:val="a7"/>
        <w:numPr>
          <w:ilvl w:val="0"/>
          <w:numId w:val="1"/>
        </w:numPr>
        <w:ind w:left="0" w:firstLine="709"/>
        <w:jc w:val="both"/>
        <w:rPr>
          <w:rFonts w:ascii="Times New Roman" w:hAnsi="Times New Roman" w:cs="Times New Roman"/>
          <w:sz w:val="28"/>
          <w:szCs w:val="28"/>
          <w:lang w:val="en-US"/>
        </w:rPr>
      </w:pPr>
      <w:r w:rsidRPr="00E517E6">
        <w:rPr>
          <w:rFonts w:ascii="Times New Roman" w:hAnsi="Times New Roman" w:cs="Times New Roman"/>
          <w:sz w:val="28"/>
          <w:szCs w:val="28"/>
          <w:lang w:val="en-US"/>
        </w:rPr>
        <w:t xml:space="preserve">Miller A., Miller B., Miller G. Navigation of Underwater Drones and Integration of Acoustic Sensing with Onboard Inertial Navigation System // Drones. 2021.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5. № 3.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83.</w:t>
      </w:r>
    </w:p>
    <w:p w14:paraId="091A129E" w14:textId="40B685E0" w:rsidR="00E517E6"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t xml:space="preserve">Li J.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Research on Error Correction Technology in Underwater SINS/DVL Integrated Positioning and Navigation // Sensors. </w:t>
      </w:r>
      <w:r w:rsidRPr="00E517E6">
        <w:rPr>
          <w:rFonts w:ascii="Times New Roman" w:hAnsi="Times New Roman" w:cs="Times New Roman"/>
          <w:sz w:val="28"/>
          <w:szCs w:val="28"/>
        </w:rPr>
        <w:t>2023. Т. 23. № 10. С. 4700.</w:t>
      </w:r>
    </w:p>
    <w:p w14:paraId="67897117" w14:textId="03332523" w:rsidR="009522A8"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t xml:space="preserve">Otero P.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Underwater Positioning System Based on Drifting Buoys and Acoustic Modems // JMSE. 2023. </w:t>
      </w:r>
      <w:r w:rsidRPr="00E517E6">
        <w:rPr>
          <w:rFonts w:ascii="Times New Roman" w:hAnsi="Times New Roman" w:cs="Times New Roman"/>
          <w:sz w:val="28"/>
          <w:szCs w:val="28"/>
        </w:rPr>
        <w:t>Т. 11. № 4. С. 682.</w:t>
      </w:r>
    </w:p>
    <w:p w14:paraId="1EC478AB" w14:textId="1CDFB1E5" w:rsidR="009522A8"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t xml:space="preserve">Li P.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A Robust INS/USBL/DVL Integrated Navigation Algorithm Using Graph Optimization // Sensors. </w:t>
      </w:r>
      <w:r w:rsidRPr="00E517E6">
        <w:rPr>
          <w:rFonts w:ascii="Times New Roman" w:hAnsi="Times New Roman" w:cs="Times New Roman"/>
          <w:sz w:val="28"/>
          <w:szCs w:val="28"/>
        </w:rPr>
        <w:t>2023. Т. 23. № 2. С. 916.</w:t>
      </w:r>
    </w:p>
    <w:p w14:paraId="7255EE84" w14:textId="0ADBA753" w:rsidR="009522A8" w:rsidRPr="00E517E6" w:rsidRDefault="00E517E6" w:rsidP="00B0510C">
      <w:pPr>
        <w:pStyle w:val="a7"/>
        <w:numPr>
          <w:ilvl w:val="0"/>
          <w:numId w:val="1"/>
        </w:numPr>
        <w:ind w:left="0" w:firstLine="709"/>
        <w:jc w:val="both"/>
        <w:rPr>
          <w:rFonts w:ascii="Times New Roman" w:hAnsi="Times New Roman" w:cs="Times New Roman"/>
          <w:sz w:val="28"/>
          <w:szCs w:val="28"/>
        </w:rPr>
      </w:pPr>
      <w:proofErr w:type="spellStart"/>
      <w:r w:rsidRPr="00E517E6">
        <w:rPr>
          <w:rFonts w:ascii="Times New Roman" w:hAnsi="Times New Roman" w:cs="Times New Roman"/>
          <w:sz w:val="28"/>
          <w:szCs w:val="28"/>
        </w:rPr>
        <w:t>González-García</w:t>
      </w:r>
      <w:proofErr w:type="spellEnd"/>
      <w:r w:rsidRPr="00E517E6">
        <w:rPr>
          <w:rFonts w:ascii="Times New Roman" w:hAnsi="Times New Roman" w:cs="Times New Roman"/>
          <w:sz w:val="28"/>
          <w:szCs w:val="28"/>
        </w:rPr>
        <w:t xml:space="preserve"> J. и др. </w:t>
      </w:r>
      <w:r w:rsidRPr="00E517E6">
        <w:rPr>
          <w:rFonts w:ascii="Times New Roman" w:hAnsi="Times New Roman" w:cs="Times New Roman"/>
          <w:sz w:val="28"/>
          <w:szCs w:val="28"/>
          <w:lang w:val="en-US"/>
        </w:rPr>
        <w:t xml:space="preserve">Autonomous Underwater Vehicles: Localization, Navigation, and Communication for Collaborative Missions // Applied Sciences. </w:t>
      </w:r>
      <w:r w:rsidRPr="00E517E6">
        <w:rPr>
          <w:rFonts w:ascii="Times New Roman" w:hAnsi="Times New Roman" w:cs="Times New Roman"/>
          <w:sz w:val="28"/>
          <w:szCs w:val="28"/>
        </w:rPr>
        <w:t>2020. Т. 10. № 4. С. 1256.</w:t>
      </w:r>
    </w:p>
    <w:p w14:paraId="65AC3935" w14:textId="4F292D72" w:rsidR="009522A8" w:rsidRPr="00E517E6" w:rsidRDefault="00E517E6" w:rsidP="00B0510C">
      <w:pPr>
        <w:pStyle w:val="a7"/>
        <w:numPr>
          <w:ilvl w:val="0"/>
          <w:numId w:val="1"/>
        </w:numPr>
        <w:ind w:left="0" w:firstLine="709"/>
        <w:jc w:val="both"/>
        <w:rPr>
          <w:rFonts w:ascii="Times New Roman" w:hAnsi="Times New Roman" w:cs="Times New Roman"/>
          <w:sz w:val="28"/>
          <w:szCs w:val="28"/>
          <w:lang w:val="en-US"/>
        </w:rPr>
      </w:pPr>
      <w:proofErr w:type="spellStart"/>
      <w:r w:rsidRPr="00E517E6">
        <w:rPr>
          <w:rFonts w:ascii="Times New Roman" w:hAnsi="Times New Roman" w:cs="Times New Roman"/>
          <w:sz w:val="28"/>
          <w:szCs w:val="28"/>
          <w:lang w:val="en-US"/>
        </w:rPr>
        <w:t>Kebkal</w:t>
      </w:r>
      <w:proofErr w:type="spellEnd"/>
      <w:r w:rsidRPr="00E517E6">
        <w:rPr>
          <w:rFonts w:ascii="Times New Roman" w:hAnsi="Times New Roman" w:cs="Times New Roman"/>
          <w:sz w:val="28"/>
          <w:szCs w:val="28"/>
          <w:lang w:val="en-US"/>
        </w:rPr>
        <w:t xml:space="preserve"> K. G., </w:t>
      </w:r>
      <w:proofErr w:type="spellStart"/>
      <w:r w:rsidRPr="00E517E6">
        <w:rPr>
          <w:rFonts w:ascii="Times New Roman" w:hAnsi="Times New Roman" w:cs="Times New Roman"/>
          <w:sz w:val="28"/>
          <w:szCs w:val="28"/>
          <w:lang w:val="en-US"/>
        </w:rPr>
        <w:t>Mashoshin</w:t>
      </w:r>
      <w:proofErr w:type="spellEnd"/>
      <w:r w:rsidRPr="00E517E6">
        <w:rPr>
          <w:rFonts w:ascii="Times New Roman" w:hAnsi="Times New Roman" w:cs="Times New Roman"/>
          <w:sz w:val="28"/>
          <w:szCs w:val="28"/>
          <w:lang w:val="en-US"/>
        </w:rPr>
        <w:t xml:space="preserve"> A. I. AUV acoustic positioning methods // </w:t>
      </w:r>
      <w:proofErr w:type="spellStart"/>
      <w:r w:rsidRPr="00E517E6">
        <w:rPr>
          <w:rFonts w:ascii="Times New Roman" w:hAnsi="Times New Roman" w:cs="Times New Roman"/>
          <w:sz w:val="28"/>
          <w:szCs w:val="28"/>
          <w:lang w:val="en-US"/>
        </w:rPr>
        <w:t>Gyroscopy</w:t>
      </w:r>
      <w:proofErr w:type="spellEnd"/>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lang w:val="en-US"/>
        </w:rPr>
        <w:t>Navig</w:t>
      </w:r>
      <w:proofErr w:type="spellEnd"/>
      <w:r w:rsidRPr="00E517E6">
        <w:rPr>
          <w:rFonts w:ascii="Times New Roman" w:hAnsi="Times New Roman" w:cs="Times New Roman"/>
          <w:sz w:val="28"/>
          <w:szCs w:val="28"/>
          <w:lang w:val="en-US"/>
        </w:rPr>
        <w:t xml:space="preserve">. 2017.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8. № 1.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80–89.</w:t>
      </w:r>
      <w:r w:rsidR="009522A8" w:rsidRPr="00E517E6">
        <w:rPr>
          <w:rFonts w:ascii="Times New Roman" w:hAnsi="Times New Roman" w:cs="Times New Roman"/>
          <w:sz w:val="28"/>
          <w:szCs w:val="28"/>
          <w:lang w:val="en-GB"/>
        </w:rPr>
        <w:t xml:space="preserve"> </w:t>
      </w:r>
    </w:p>
    <w:p w14:paraId="1B1B9ED1" w14:textId="247B826C" w:rsidR="009522A8" w:rsidRPr="00E517E6" w:rsidRDefault="00E517E6" w:rsidP="00B0510C">
      <w:pPr>
        <w:pStyle w:val="a7"/>
        <w:numPr>
          <w:ilvl w:val="0"/>
          <w:numId w:val="1"/>
        </w:numPr>
        <w:ind w:left="0" w:firstLine="709"/>
        <w:jc w:val="both"/>
        <w:rPr>
          <w:rFonts w:ascii="Times New Roman" w:hAnsi="Times New Roman" w:cs="Times New Roman"/>
          <w:sz w:val="28"/>
          <w:szCs w:val="28"/>
        </w:rPr>
      </w:pPr>
      <w:proofErr w:type="spellStart"/>
      <w:r w:rsidRPr="00E517E6">
        <w:rPr>
          <w:rFonts w:ascii="Times New Roman" w:hAnsi="Times New Roman" w:cs="Times New Roman"/>
          <w:sz w:val="28"/>
          <w:szCs w:val="28"/>
          <w:lang w:val="en-US"/>
        </w:rPr>
        <w:t>Pacini</w:t>
      </w:r>
      <w:proofErr w:type="spellEnd"/>
      <w:r w:rsidRPr="00E517E6">
        <w:rPr>
          <w:rFonts w:ascii="Times New Roman" w:hAnsi="Times New Roman" w:cs="Times New Roman"/>
          <w:sz w:val="28"/>
          <w:szCs w:val="28"/>
          <w:lang w:val="en-US"/>
        </w:rPr>
        <w:t xml:space="preserve"> F.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Integrated </w:t>
      </w:r>
      <w:proofErr w:type="spellStart"/>
      <w:r w:rsidRPr="00E517E6">
        <w:rPr>
          <w:rFonts w:ascii="Times New Roman" w:hAnsi="Times New Roman" w:cs="Times New Roman"/>
          <w:sz w:val="28"/>
          <w:szCs w:val="28"/>
          <w:lang w:val="en-US"/>
        </w:rPr>
        <w:t>comunication</w:t>
      </w:r>
      <w:proofErr w:type="spellEnd"/>
      <w:r w:rsidRPr="00E517E6">
        <w:rPr>
          <w:rFonts w:ascii="Times New Roman" w:hAnsi="Times New Roman" w:cs="Times New Roman"/>
          <w:sz w:val="28"/>
          <w:szCs w:val="28"/>
          <w:lang w:val="en-US"/>
        </w:rPr>
        <w:t xml:space="preserve"> network for underwater applications: </w:t>
      </w:r>
      <w:proofErr w:type="gramStart"/>
      <w:r w:rsidRPr="00E517E6">
        <w:rPr>
          <w:rFonts w:ascii="Times New Roman" w:hAnsi="Times New Roman" w:cs="Times New Roman"/>
          <w:sz w:val="28"/>
          <w:szCs w:val="28"/>
          <w:lang w:val="en-US"/>
        </w:rPr>
        <w:t>the</w:t>
      </w:r>
      <w:proofErr w:type="gramEnd"/>
      <w:r w:rsidRPr="00E517E6">
        <w:rPr>
          <w:rFonts w:ascii="Times New Roman" w:hAnsi="Times New Roman" w:cs="Times New Roman"/>
          <w:sz w:val="28"/>
          <w:szCs w:val="28"/>
          <w:lang w:val="en-US"/>
        </w:rPr>
        <w:t xml:space="preserve"> SWARMs approach // 2018 Fourth Underwater Communications and Networking Conference (</w:t>
      </w:r>
      <w:proofErr w:type="spellStart"/>
      <w:r w:rsidRPr="00E517E6">
        <w:rPr>
          <w:rFonts w:ascii="Times New Roman" w:hAnsi="Times New Roman" w:cs="Times New Roman"/>
          <w:sz w:val="28"/>
          <w:szCs w:val="28"/>
          <w:lang w:val="en-US"/>
        </w:rPr>
        <w:t>UComms</w:t>
      </w:r>
      <w:proofErr w:type="spellEnd"/>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Lerici</w:t>
      </w:r>
      <w:proofErr w:type="spellEnd"/>
      <w:r w:rsidRPr="00E517E6">
        <w:rPr>
          <w:rFonts w:ascii="Times New Roman" w:hAnsi="Times New Roman" w:cs="Times New Roman"/>
          <w:sz w:val="28"/>
          <w:szCs w:val="28"/>
        </w:rPr>
        <w:t>: IEEE, 2018. С. 1–5.</w:t>
      </w:r>
    </w:p>
    <w:p w14:paraId="0DA8755F" w14:textId="639B45F3" w:rsidR="009522A8" w:rsidRPr="00E517E6" w:rsidRDefault="00E517E6" w:rsidP="00B0510C">
      <w:pPr>
        <w:pStyle w:val="a7"/>
        <w:numPr>
          <w:ilvl w:val="0"/>
          <w:numId w:val="1"/>
        </w:numPr>
        <w:ind w:left="0" w:firstLine="709"/>
        <w:jc w:val="both"/>
        <w:rPr>
          <w:rStyle w:val="a8"/>
          <w:rFonts w:ascii="Times New Roman" w:hAnsi="Times New Roman" w:cs="Times New Roman"/>
          <w:color w:val="auto"/>
          <w:sz w:val="28"/>
          <w:szCs w:val="28"/>
          <w:u w:val="none"/>
        </w:rPr>
      </w:pPr>
      <w:r w:rsidRPr="00E517E6">
        <w:rPr>
          <w:rFonts w:ascii="Times New Roman" w:hAnsi="Times New Roman" w:cs="Times New Roman"/>
          <w:sz w:val="28"/>
          <w:szCs w:val="28"/>
          <w:lang w:val="en-US"/>
        </w:rPr>
        <w:t xml:space="preserve">Zhao L.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An Adaptive Filtering Method for Cooperative Localization in Leader–Follower AUVs // Sensors. </w:t>
      </w:r>
      <w:r w:rsidRPr="00E517E6">
        <w:rPr>
          <w:rFonts w:ascii="Times New Roman" w:hAnsi="Times New Roman" w:cs="Times New Roman"/>
          <w:sz w:val="28"/>
          <w:szCs w:val="28"/>
        </w:rPr>
        <w:t>2022. Т. 22. № 13. С. 5016.</w:t>
      </w:r>
    </w:p>
    <w:p w14:paraId="3BB473FF" w14:textId="2CE6E728" w:rsidR="00E517E6" w:rsidRPr="00E517E6" w:rsidRDefault="00E517E6" w:rsidP="00B0510C">
      <w:pPr>
        <w:pStyle w:val="a7"/>
        <w:numPr>
          <w:ilvl w:val="0"/>
          <w:numId w:val="1"/>
        </w:numPr>
        <w:ind w:left="0" w:firstLine="709"/>
        <w:jc w:val="both"/>
        <w:rPr>
          <w:rFonts w:ascii="Times New Roman" w:hAnsi="Times New Roman" w:cs="Times New Roman"/>
          <w:sz w:val="28"/>
          <w:szCs w:val="28"/>
          <w:lang w:val="en-US"/>
        </w:rPr>
      </w:pPr>
      <w:r w:rsidRPr="00E517E6">
        <w:rPr>
          <w:rFonts w:ascii="Times New Roman" w:hAnsi="Times New Roman" w:cs="Times New Roman"/>
          <w:sz w:val="28"/>
          <w:szCs w:val="28"/>
          <w:lang w:val="en-US"/>
        </w:rPr>
        <w:t xml:space="preserve">Zhang F., Wu X., Ma P. Consistent Extended Kalman Filter-Based Cooperative Localization of Multiple Autonomous Underwater Vehicles // Sensors. 2022.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22. № 12.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4563.</w:t>
      </w:r>
    </w:p>
    <w:p w14:paraId="4FA645D4" w14:textId="6A950273" w:rsidR="00E517E6"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t xml:space="preserve">Sheng G.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Cooperative Navigation Algorithm of Extended Kalman Filter Based on Combined Observation for AUVs // Remote Sensing. </w:t>
      </w:r>
      <w:r w:rsidRPr="00E517E6">
        <w:rPr>
          <w:rFonts w:ascii="Times New Roman" w:hAnsi="Times New Roman" w:cs="Times New Roman"/>
          <w:sz w:val="28"/>
          <w:szCs w:val="28"/>
        </w:rPr>
        <w:t>2023. Т. 15. № 2. С. 533.</w:t>
      </w:r>
    </w:p>
    <w:p w14:paraId="5949A371" w14:textId="3112761D" w:rsidR="00E517E6"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t xml:space="preserve">Almeida J.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Underwater Localization System Combining </w:t>
      </w:r>
      <w:proofErr w:type="spellStart"/>
      <w:r w:rsidRPr="00E517E6">
        <w:rPr>
          <w:rFonts w:ascii="Times New Roman" w:hAnsi="Times New Roman" w:cs="Times New Roman"/>
          <w:sz w:val="28"/>
          <w:szCs w:val="28"/>
          <w:lang w:val="en-US"/>
        </w:rPr>
        <w:t>iUSBL</w:t>
      </w:r>
      <w:proofErr w:type="spellEnd"/>
      <w:r w:rsidRPr="00E517E6">
        <w:rPr>
          <w:rFonts w:ascii="Times New Roman" w:hAnsi="Times New Roman" w:cs="Times New Roman"/>
          <w:sz w:val="28"/>
          <w:szCs w:val="28"/>
          <w:lang w:val="en-US"/>
        </w:rPr>
        <w:t xml:space="preserve"> with Dynamic SBL in ¡VAMOS! </w:t>
      </w:r>
      <w:proofErr w:type="spellStart"/>
      <w:r w:rsidRPr="00E517E6">
        <w:rPr>
          <w:rFonts w:ascii="Times New Roman" w:hAnsi="Times New Roman" w:cs="Times New Roman"/>
          <w:sz w:val="28"/>
          <w:szCs w:val="28"/>
        </w:rPr>
        <w:t>Trials</w:t>
      </w:r>
      <w:proofErr w:type="spellEnd"/>
      <w:r w:rsidRPr="00E517E6">
        <w:rPr>
          <w:rFonts w:ascii="Times New Roman" w:hAnsi="Times New Roman" w:cs="Times New Roman"/>
          <w:sz w:val="28"/>
          <w:szCs w:val="28"/>
        </w:rPr>
        <w:t xml:space="preserve"> // </w:t>
      </w:r>
      <w:proofErr w:type="spellStart"/>
      <w:r w:rsidRPr="00E517E6">
        <w:rPr>
          <w:rFonts w:ascii="Times New Roman" w:hAnsi="Times New Roman" w:cs="Times New Roman"/>
          <w:sz w:val="28"/>
          <w:szCs w:val="28"/>
        </w:rPr>
        <w:t>Sensors</w:t>
      </w:r>
      <w:proofErr w:type="spellEnd"/>
      <w:r w:rsidRPr="00E517E6">
        <w:rPr>
          <w:rFonts w:ascii="Times New Roman" w:hAnsi="Times New Roman" w:cs="Times New Roman"/>
          <w:sz w:val="28"/>
          <w:szCs w:val="28"/>
        </w:rPr>
        <w:t>. 2020. Т. 20. № 17. С. 4710.</w:t>
      </w:r>
    </w:p>
    <w:p w14:paraId="525F031D" w14:textId="1D032127" w:rsidR="007823AD" w:rsidRPr="00E517E6" w:rsidRDefault="00E517E6" w:rsidP="00B0510C">
      <w:pPr>
        <w:pStyle w:val="a7"/>
        <w:numPr>
          <w:ilvl w:val="0"/>
          <w:numId w:val="1"/>
        </w:numPr>
        <w:ind w:left="0" w:firstLine="709"/>
        <w:jc w:val="both"/>
        <w:rPr>
          <w:rStyle w:val="a8"/>
          <w:rFonts w:ascii="Times New Roman" w:hAnsi="Times New Roman" w:cs="Times New Roman"/>
          <w:color w:val="auto"/>
          <w:sz w:val="28"/>
          <w:szCs w:val="28"/>
          <w:u w:val="none"/>
          <w:lang w:val="en-US"/>
        </w:rPr>
      </w:pPr>
      <w:r w:rsidRPr="00E517E6">
        <w:rPr>
          <w:rFonts w:ascii="Times New Roman" w:hAnsi="Times New Roman" w:cs="Times New Roman"/>
          <w:sz w:val="28"/>
          <w:szCs w:val="28"/>
          <w:lang w:val="en-US"/>
        </w:rPr>
        <w:t xml:space="preserve">Huang J. An Underwater Target Tracking Algorithm Based on Extended Kalman Filter // Mobile Information Systems. 2023.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2023.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1–12.</w:t>
      </w:r>
    </w:p>
    <w:p w14:paraId="0750AC82" w14:textId="5E8E789C" w:rsidR="00E517E6" w:rsidRPr="00E517E6" w:rsidRDefault="00E517E6" w:rsidP="00B0510C">
      <w:pPr>
        <w:pStyle w:val="a7"/>
        <w:numPr>
          <w:ilvl w:val="0"/>
          <w:numId w:val="1"/>
        </w:numPr>
        <w:ind w:left="0" w:firstLine="709"/>
        <w:jc w:val="both"/>
        <w:rPr>
          <w:rFonts w:ascii="Times New Roman" w:hAnsi="Times New Roman" w:cs="Times New Roman"/>
          <w:sz w:val="28"/>
          <w:szCs w:val="28"/>
        </w:rPr>
      </w:pPr>
      <w:proofErr w:type="spellStart"/>
      <w:r w:rsidRPr="00E517E6">
        <w:rPr>
          <w:rFonts w:ascii="Times New Roman" w:hAnsi="Times New Roman" w:cs="Times New Roman"/>
          <w:sz w:val="28"/>
          <w:szCs w:val="28"/>
          <w:lang w:val="en-US"/>
        </w:rPr>
        <w:t>Kabanov</w:t>
      </w:r>
      <w:proofErr w:type="spellEnd"/>
      <w:r w:rsidRPr="00E517E6">
        <w:rPr>
          <w:rFonts w:ascii="Times New Roman" w:hAnsi="Times New Roman" w:cs="Times New Roman"/>
          <w:sz w:val="28"/>
          <w:szCs w:val="28"/>
          <w:lang w:val="en-US"/>
        </w:rPr>
        <w:t xml:space="preserve"> A.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Cooperative Control of Underwater Vehicle–Manipulator Systems Based on the SDC Method // Sensors. </w:t>
      </w:r>
      <w:r w:rsidRPr="00E517E6">
        <w:rPr>
          <w:rFonts w:ascii="Times New Roman" w:hAnsi="Times New Roman" w:cs="Times New Roman"/>
          <w:sz w:val="28"/>
          <w:szCs w:val="28"/>
        </w:rPr>
        <w:t>2022. Т. 22. № 13. С. 5038.</w:t>
      </w:r>
    </w:p>
    <w:p w14:paraId="106DFAB6" w14:textId="0223DC93" w:rsidR="00E517E6" w:rsidRPr="00E517E6" w:rsidRDefault="00E517E6" w:rsidP="00B0510C">
      <w:pPr>
        <w:pStyle w:val="a7"/>
        <w:numPr>
          <w:ilvl w:val="0"/>
          <w:numId w:val="1"/>
        </w:numPr>
        <w:ind w:left="0" w:firstLine="709"/>
        <w:jc w:val="both"/>
        <w:rPr>
          <w:rFonts w:ascii="Times New Roman" w:hAnsi="Times New Roman" w:cs="Times New Roman"/>
          <w:sz w:val="28"/>
          <w:szCs w:val="28"/>
          <w:lang w:val="en-US"/>
        </w:rPr>
      </w:pPr>
      <w:proofErr w:type="spellStart"/>
      <w:r w:rsidRPr="00E517E6">
        <w:rPr>
          <w:rFonts w:ascii="Times New Roman" w:hAnsi="Times New Roman" w:cs="Times New Roman"/>
          <w:sz w:val="28"/>
          <w:szCs w:val="28"/>
          <w:lang w:val="en-US"/>
        </w:rPr>
        <w:t>Kabanov</w:t>
      </w:r>
      <w:proofErr w:type="spellEnd"/>
      <w:r w:rsidRPr="00E517E6">
        <w:rPr>
          <w:rFonts w:ascii="Times New Roman" w:hAnsi="Times New Roman" w:cs="Times New Roman"/>
          <w:sz w:val="28"/>
          <w:szCs w:val="28"/>
          <w:lang w:val="en-US"/>
        </w:rPr>
        <w:t xml:space="preserve"> A., </w:t>
      </w:r>
      <w:proofErr w:type="spellStart"/>
      <w:r w:rsidRPr="00E517E6">
        <w:rPr>
          <w:rFonts w:ascii="Times New Roman" w:hAnsi="Times New Roman" w:cs="Times New Roman"/>
          <w:sz w:val="28"/>
          <w:szCs w:val="28"/>
          <w:lang w:val="en-US"/>
        </w:rPr>
        <w:t>Kramar</w:t>
      </w:r>
      <w:proofErr w:type="spellEnd"/>
      <w:r w:rsidRPr="00E517E6">
        <w:rPr>
          <w:rFonts w:ascii="Times New Roman" w:hAnsi="Times New Roman" w:cs="Times New Roman"/>
          <w:sz w:val="28"/>
          <w:szCs w:val="28"/>
          <w:lang w:val="en-US"/>
        </w:rPr>
        <w:t xml:space="preserve"> V. Marine Internet of Things Platforms for Interoperability of Marine Robotic Agents: An Overview of Concepts and Architectures // JMSE. 2022.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10. № 9.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1279.</w:t>
      </w:r>
    </w:p>
    <w:p w14:paraId="1F84E411" w14:textId="60DAB1E0" w:rsidR="00E517E6" w:rsidRPr="00E517E6" w:rsidRDefault="00E517E6" w:rsidP="00B0510C">
      <w:pPr>
        <w:pStyle w:val="a7"/>
        <w:numPr>
          <w:ilvl w:val="0"/>
          <w:numId w:val="1"/>
        </w:numPr>
        <w:ind w:left="0" w:firstLine="709"/>
        <w:jc w:val="both"/>
        <w:rPr>
          <w:rFonts w:ascii="Times New Roman" w:hAnsi="Times New Roman" w:cs="Times New Roman"/>
          <w:sz w:val="28"/>
          <w:szCs w:val="28"/>
          <w:lang w:val="en-US"/>
        </w:rPr>
      </w:pPr>
      <w:r w:rsidRPr="00E517E6">
        <w:rPr>
          <w:rFonts w:ascii="Times New Roman" w:hAnsi="Times New Roman" w:cs="Times New Roman"/>
          <w:sz w:val="28"/>
          <w:szCs w:val="28"/>
          <w:lang w:val="en-US"/>
        </w:rPr>
        <w:t xml:space="preserve">Luo Q.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A SINS/DVL/USBL Integrated Navigation and Positioning IoT System with Multiple Sources Fusion and Federated Kalman Filter</w:t>
      </w:r>
      <w:proofErr w:type="gramStart"/>
      <w:r w:rsidRPr="00E517E6">
        <w:rPr>
          <w:rFonts w:ascii="Times New Roman" w:hAnsi="Times New Roman" w:cs="Times New Roman"/>
          <w:sz w:val="28"/>
          <w:szCs w:val="28"/>
          <w:lang w:val="en-US"/>
        </w:rPr>
        <w:t>. :</w:t>
      </w:r>
      <w:proofErr w:type="gramEnd"/>
      <w:r w:rsidRPr="00E517E6">
        <w:rPr>
          <w:rFonts w:ascii="Times New Roman" w:hAnsi="Times New Roman" w:cs="Times New Roman"/>
          <w:sz w:val="28"/>
          <w:szCs w:val="28"/>
          <w:lang w:val="en-US"/>
        </w:rPr>
        <w:t xml:space="preserve"> In Review, 2021.</w:t>
      </w:r>
    </w:p>
    <w:p w14:paraId="20E5DD5E" w14:textId="5873A48B" w:rsidR="00E517E6" w:rsidRPr="00E517E6" w:rsidRDefault="00E517E6" w:rsidP="00B0510C">
      <w:pPr>
        <w:pStyle w:val="a7"/>
        <w:numPr>
          <w:ilvl w:val="0"/>
          <w:numId w:val="1"/>
        </w:numPr>
        <w:ind w:left="0" w:firstLine="709"/>
        <w:jc w:val="both"/>
        <w:rPr>
          <w:rFonts w:ascii="Times New Roman" w:hAnsi="Times New Roman" w:cs="Times New Roman"/>
          <w:sz w:val="28"/>
          <w:szCs w:val="28"/>
          <w:lang w:val="en-US"/>
        </w:rPr>
      </w:pPr>
      <w:r w:rsidRPr="00E517E6">
        <w:rPr>
          <w:rFonts w:ascii="Times New Roman" w:hAnsi="Times New Roman" w:cs="Times New Roman"/>
          <w:sz w:val="28"/>
          <w:szCs w:val="28"/>
          <w:lang w:val="en-US"/>
        </w:rPr>
        <w:t xml:space="preserve">Miller A., Miller B., Miller G. Navigation of Underwater Drones and Integration of Acoustic Sensing with Onboard Inertial Navigation System // Drones. 2021.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5. № 3.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83.</w:t>
      </w:r>
    </w:p>
    <w:p w14:paraId="6E9945BD" w14:textId="2B3165D7" w:rsidR="00E517E6" w:rsidRPr="00E517E6" w:rsidRDefault="00E517E6" w:rsidP="00B0510C">
      <w:pPr>
        <w:pStyle w:val="a7"/>
        <w:numPr>
          <w:ilvl w:val="0"/>
          <w:numId w:val="1"/>
        </w:numPr>
        <w:ind w:left="0" w:firstLine="709"/>
        <w:jc w:val="both"/>
        <w:rPr>
          <w:rFonts w:ascii="Times New Roman" w:hAnsi="Times New Roman" w:cs="Times New Roman"/>
          <w:sz w:val="28"/>
          <w:szCs w:val="28"/>
          <w:lang w:val="en-US"/>
        </w:rPr>
      </w:pPr>
      <w:proofErr w:type="spellStart"/>
      <w:r w:rsidRPr="00E517E6">
        <w:rPr>
          <w:rFonts w:ascii="Times New Roman" w:hAnsi="Times New Roman" w:cs="Times New Roman"/>
          <w:sz w:val="28"/>
          <w:szCs w:val="28"/>
          <w:lang w:val="en-US"/>
        </w:rPr>
        <w:t>Morvan</w:t>
      </w:r>
      <w:proofErr w:type="spellEnd"/>
      <w:r w:rsidRPr="00E517E6">
        <w:rPr>
          <w:rFonts w:ascii="Times New Roman" w:hAnsi="Times New Roman" w:cs="Times New Roman"/>
          <w:sz w:val="28"/>
          <w:szCs w:val="28"/>
          <w:lang w:val="en-US"/>
        </w:rPr>
        <w:t xml:space="preserve"> P.-Y., Bagot G. Innovative software solutions for subsea positionings</w:t>
      </w:r>
      <w:proofErr w:type="gramStart"/>
      <w:r w:rsidRPr="00E517E6">
        <w:rPr>
          <w:rFonts w:ascii="Times New Roman" w:hAnsi="Times New Roman" w:cs="Times New Roman"/>
          <w:sz w:val="28"/>
          <w:szCs w:val="28"/>
          <w:lang w:val="en-US"/>
        </w:rPr>
        <w:t>. :</w:t>
      </w:r>
      <w:proofErr w:type="gramEnd"/>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lang w:val="en-US"/>
        </w:rPr>
        <w:t>pico</w:t>
      </w:r>
      <w:proofErr w:type="spellEnd"/>
      <w:r w:rsidRPr="00E517E6">
        <w:rPr>
          <w:rFonts w:ascii="Times New Roman" w:hAnsi="Times New Roman" w:cs="Times New Roman"/>
          <w:sz w:val="28"/>
          <w:szCs w:val="28"/>
          <w:lang w:val="en-US"/>
        </w:rPr>
        <w:t>, 2021.</w:t>
      </w:r>
    </w:p>
    <w:p w14:paraId="6399EE84" w14:textId="759AE2FD" w:rsidR="00E517E6"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lastRenderedPageBreak/>
        <w:t xml:space="preserve">Caiti A.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Experimental results with a mixed USBL/LBL system for AUV navigation // 2014 Underwater Communications and Networking (</w:t>
      </w:r>
      <w:proofErr w:type="spellStart"/>
      <w:r w:rsidRPr="00E517E6">
        <w:rPr>
          <w:rFonts w:ascii="Times New Roman" w:hAnsi="Times New Roman" w:cs="Times New Roman"/>
          <w:sz w:val="28"/>
          <w:szCs w:val="28"/>
          <w:lang w:val="en-US"/>
        </w:rPr>
        <w:t>UComms</w:t>
      </w:r>
      <w:proofErr w:type="spellEnd"/>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Sestri</w:t>
      </w:r>
      <w:proofErr w:type="spellEnd"/>
      <w:r w:rsidRPr="00E517E6">
        <w:rPr>
          <w:rFonts w:ascii="Times New Roman" w:hAnsi="Times New Roman" w:cs="Times New Roman"/>
          <w:sz w:val="28"/>
          <w:szCs w:val="28"/>
        </w:rPr>
        <w:t xml:space="preserve"> </w:t>
      </w:r>
      <w:proofErr w:type="spellStart"/>
      <w:r w:rsidRPr="00E517E6">
        <w:rPr>
          <w:rFonts w:ascii="Times New Roman" w:hAnsi="Times New Roman" w:cs="Times New Roman"/>
          <w:sz w:val="28"/>
          <w:szCs w:val="28"/>
        </w:rPr>
        <w:t>Levante</w:t>
      </w:r>
      <w:proofErr w:type="spellEnd"/>
      <w:r w:rsidRPr="00E517E6">
        <w:rPr>
          <w:rFonts w:ascii="Times New Roman" w:hAnsi="Times New Roman" w:cs="Times New Roman"/>
          <w:sz w:val="28"/>
          <w:szCs w:val="28"/>
        </w:rPr>
        <w:t xml:space="preserve">, </w:t>
      </w:r>
      <w:proofErr w:type="spellStart"/>
      <w:r w:rsidRPr="00E517E6">
        <w:rPr>
          <w:rFonts w:ascii="Times New Roman" w:hAnsi="Times New Roman" w:cs="Times New Roman"/>
          <w:sz w:val="28"/>
          <w:szCs w:val="28"/>
        </w:rPr>
        <w:t>Italy</w:t>
      </w:r>
      <w:proofErr w:type="spellEnd"/>
      <w:r w:rsidRPr="00E517E6">
        <w:rPr>
          <w:rFonts w:ascii="Times New Roman" w:hAnsi="Times New Roman" w:cs="Times New Roman"/>
          <w:sz w:val="28"/>
          <w:szCs w:val="28"/>
        </w:rPr>
        <w:t>: IEEE, 2014. С. 1–4.</w:t>
      </w:r>
    </w:p>
    <w:p w14:paraId="07811617" w14:textId="4A4A1900" w:rsidR="003D7792" w:rsidRPr="00E517E6" w:rsidRDefault="00E517E6" w:rsidP="00B0510C">
      <w:pPr>
        <w:pStyle w:val="a7"/>
        <w:numPr>
          <w:ilvl w:val="0"/>
          <w:numId w:val="1"/>
        </w:numPr>
        <w:ind w:left="0" w:firstLine="709"/>
        <w:jc w:val="both"/>
        <w:rPr>
          <w:rFonts w:ascii="Times New Roman" w:hAnsi="Times New Roman" w:cs="Times New Roman"/>
          <w:sz w:val="28"/>
          <w:szCs w:val="28"/>
        </w:rPr>
      </w:pPr>
      <w:proofErr w:type="spellStart"/>
      <w:r w:rsidRPr="00E517E6">
        <w:rPr>
          <w:rFonts w:ascii="Times New Roman" w:hAnsi="Times New Roman" w:cs="Times New Roman"/>
          <w:sz w:val="28"/>
          <w:szCs w:val="28"/>
        </w:rPr>
        <w:t>Kebkal</w:t>
      </w:r>
      <w:proofErr w:type="spellEnd"/>
      <w:r w:rsidRPr="00E517E6">
        <w:rPr>
          <w:rFonts w:ascii="Times New Roman" w:hAnsi="Times New Roman" w:cs="Times New Roman"/>
          <w:sz w:val="28"/>
          <w:szCs w:val="28"/>
        </w:rPr>
        <w:t xml:space="preserve"> K. G. и др. </w:t>
      </w:r>
      <w:r w:rsidRPr="00E517E6">
        <w:rPr>
          <w:rFonts w:ascii="Times New Roman" w:hAnsi="Times New Roman" w:cs="Times New Roman"/>
          <w:sz w:val="28"/>
          <w:szCs w:val="28"/>
          <w:lang w:val="en-US"/>
        </w:rPr>
        <w:t xml:space="preserve">Experimental Performance of a Hydro-Acoustic USBL-Aided LBL Positioning and Communication System // IFAC Proceedings Volumes. </w:t>
      </w:r>
      <w:r w:rsidRPr="00E517E6">
        <w:rPr>
          <w:rFonts w:ascii="Times New Roman" w:hAnsi="Times New Roman" w:cs="Times New Roman"/>
          <w:sz w:val="28"/>
          <w:szCs w:val="28"/>
        </w:rPr>
        <w:t>2012. Т. 45. № 5. С. 249–254.</w:t>
      </w:r>
    </w:p>
    <w:p w14:paraId="0CD063DC" w14:textId="5FD2AAAB" w:rsidR="00FB7442" w:rsidRPr="00E517E6" w:rsidRDefault="00E517E6" w:rsidP="00B0510C">
      <w:pPr>
        <w:pStyle w:val="a7"/>
        <w:numPr>
          <w:ilvl w:val="0"/>
          <w:numId w:val="1"/>
        </w:numPr>
        <w:ind w:left="0" w:firstLine="709"/>
        <w:jc w:val="both"/>
        <w:rPr>
          <w:rFonts w:ascii="Times New Roman" w:hAnsi="Times New Roman" w:cs="Times New Roman"/>
          <w:sz w:val="28"/>
          <w:szCs w:val="28"/>
          <w:lang w:val="en-US"/>
        </w:rPr>
      </w:pPr>
      <w:r w:rsidRPr="00E517E6">
        <w:rPr>
          <w:rFonts w:ascii="Times New Roman" w:hAnsi="Times New Roman" w:cs="Times New Roman"/>
          <w:sz w:val="28"/>
          <w:szCs w:val="28"/>
          <w:lang w:val="en-US"/>
        </w:rPr>
        <w:t>Antonelli G. Underwater Robots. Cham: Springer International Publishing, 2014.</w:t>
      </w:r>
    </w:p>
    <w:p w14:paraId="2964FD9A" w14:textId="438EE91C" w:rsidR="00E517E6" w:rsidRPr="00E517E6" w:rsidRDefault="00E517E6" w:rsidP="00B0510C">
      <w:pPr>
        <w:pStyle w:val="a7"/>
        <w:numPr>
          <w:ilvl w:val="0"/>
          <w:numId w:val="1"/>
        </w:numPr>
        <w:ind w:left="0" w:firstLine="709"/>
        <w:jc w:val="both"/>
        <w:rPr>
          <w:rFonts w:ascii="Times New Roman" w:hAnsi="Times New Roman" w:cs="Times New Roman"/>
          <w:sz w:val="28"/>
          <w:szCs w:val="28"/>
          <w:lang w:val="en-US"/>
        </w:rPr>
      </w:pPr>
      <w:r w:rsidRPr="00E517E6">
        <w:rPr>
          <w:rFonts w:ascii="Times New Roman" w:hAnsi="Times New Roman" w:cs="Times New Roman"/>
          <w:sz w:val="28"/>
          <w:szCs w:val="28"/>
          <w:lang w:val="en-US"/>
        </w:rPr>
        <w:t xml:space="preserve">Fossen T. I. Handbook of marine craft hydrodynamics and motion control =: </w:t>
      </w:r>
      <w:proofErr w:type="spellStart"/>
      <w:r w:rsidRPr="00E517E6">
        <w:rPr>
          <w:rFonts w:ascii="Times New Roman" w:hAnsi="Times New Roman" w:cs="Times New Roman"/>
          <w:sz w:val="28"/>
          <w:szCs w:val="28"/>
          <w:lang w:val="en-US"/>
        </w:rPr>
        <w:t>Vademecum</w:t>
      </w:r>
      <w:proofErr w:type="spellEnd"/>
      <w:r w:rsidRPr="00E517E6">
        <w:rPr>
          <w:rFonts w:ascii="Times New Roman" w:hAnsi="Times New Roman" w:cs="Times New Roman"/>
          <w:sz w:val="28"/>
          <w:szCs w:val="28"/>
          <w:lang w:val="en-US"/>
        </w:rPr>
        <w:t xml:space="preserve"> de </w:t>
      </w:r>
      <w:proofErr w:type="spellStart"/>
      <w:r w:rsidRPr="00E517E6">
        <w:rPr>
          <w:rFonts w:ascii="Times New Roman" w:hAnsi="Times New Roman" w:cs="Times New Roman"/>
          <w:sz w:val="28"/>
          <w:szCs w:val="28"/>
          <w:lang w:val="en-US"/>
        </w:rPr>
        <w:t>navium</w:t>
      </w:r>
      <w:proofErr w:type="spellEnd"/>
      <w:r w:rsidRPr="00E517E6">
        <w:rPr>
          <w:rFonts w:ascii="Times New Roman" w:hAnsi="Times New Roman" w:cs="Times New Roman"/>
          <w:sz w:val="28"/>
          <w:szCs w:val="28"/>
          <w:lang w:val="en-US"/>
        </w:rPr>
        <w:t xml:space="preserve"> motu contra </w:t>
      </w:r>
      <w:proofErr w:type="spellStart"/>
      <w:r w:rsidRPr="00E517E6">
        <w:rPr>
          <w:rFonts w:ascii="Times New Roman" w:hAnsi="Times New Roman" w:cs="Times New Roman"/>
          <w:sz w:val="28"/>
          <w:szCs w:val="28"/>
          <w:lang w:val="en-US"/>
        </w:rPr>
        <w:t>aquas</w:t>
      </w:r>
      <w:proofErr w:type="spellEnd"/>
      <w:r w:rsidRPr="00E517E6">
        <w:rPr>
          <w:rFonts w:ascii="Times New Roman" w:hAnsi="Times New Roman" w:cs="Times New Roman"/>
          <w:sz w:val="28"/>
          <w:szCs w:val="28"/>
          <w:lang w:val="en-US"/>
        </w:rPr>
        <w:t xml:space="preserve"> et de motu </w:t>
      </w:r>
      <w:proofErr w:type="spellStart"/>
      <w:r w:rsidRPr="00E517E6">
        <w:rPr>
          <w:rFonts w:ascii="Times New Roman" w:hAnsi="Times New Roman" w:cs="Times New Roman"/>
          <w:sz w:val="28"/>
          <w:szCs w:val="28"/>
          <w:lang w:val="en-US"/>
        </w:rPr>
        <w:t>gubernando</w:t>
      </w:r>
      <w:proofErr w:type="spellEnd"/>
      <w:r w:rsidRPr="00E517E6">
        <w:rPr>
          <w:rFonts w:ascii="Times New Roman" w:hAnsi="Times New Roman" w:cs="Times New Roman"/>
          <w:sz w:val="28"/>
          <w:szCs w:val="28"/>
          <w:lang w:val="en-US"/>
        </w:rPr>
        <w:t xml:space="preserve">. Hoboken, NJ: Wiley, 2021. </w:t>
      </w:r>
      <w:proofErr w:type="spellStart"/>
      <w:r w:rsidRPr="00E517E6">
        <w:rPr>
          <w:rFonts w:ascii="Times New Roman" w:hAnsi="Times New Roman" w:cs="Times New Roman"/>
          <w:sz w:val="28"/>
          <w:szCs w:val="28"/>
        </w:rPr>
        <w:t>Вып</w:t>
      </w:r>
      <w:proofErr w:type="spellEnd"/>
      <w:r w:rsidRPr="00E517E6">
        <w:rPr>
          <w:rFonts w:ascii="Times New Roman" w:hAnsi="Times New Roman" w:cs="Times New Roman"/>
          <w:sz w:val="28"/>
          <w:szCs w:val="28"/>
          <w:lang w:val="en-US"/>
        </w:rPr>
        <w:t>. Second edition.</w:t>
      </w:r>
    </w:p>
    <w:p w14:paraId="2D1251CD" w14:textId="52F4BAFB" w:rsidR="00E517E6"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t xml:space="preserve">Blevins R. D. Applied fluid dynamics handbook. Malabar, Fla: Krieger Pub, 2003. </w:t>
      </w:r>
      <w:proofErr w:type="spellStart"/>
      <w:r w:rsidRPr="00E517E6">
        <w:rPr>
          <w:rFonts w:ascii="Times New Roman" w:hAnsi="Times New Roman" w:cs="Times New Roman"/>
          <w:sz w:val="28"/>
          <w:szCs w:val="28"/>
        </w:rPr>
        <w:t>Вып</w:t>
      </w:r>
      <w:proofErr w:type="spellEnd"/>
      <w:r w:rsidRPr="00E517E6">
        <w:rPr>
          <w:rFonts w:ascii="Times New Roman" w:hAnsi="Times New Roman" w:cs="Times New Roman"/>
          <w:sz w:val="28"/>
          <w:szCs w:val="28"/>
          <w:lang w:val="en-US"/>
        </w:rPr>
        <w:t xml:space="preserve">. Reprint ed. with corrections. </w:t>
      </w:r>
      <w:r w:rsidRPr="00E517E6">
        <w:rPr>
          <w:rFonts w:ascii="Times New Roman" w:hAnsi="Times New Roman" w:cs="Times New Roman"/>
          <w:sz w:val="28"/>
          <w:szCs w:val="28"/>
        </w:rPr>
        <w:t>558 с.</w:t>
      </w:r>
    </w:p>
    <w:p w14:paraId="69C00638" w14:textId="7E140588" w:rsidR="00223E0B" w:rsidRPr="00E517E6" w:rsidRDefault="009F589E" w:rsidP="00B0510C">
      <w:pPr>
        <w:pStyle w:val="a7"/>
        <w:numPr>
          <w:ilvl w:val="0"/>
          <w:numId w:val="1"/>
        </w:numPr>
        <w:ind w:left="0" w:firstLine="709"/>
        <w:jc w:val="both"/>
        <w:rPr>
          <w:rFonts w:ascii="Times New Roman" w:hAnsi="Times New Roman" w:cs="Times New Roman"/>
          <w:sz w:val="28"/>
          <w:szCs w:val="28"/>
        </w:rPr>
      </w:pPr>
      <w:hyperlink r:id="rId19" w:history="1">
        <w:r w:rsidR="00B0703D" w:rsidRPr="00E517E6">
          <w:rPr>
            <w:rStyle w:val="a8"/>
            <w:rFonts w:ascii="Times New Roman" w:hAnsi="Times New Roman" w:cs="Times New Roman"/>
            <w:sz w:val="28"/>
            <w:szCs w:val="28"/>
            <w:lang w:val="en-US"/>
          </w:rPr>
          <w:t>https</w:t>
        </w:r>
        <w:r w:rsidR="00B0703D" w:rsidRPr="00E517E6">
          <w:rPr>
            <w:rStyle w:val="a8"/>
            <w:rFonts w:ascii="Times New Roman" w:hAnsi="Times New Roman" w:cs="Times New Roman"/>
            <w:sz w:val="28"/>
            <w:szCs w:val="28"/>
          </w:rPr>
          <w:t>://</w:t>
        </w:r>
        <w:proofErr w:type="spellStart"/>
        <w:r w:rsidR="00B0703D" w:rsidRPr="00E517E6">
          <w:rPr>
            <w:rStyle w:val="a8"/>
            <w:rFonts w:ascii="Times New Roman" w:hAnsi="Times New Roman" w:cs="Times New Roman"/>
            <w:sz w:val="28"/>
            <w:szCs w:val="28"/>
            <w:lang w:val="en-US"/>
          </w:rPr>
          <w:t>ntrs</w:t>
        </w:r>
        <w:proofErr w:type="spellEnd"/>
        <w:r w:rsidR="00B0703D" w:rsidRPr="00E517E6">
          <w:rPr>
            <w:rStyle w:val="a8"/>
            <w:rFonts w:ascii="Times New Roman" w:hAnsi="Times New Roman" w:cs="Times New Roman"/>
            <w:sz w:val="28"/>
            <w:szCs w:val="28"/>
          </w:rPr>
          <w:t>.</w:t>
        </w:r>
        <w:proofErr w:type="spellStart"/>
        <w:r w:rsidR="00B0703D" w:rsidRPr="00E517E6">
          <w:rPr>
            <w:rStyle w:val="a8"/>
            <w:rFonts w:ascii="Times New Roman" w:hAnsi="Times New Roman" w:cs="Times New Roman"/>
            <w:sz w:val="28"/>
            <w:szCs w:val="28"/>
            <w:lang w:val="en-US"/>
          </w:rPr>
          <w:t>nasa</w:t>
        </w:r>
        <w:proofErr w:type="spellEnd"/>
        <w:r w:rsidR="00B0703D" w:rsidRPr="00E517E6">
          <w:rPr>
            <w:rStyle w:val="a8"/>
            <w:rFonts w:ascii="Times New Roman" w:hAnsi="Times New Roman" w:cs="Times New Roman"/>
            <w:sz w:val="28"/>
            <w:szCs w:val="28"/>
          </w:rPr>
          <w:t>.</w:t>
        </w:r>
        <w:r w:rsidR="00B0703D" w:rsidRPr="00E517E6">
          <w:rPr>
            <w:rStyle w:val="a8"/>
            <w:rFonts w:ascii="Times New Roman" w:hAnsi="Times New Roman" w:cs="Times New Roman"/>
            <w:sz w:val="28"/>
            <w:szCs w:val="28"/>
            <w:lang w:val="en-US"/>
          </w:rPr>
          <w:t>gov</w:t>
        </w:r>
        <w:r w:rsidR="00B0703D" w:rsidRPr="00E517E6">
          <w:rPr>
            <w:rStyle w:val="a8"/>
            <w:rFonts w:ascii="Times New Roman" w:hAnsi="Times New Roman" w:cs="Times New Roman"/>
            <w:sz w:val="28"/>
            <w:szCs w:val="28"/>
          </w:rPr>
          <w:t>/</w:t>
        </w:r>
        <w:r w:rsidR="00B0703D" w:rsidRPr="00E517E6">
          <w:rPr>
            <w:rStyle w:val="a8"/>
            <w:rFonts w:ascii="Times New Roman" w:hAnsi="Times New Roman" w:cs="Times New Roman"/>
            <w:sz w:val="28"/>
            <w:szCs w:val="28"/>
            <w:lang w:val="en-US"/>
          </w:rPr>
          <w:t>citations</w:t>
        </w:r>
        <w:r w:rsidR="00B0703D" w:rsidRPr="00E517E6">
          <w:rPr>
            <w:rStyle w:val="a8"/>
            <w:rFonts w:ascii="Times New Roman" w:hAnsi="Times New Roman" w:cs="Times New Roman"/>
            <w:sz w:val="28"/>
            <w:szCs w:val="28"/>
          </w:rPr>
          <w:t>/19930091586</w:t>
        </w:r>
      </w:hyperlink>
    </w:p>
    <w:p w14:paraId="7B830E8F" w14:textId="4EFC2AF8" w:rsidR="00B0703D" w:rsidRPr="00E517E6" w:rsidRDefault="00E517E6" w:rsidP="00B0510C">
      <w:pPr>
        <w:pStyle w:val="a7"/>
        <w:numPr>
          <w:ilvl w:val="0"/>
          <w:numId w:val="1"/>
        </w:numPr>
        <w:ind w:left="0" w:firstLine="709"/>
        <w:jc w:val="both"/>
        <w:rPr>
          <w:rFonts w:ascii="Times New Roman" w:hAnsi="Times New Roman" w:cs="Times New Roman"/>
          <w:sz w:val="28"/>
          <w:szCs w:val="28"/>
        </w:rPr>
      </w:pPr>
      <w:proofErr w:type="spellStart"/>
      <w:r w:rsidRPr="00E517E6">
        <w:rPr>
          <w:rFonts w:ascii="Times New Roman" w:hAnsi="Times New Roman" w:cs="Times New Roman"/>
          <w:sz w:val="28"/>
          <w:szCs w:val="28"/>
          <w:lang w:val="en-US"/>
        </w:rPr>
        <w:t>Quinchia</w:t>
      </w:r>
      <w:proofErr w:type="spellEnd"/>
      <w:r w:rsidRPr="00E517E6">
        <w:rPr>
          <w:rFonts w:ascii="Times New Roman" w:hAnsi="Times New Roman" w:cs="Times New Roman"/>
          <w:sz w:val="28"/>
          <w:szCs w:val="28"/>
          <w:lang w:val="en-US"/>
        </w:rPr>
        <w:t xml:space="preserve"> A.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A Comparison between Different Error Modeling of MEMS Applied to GPS/INS Integrated Systems // Sensors. </w:t>
      </w:r>
      <w:r w:rsidRPr="00E517E6">
        <w:rPr>
          <w:rFonts w:ascii="Times New Roman" w:hAnsi="Times New Roman" w:cs="Times New Roman"/>
          <w:sz w:val="28"/>
          <w:szCs w:val="28"/>
        </w:rPr>
        <w:t>2013. Т. 13. № 8. С. 9549–9588.</w:t>
      </w:r>
    </w:p>
    <w:p w14:paraId="3AFC2745" w14:textId="3EEA7795" w:rsidR="00765740" w:rsidRPr="00D91230" w:rsidRDefault="00765740" w:rsidP="00B0510C">
      <w:pPr>
        <w:spacing w:after="160" w:line="259" w:lineRule="auto"/>
        <w:ind w:firstLine="709"/>
        <w:rPr>
          <w:sz w:val="24"/>
          <w:szCs w:val="18"/>
          <w:lang w:val="en-US"/>
        </w:rPr>
      </w:pPr>
    </w:p>
    <w:p w14:paraId="58E69A05" w14:textId="363ADCFC" w:rsidR="006531E7" w:rsidRPr="001C7D32" w:rsidRDefault="006531E7" w:rsidP="001C7D32">
      <w:pPr>
        <w:spacing w:after="160" w:line="259" w:lineRule="auto"/>
        <w:ind w:firstLine="0"/>
        <w:jc w:val="left"/>
        <w:rPr>
          <w:b/>
          <w:bCs/>
          <w:sz w:val="24"/>
          <w:szCs w:val="18"/>
          <w:lang w:val="en-US"/>
        </w:rPr>
      </w:pPr>
    </w:p>
    <w:sectPr w:rsidR="006531E7" w:rsidRPr="001C7D32" w:rsidSect="00920D2A">
      <w:pgSz w:w="11906" w:h="16838"/>
      <w:pgMar w:top="1134" w:right="566"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SevSU" w:date="2023-06-20T17:27:00Z" w:initials="S">
    <w:p w14:paraId="287F65C8" w14:textId="08719C53" w:rsidR="00C21B5B" w:rsidRDefault="00C21B5B">
      <w:pPr>
        <w:pStyle w:val="aa"/>
      </w:pPr>
      <w:r>
        <w:rPr>
          <w:rStyle w:val="a9"/>
        </w:rPr>
        <w:annotationRef/>
      </w:r>
      <w:r>
        <w:t>хорошо бы фото реального аппарата с лаборатории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87F65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87F65C8" w16cid:durableId="2842126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015A87"/>
    <w:multiLevelType w:val="hybridMultilevel"/>
    <w:tmpl w:val="C012001E"/>
    <w:lvl w:ilvl="0" w:tplc="B720E1A2">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FDA457A"/>
    <w:multiLevelType w:val="hybridMultilevel"/>
    <w:tmpl w:val="FE500EB2"/>
    <w:lvl w:ilvl="0" w:tplc="DBAE3D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banov">
    <w15:presenceInfo w15:providerId="None" w15:userId="Kabanov"/>
  </w15:person>
  <w15:person w15:author="SevSU">
    <w15:presenceInfo w15:providerId="None" w15:userId="SevS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725"/>
    <w:rsid w:val="0000411F"/>
    <w:rsid w:val="000066C6"/>
    <w:rsid w:val="00007CE9"/>
    <w:rsid w:val="00016D17"/>
    <w:rsid w:val="000237D3"/>
    <w:rsid w:val="00035CFE"/>
    <w:rsid w:val="00043839"/>
    <w:rsid w:val="00047ABC"/>
    <w:rsid w:val="0005049B"/>
    <w:rsid w:val="00053172"/>
    <w:rsid w:val="00062819"/>
    <w:rsid w:val="00071900"/>
    <w:rsid w:val="00074EA2"/>
    <w:rsid w:val="000770EF"/>
    <w:rsid w:val="000838FF"/>
    <w:rsid w:val="00083CD0"/>
    <w:rsid w:val="00090AB8"/>
    <w:rsid w:val="000916C9"/>
    <w:rsid w:val="000921DE"/>
    <w:rsid w:val="000960A3"/>
    <w:rsid w:val="000A5ABC"/>
    <w:rsid w:val="000A7AAA"/>
    <w:rsid w:val="000B3F25"/>
    <w:rsid w:val="000B7716"/>
    <w:rsid w:val="000B78D9"/>
    <w:rsid w:val="000C51C0"/>
    <w:rsid w:val="000D17B5"/>
    <w:rsid w:val="000D2085"/>
    <w:rsid w:val="000D737F"/>
    <w:rsid w:val="000E03D7"/>
    <w:rsid w:val="000E25D2"/>
    <w:rsid w:val="000E671D"/>
    <w:rsid w:val="000F21B3"/>
    <w:rsid w:val="00104B40"/>
    <w:rsid w:val="00107FF0"/>
    <w:rsid w:val="001101E9"/>
    <w:rsid w:val="00121FC3"/>
    <w:rsid w:val="001234D9"/>
    <w:rsid w:val="00125CE4"/>
    <w:rsid w:val="0013107B"/>
    <w:rsid w:val="00131A68"/>
    <w:rsid w:val="00134DA3"/>
    <w:rsid w:val="00136069"/>
    <w:rsid w:val="00140DC6"/>
    <w:rsid w:val="00141209"/>
    <w:rsid w:val="001414C7"/>
    <w:rsid w:val="00141D5A"/>
    <w:rsid w:val="00153E2E"/>
    <w:rsid w:val="0015698B"/>
    <w:rsid w:val="00167FA1"/>
    <w:rsid w:val="0017049C"/>
    <w:rsid w:val="0017400A"/>
    <w:rsid w:val="001774A5"/>
    <w:rsid w:val="00186019"/>
    <w:rsid w:val="00186F53"/>
    <w:rsid w:val="00190F42"/>
    <w:rsid w:val="001B322D"/>
    <w:rsid w:val="001B55F4"/>
    <w:rsid w:val="001C7D32"/>
    <w:rsid w:val="001D211C"/>
    <w:rsid w:val="001D581B"/>
    <w:rsid w:val="001E0B8A"/>
    <w:rsid w:val="001E2CB3"/>
    <w:rsid w:val="001E3B12"/>
    <w:rsid w:val="001E42F5"/>
    <w:rsid w:val="001F6F06"/>
    <w:rsid w:val="0020158D"/>
    <w:rsid w:val="00203599"/>
    <w:rsid w:val="00210489"/>
    <w:rsid w:val="00212677"/>
    <w:rsid w:val="00220F59"/>
    <w:rsid w:val="00223E0B"/>
    <w:rsid w:val="0022469C"/>
    <w:rsid w:val="002307AE"/>
    <w:rsid w:val="00232D7A"/>
    <w:rsid w:val="002434AB"/>
    <w:rsid w:val="00243752"/>
    <w:rsid w:val="00243FFB"/>
    <w:rsid w:val="002530CE"/>
    <w:rsid w:val="00272A7C"/>
    <w:rsid w:val="00275FA7"/>
    <w:rsid w:val="002847B6"/>
    <w:rsid w:val="00287810"/>
    <w:rsid w:val="002904DF"/>
    <w:rsid w:val="00294FF1"/>
    <w:rsid w:val="0029731F"/>
    <w:rsid w:val="002B063F"/>
    <w:rsid w:val="002B6A49"/>
    <w:rsid w:val="002C0B08"/>
    <w:rsid w:val="002C5DC0"/>
    <w:rsid w:val="002D0AD8"/>
    <w:rsid w:val="002D12AF"/>
    <w:rsid w:val="002D1503"/>
    <w:rsid w:val="002D345E"/>
    <w:rsid w:val="002D6081"/>
    <w:rsid w:val="002E298A"/>
    <w:rsid w:val="002E39CC"/>
    <w:rsid w:val="002E55F4"/>
    <w:rsid w:val="002F20B0"/>
    <w:rsid w:val="002F3199"/>
    <w:rsid w:val="00313362"/>
    <w:rsid w:val="00316717"/>
    <w:rsid w:val="00323B14"/>
    <w:rsid w:val="00324BBE"/>
    <w:rsid w:val="00324F8D"/>
    <w:rsid w:val="00330996"/>
    <w:rsid w:val="00333AE8"/>
    <w:rsid w:val="00336A72"/>
    <w:rsid w:val="00336CF7"/>
    <w:rsid w:val="003458D1"/>
    <w:rsid w:val="003511F2"/>
    <w:rsid w:val="0035610D"/>
    <w:rsid w:val="0036496A"/>
    <w:rsid w:val="00365CC2"/>
    <w:rsid w:val="00372F0E"/>
    <w:rsid w:val="00377CAE"/>
    <w:rsid w:val="00394442"/>
    <w:rsid w:val="003A5813"/>
    <w:rsid w:val="003A6481"/>
    <w:rsid w:val="003B6EE2"/>
    <w:rsid w:val="003C3C39"/>
    <w:rsid w:val="003C5542"/>
    <w:rsid w:val="003D1CDC"/>
    <w:rsid w:val="003D2D97"/>
    <w:rsid w:val="003D7792"/>
    <w:rsid w:val="003D7B49"/>
    <w:rsid w:val="003E0961"/>
    <w:rsid w:val="003E2974"/>
    <w:rsid w:val="003E36BA"/>
    <w:rsid w:val="003E6E67"/>
    <w:rsid w:val="003F4576"/>
    <w:rsid w:val="00400995"/>
    <w:rsid w:val="00401120"/>
    <w:rsid w:val="0040330C"/>
    <w:rsid w:val="00415D79"/>
    <w:rsid w:val="00422174"/>
    <w:rsid w:val="00424BDF"/>
    <w:rsid w:val="00424ECC"/>
    <w:rsid w:val="00425DAC"/>
    <w:rsid w:val="00426E2F"/>
    <w:rsid w:val="00427F0F"/>
    <w:rsid w:val="004340E8"/>
    <w:rsid w:val="004368BA"/>
    <w:rsid w:val="0044042B"/>
    <w:rsid w:val="00441C5D"/>
    <w:rsid w:val="00442F95"/>
    <w:rsid w:val="004465C1"/>
    <w:rsid w:val="004509BD"/>
    <w:rsid w:val="004522F5"/>
    <w:rsid w:val="00457744"/>
    <w:rsid w:val="0046060D"/>
    <w:rsid w:val="00463B27"/>
    <w:rsid w:val="004661F8"/>
    <w:rsid w:val="0047342C"/>
    <w:rsid w:val="004846DC"/>
    <w:rsid w:val="00486893"/>
    <w:rsid w:val="00486BE0"/>
    <w:rsid w:val="00486EAB"/>
    <w:rsid w:val="004902C1"/>
    <w:rsid w:val="00491CEC"/>
    <w:rsid w:val="00493885"/>
    <w:rsid w:val="004A4E74"/>
    <w:rsid w:val="004C0735"/>
    <w:rsid w:val="004C0D41"/>
    <w:rsid w:val="004C26C4"/>
    <w:rsid w:val="004C41C6"/>
    <w:rsid w:val="004D2446"/>
    <w:rsid w:val="004D2725"/>
    <w:rsid w:val="004D5658"/>
    <w:rsid w:val="004E146D"/>
    <w:rsid w:val="004F0FCE"/>
    <w:rsid w:val="004F3CE9"/>
    <w:rsid w:val="004F7D85"/>
    <w:rsid w:val="00501827"/>
    <w:rsid w:val="00520AAA"/>
    <w:rsid w:val="00534055"/>
    <w:rsid w:val="005410E3"/>
    <w:rsid w:val="005428E5"/>
    <w:rsid w:val="005510FE"/>
    <w:rsid w:val="0055434D"/>
    <w:rsid w:val="00570A24"/>
    <w:rsid w:val="00573D20"/>
    <w:rsid w:val="00580AEC"/>
    <w:rsid w:val="0058333E"/>
    <w:rsid w:val="0059008D"/>
    <w:rsid w:val="00590AD1"/>
    <w:rsid w:val="005946E2"/>
    <w:rsid w:val="0059648C"/>
    <w:rsid w:val="005A15D0"/>
    <w:rsid w:val="005A1A53"/>
    <w:rsid w:val="005A6822"/>
    <w:rsid w:val="005A6D41"/>
    <w:rsid w:val="005A7975"/>
    <w:rsid w:val="005A7FF1"/>
    <w:rsid w:val="005B4EFD"/>
    <w:rsid w:val="005B7A98"/>
    <w:rsid w:val="005C360B"/>
    <w:rsid w:val="005C7092"/>
    <w:rsid w:val="005C74CF"/>
    <w:rsid w:val="005D76DF"/>
    <w:rsid w:val="005E0562"/>
    <w:rsid w:val="005E4F34"/>
    <w:rsid w:val="005E6941"/>
    <w:rsid w:val="005F02D6"/>
    <w:rsid w:val="005F3827"/>
    <w:rsid w:val="005F5D63"/>
    <w:rsid w:val="00602356"/>
    <w:rsid w:val="00603D1A"/>
    <w:rsid w:val="0060478A"/>
    <w:rsid w:val="00611DD3"/>
    <w:rsid w:val="00612A4B"/>
    <w:rsid w:val="00616E29"/>
    <w:rsid w:val="00620389"/>
    <w:rsid w:val="00626001"/>
    <w:rsid w:val="00626CA1"/>
    <w:rsid w:val="00631019"/>
    <w:rsid w:val="006350CA"/>
    <w:rsid w:val="00637276"/>
    <w:rsid w:val="00637F9E"/>
    <w:rsid w:val="006407A7"/>
    <w:rsid w:val="00640E90"/>
    <w:rsid w:val="006427D2"/>
    <w:rsid w:val="006531E7"/>
    <w:rsid w:val="00653632"/>
    <w:rsid w:val="00656B63"/>
    <w:rsid w:val="00657D9C"/>
    <w:rsid w:val="00660F8A"/>
    <w:rsid w:val="0066405D"/>
    <w:rsid w:val="00664EBF"/>
    <w:rsid w:val="00665B4B"/>
    <w:rsid w:val="00681430"/>
    <w:rsid w:val="006913E2"/>
    <w:rsid w:val="006A257B"/>
    <w:rsid w:val="006A3E4D"/>
    <w:rsid w:val="006B5748"/>
    <w:rsid w:val="006B6A49"/>
    <w:rsid w:val="006C28C6"/>
    <w:rsid w:val="006C54FC"/>
    <w:rsid w:val="006C6883"/>
    <w:rsid w:val="006C74F8"/>
    <w:rsid w:val="006D1491"/>
    <w:rsid w:val="006D2DD7"/>
    <w:rsid w:val="006E04B1"/>
    <w:rsid w:val="006E3752"/>
    <w:rsid w:val="006E59A8"/>
    <w:rsid w:val="006E749D"/>
    <w:rsid w:val="006F3B2E"/>
    <w:rsid w:val="00701970"/>
    <w:rsid w:val="00702034"/>
    <w:rsid w:val="007038BD"/>
    <w:rsid w:val="00711497"/>
    <w:rsid w:val="00713D43"/>
    <w:rsid w:val="007204E2"/>
    <w:rsid w:val="007205B0"/>
    <w:rsid w:val="0072182F"/>
    <w:rsid w:val="00735C93"/>
    <w:rsid w:val="007441A7"/>
    <w:rsid w:val="00753636"/>
    <w:rsid w:val="00754329"/>
    <w:rsid w:val="00760AEC"/>
    <w:rsid w:val="00760E01"/>
    <w:rsid w:val="00765740"/>
    <w:rsid w:val="007727A0"/>
    <w:rsid w:val="0077427E"/>
    <w:rsid w:val="007745C5"/>
    <w:rsid w:val="007823AD"/>
    <w:rsid w:val="00783384"/>
    <w:rsid w:val="00783957"/>
    <w:rsid w:val="00787341"/>
    <w:rsid w:val="00790415"/>
    <w:rsid w:val="00793836"/>
    <w:rsid w:val="007946DB"/>
    <w:rsid w:val="007A3F25"/>
    <w:rsid w:val="007A4A6F"/>
    <w:rsid w:val="007B0BD9"/>
    <w:rsid w:val="007B0E3C"/>
    <w:rsid w:val="007B43A8"/>
    <w:rsid w:val="007B7E64"/>
    <w:rsid w:val="007D063C"/>
    <w:rsid w:val="007D2DAC"/>
    <w:rsid w:val="007D4102"/>
    <w:rsid w:val="007D7CD4"/>
    <w:rsid w:val="007F7A5A"/>
    <w:rsid w:val="008007FC"/>
    <w:rsid w:val="00802014"/>
    <w:rsid w:val="00803C5B"/>
    <w:rsid w:val="008054C7"/>
    <w:rsid w:val="00810942"/>
    <w:rsid w:val="00816AB6"/>
    <w:rsid w:val="00817EDA"/>
    <w:rsid w:val="008203B1"/>
    <w:rsid w:val="00821A01"/>
    <w:rsid w:val="008240EA"/>
    <w:rsid w:val="008244E0"/>
    <w:rsid w:val="00834267"/>
    <w:rsid w:val="00835511"/>
    <w:rsid w:val="00840013"/>
    <w:rsid w:val="00843B32"/>
    <w:rsid w:val="00845E4E"/>
    <w:rsid w:val="00850E44"/>
    <w:rsid w:val="008530FD"/>
    <w:rsid w:val="00857FBD"/>
    <w:rsid w:val="00864BAF"/>
    <w:rsid w:val="00867444"/>
    <w:rsid w:val="00876A40"/>
    <w:rsid w:val="008774F5"/>
    <w:rsid w:val="00882713"/>
    <w:rsid w:val="008843E0"/>
    <w:rsid w:val="00885098"/>
    <w:rsid w:val="00887D79"/>
    <w:rsid w:val="008A17AD"/>
    <w:rsid w:val="008B142A"/>
    <w:rsid w:val="008B4692"/>
    <w:rsid w:val="008B5E25"/>
    <w:rsid w:val="008C02D1"/>
    <w:rsid w:val="008C3E69"/>
    <w:rsid w:val="008D0507"/>
    <w:rsid w:val="008D6845"/>
    <w:rsid w:val="008D6FDF"/>
    <w:rsid w:val="008D73AD"/>
    <w:rsid w:val="008D7725"/>
    <w:rsid w:val="008D7AC0"/>
    <w:rsid w:val="008E0879"/>
    <w:rsid w:val="008E117C"/>
    <w:rsid w:val="008E21AE"/>
    <w:rsid w:val="008E33C4"/>
    <w:rsid w:val="008E36CC"/>
    <w:rsid w:val="008E49F5"/>
    <w:rsid w:val="008E7991"/>
    <w:rsid w:val="00902DBF"/>
    <w:rsid w:val="00911D71"/>
    <w:rsid w:val="00914250"/>
    <w:rsid w:val="00916689"/>
    <w:rsid w:val="00920D2A"/>
    <w:rsid w:val="0092701B"/>
    <w:rsid w:val="009456BB"/>
    <w:rsid w:val="009477B7"/>
    <w:rsid w:val="009522A8"/>
    <w:rsid w:val="00954405"/>
    <w:rsid w:val="00957911"/>
    <w:rsid w:val="00972BBD"/>
    <w:rsid w:val="00980461"/>
    <w:rsid w:val="009816DB"/>
    <w:rsid w:val="00981CC3"/>
    <w:rsid w:val="009833CB"/>
    <w:rsid w:val="009936FD"/>
    <w:rsid w:val="00994FD1"/>
    <w:rsid w:val="009A2523"/>
    <w:rsid w:val="009A4816"/>
    <w:rsid w:val="009B0B8D"/>
    <w:rsid w:val="009B0F94"/>
    <w:rsid w:val="009B4650"/>
    <w:rsid w:val="009B79B9"/>
    <w:rsid w:val="009C1F19"/>
    <w:rsid w:val="009C21B7"/>
    <w:rsid w:val="009C50E1"/>
    <w:rsid w:val="009C7E42"/>
    <w:rsid w:val="009D3EFA"/>
    <w:rsid w:val="009D7946"/>
    <w:rsid w:val="009E7081"/>
    <w:rsid w:val="009F219B"/>
    <w:rsid w:val="009F2A35"/>
    <w:rsid w:val="009F589E"/>
    <w:rsid w:val="00A05F14"/>
    <w:rsid w:val="00A129CA"/>
    <w:rsid w:val="00A141D5"/>
    <w:rsid w:val="00A17111"/>
    <w:rsid w:val="00A21FEF"/>
    <w:rsid w:val="00A304AD"/>
    <w:rsid w:val="00A32D38"/>
    <w:rsid w:val="00A3344E"/>
    <w:rsid w:val="00A558A1"/>
    <w:rsid w:val="00A736FC"/>
    <w:rsid w:val="00A91FE6"/>
    <w:rsid w:val="00A93C1E"/>
    <w:rsid w:val="00A946A4"/>
    <w:rsid w:val="00AA45DC"/>
    <w:rsid w:val="00AA598C"/>
    <w:rsid w:val="00AA721D"/>
    <w:rsid w:val="00AB2E5B"/>
    <w:rsid w:val="00AC4615"/>
    <w:rsid w:val="00AC4F58"/>
    <w:rsid w:val="00AC6366"/>
    <w:rsid w:val="00AD08AA"/>
    <w:rsid w:val="00AD3046"/>
    <w:rsid w:val="00AE3479"/>
    <w:rsid w:val="00AE3A2F"/>
    <w:rsid w:val="00AE4E02"/>
    <w:rsid w:val="00AF057C"/>
    <w:rsid w:val="00AF0B5C"/>
    <w:rsid w:val="00AF14F1"/>
    <w:rsid w:val="00B0200C"/>
    <w:rsid w:val="00B0335A"/>
    <w:rsid w:val="00B04709"/>
    <w:rsid w:val="00B0510C"/>
    <w:rsid w:val="00B0703D"/>
    <w:rsid w:val="00B17794"/>
    <w:rsid w:val="00B23FFA"/>
    <w:rsid w:val="00B26033"/>
    <w:rsid w:val="00B34874"/>
    <w:rsid w:val="00B41924"/>
    <w:rsid w:val="00B474B2"/>
    <w:rsid w:val="00B50957"/>
    <w:rsid w:val="00B51BE1"/>
    <w:rsid w:val="00B5349D"/>
    <w:rsid w:val="00B54DA9"/>
    <w:rsid w:val="00B5745C"/>
    <w:rsid w:val="00B66AEE"/>
    <w:rsid w:val="00B7501E"/>
    <w:rsid w:val="00B84A92"/>
    <w:rsid w:val="00B85199"/>
    <w:rsid w:val="00B878DC"/>
    <w:rsid w:val="00B929C2"/>
    <w:rsid w:val="00BA13CE"/>
    <w:rsid w:val="00BA5D5B"/>
    <w:rsid w:val="00BB2946"/>
    <w:rsid w:val="00BB59C6"/>
    <w:rsid w:val="00BB6C1E"/>
    <w:rsid w:val="00BD0CA0"/>
    <w:rsid w:val="00BD682C"/>
    <w:rsid w:val="00BE0324"/>
    <w:rsid w:val="00BE363B"/>
    <w:rsid w:val="00BE3F91"/>
    <w:rsid w:val="00BE66C3"/>
    <w:rsid w:val="00BE71B7"/>
    <w:rsid w:val="00BF6678"/>
    <w:rsid w:val="00C04F4A"/>
    <w:rsid w:val="00C05D3C"/>
    <w:rsid w:val="00C0677F"/>
    <w:rsid w:val="00C1734C"/>
    <w:rsid w:val="00C20671"/>
    <w:rsid w:val="00C20C43"/>
    <w:rsid w:val="00C20DCD"/>
    <w:rsid w:val="00C21B5B"/>
    <w:rsid w:val="00C2219A"/>
    <w:rsid w:val="00C265A9"/>
    <w:rsid w:val="00C3027C"/>
    <w:rsid w:val="00C4209D"/>
    <w:rsid w:val="00C503C7"/>
    <w:rsid w:val="00C52C91"/>
    <w:rsid w:val="00C54513"/>
    <w:rsid w:val="00C56E75"/>
    <w:rsid w:val="00C7047F"/>
    <w:rsid w:val="00C76E80"/>
    <w:rsid w:val="00C800D1"/>
    <w:rsid w:val="00C81266"/>
    <w:rsid w:val="00C8273B"/>
    <w:rsid w:val="00C82811"/>
    <w:rsid w:val="00C843CB"/>
    <w:rsid w:val="00C86FE9"/>
    <w:rsid w:val="00CA03B4"/>
    <w:rsid w:val="00CA4F0E"/>
    <w:rsid w:val="00CA78D8"/>
    <w:rsid w:val="00CB3C25"/>
    <w:rsid w:val="00CB5D14"/>
    <w:rsid w:val="00CC15DA"/>
    <w:rsid w:val="00CC2E91"/>
    <w:rsid w:val="00CC44BA"/>
    <w:rsid w:val="00CD082B"/>
    <w:rsid w:val="00CF349C"/>
    <w:rsid w:val="00CF4270"/>
    <w:rsid w:val="00D0128F"/>
    <w:rsid w:val="00D1455C"/>
    <w:rsid w:val="00D20C3B"/>
    <w:rsid w:val="00D21A86"/>
    <w:rsid w:val="00D372D2"/>
    <w:rsid w:val="00D37A8A"/>
    <w:rsid w:val="00D40CDC"/>
    <w:rsid w:val="00D42B21"/>
    <w:rsid w:val="00D44DFE"/>
    <w:rsid w:val="00D46803"/>
    <w:rsid w:val="00D474D1"/>
    <w:rsid w:val="00D6110D"/>
    <w:rsid w:val="00D6560A"/>
    <w:rsid w:val="00D71757"/>
    <w:rsid w:val="00D73DEE"/>
    <w:rsid w:val="00D763B5"/>
    <w:rsid w:val="00D91230"/>
    <w:rsid w:val="00DA5D97"/>
    <w:rsid w:val="00DA6678"/>
    <w:rsid w:val="00DB2445"/>
    <w:rsid w:val="00DB5381"/>
    <w:rsid w:val="00DB6173"/>
    <w:rsid w:val="00DC3195"/>
    <w:rsid w:val="00DC59CD"/>
    <w:rsid w:val="00DC60C3"/>
    <w:rsid w:val="00DD5D87"/>
    <w:rsid w:val="00DF2DDC"/>
    <w:rsid w:val="00DF42E9"/>
    <w:rsid w:val="00DF6043"/>
    <w:rsid w:val="00DF7232"/>
    <w:rsid w:val="00DF7F28"/>
    <w:rsid w:val="00E00AE3"/>
    <w:rsid w:val="00E02236"/>
    <w:rsid w:val="00E061E6"/>
    <w:rsid w:val="00E1796C"/>
    <w:rsid w:val="00E269E2"/>
    <w:rsid w:val="00E31C1F"/>
    <w:rsid w:val="00E334EC"/>
    <w:rsid w:val="00E366CA"/>
    <w:rsid w:val="00E509E1"/>
    <w:rsid w:val="00E517E6"/>
    <w:rsid w:val="00E52C78"/>
    <w:rsid w:val="00E53CA7"/>
    <w:rsid w:val="00E579C5"/>
    <w:rsid w:val="00E66165"/>
    <w:rsid w:val="00E66679"/>
    <w:rsid w:val="00E76519"/>
    <w:rsid w:val="00E776F2"/>
    <w:rsid w:val="00E8171F"/>
    <w:rsid w:val="00E92361"/>
    <w:rsid w:val="00E92852"/>
    <w:rsid w:val="00E94E91"/>
    <w:rsid w:val="00EB0387"/>
    <w:rsid w:val="00EB2B79"/>
    <w:rsid w:val="00EC3AE9"/>
    <w:rsid w:val="00ED3B5C"/>
    <w:rsid w:val="00EE084A"/>
    <w:rsid w:val="00EE15A0"/>
    <w:rsid w:val="00EE5FF5"/>
    <w:rsid w:val="00EE6B3F"/>
    <w:rsid w:val="00EF31FB"/>
    <w:rsid w:val="00EF6449"/>
    <w:rsid w:val="00F038A7"/>
    <w:rsid w:val="00F10240"/>
    <w:rsid w:val="00F2186B"/>
    <w:rsid w:val="00F2203A"/>
    <w:rsid w:val="00F23994"/>
    <w:rsid w:val="00F27565"/>
    <w:rsid w:val="00F3083E"/>
    <w:rsid w:val="00F30AE4"/>
    <w:rsid w:val="00F33AA2"/>
    <w:rsid w:val="00F41DED"/>
    <w:rsid w:val="00F43638"/>
    <w:rsid w:val="00F440EB"/>
    <w:rsid w:val="00F46B3F"/>
    <w:rsid w:val="00F5042E"/>
    <w:rsid w:val="00F50B56"/>
    <w:rsid w:val="00F51040"/>
    <w:rsid w:val="00F65089"/>
    <w:rsid w:val="00F75976"/>
    <w:rsid w:val="00F76FB6"/>
    <w:rsid w:val="00F945E3"/>
    <w:rsid w:val="00F9621F"/>
    <w:rsid w:val="00F96EAE"/>
    <w:rsid w:val="00FA6C3A"/>
    <w:rsid w:val="00FB3CA3"/>
    <w:rsid w:val="00FB7442"/>
    <w:rsid w:val="00FC4DCF"/>
    <w:rsid w:val="00FD2E9E"/>
    <w:rsid w:val="00FE24FA"/>
    <w:rsid w:val="00FE448F"/>
    <w:rsid w:val="00FF27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69E11"/>
  <w15:chartTrackingRefBased/>
  <w15:docId w15:val="{E8374AC9-D49C-402A-91D3-2E14B732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0D2A"/>
    <w:pPr>
      <w:spacing w:after="0" w:line="240" w:lineRule="auto"/>
      <w:ind w:firstLine="720"/>
      <w:jc w:val="both"/>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0D2A"/>
    <w:rPr>
      <w:color w:val="808080"/>
    </w:rPr>
  </w:style>
  <w:style w:type="paragraph" w:styleId="a4">
    <w:name w:val="Balloon Text"/>
    <w:basedOn w:val="a"/>
    <w:link w:val="a5"/>
    <w:uiPriority w:val="99"/>
    <w:semiHidden/>
    <w:unhideWhenUsed/>
    <w:rsid w:val="00920D2A"/>
    <w:rPr>
      <w:rFonts w:ascii="Segoe UI" w:hAnsi="Segoe UI" w:cs="Segoe UI"/>
      <w:sz w:val="18"/>
      <w:szCs w:val="18"/>
    </w:rPr>
  </w:style>
  <w:style w:type="character" w:customStyle="1" w:styleId="a5">
    <w:name w:val="Текст выноски Знак"/>
    <w:basedOn w:val="a0"/>
    <w:link w:val="a4"/>
    <w:uiPriority w:val="99"/>
    <w:semiHidden/>
    <w:rsid w:val="00920D2A"/>
    <w:rPr>
      <w:rFonts w:ascii="Segoe UI" w:eastAsia="Times New Roman" w:hAnsi="Segoe UI" w:cs="Segoe UI"/>
      <w:sz w:val="18"/>
      <w:szCs w:val="18"/>
      <w:lang w:eastAsia="ru-RU"/>
    </w:rPr>
  </w:style>
  <w:style w:type="paragraph" w:customStyle="1" w:styleId="MDPI39equation">
    <w:name w:val="MDPI_3.9_equation"/>
    <w:qFormat/>
    <w:rsid w:val="00920D2A"/>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val="en-US" w:eastAsia="de-DE" w:bidi="en-US"/>
    </w:rPr>
  </w:style>
  <w:style w:type="table" w:styleId="a6">
    <w:name w:val="Table Grid"/>
    <w:basedOn w:val="a1"/>
    <w:uiPriority w:val="39"/>
    <w:rsid w:val="007A3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664EBF"/>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styleId="a8">
    <w:name w:val="Hyperlink"/>
    <w:basedOn w:val="a0"/>
    <w:uiPriority w:val="99"/>
    <w:unhideWhenUsed/>
    <w:rsid w:val="00664EBF"/>
    <w:rPr>
      <w:color w:val="0000FF"/>
      <w:u w:val="single"/>
    </w:rPr>
  </w:style>
  <w:style w:type="character" w:styleId="a9">
    <w:name w:val="annotation reference"/>
    <w:basedOn w:val="a0"/>
    <w:uiPriority w:val="99"/>
    <w:semiHidden/>
    <w:unhideWhenUsed/>
    <w:rsid w:val="008007FC"/>
    <w:rPr>
      <w:sz w:val="16"/>
      <w:szCs w:val="16"/>
    </w:rPr>
  </w:style>
  <w:style w:type="paragraph" w:styleId="aa">
    <w:name w:val="annotation text"/>
    <w:basedOn w:val="a"/>
    <w:link w:val="ab"/>
    <w:uiPriority w:val="99"/>
    <w:semiHidden/>
    <w:unhideWhenUsed/>
    <w:rsid w:val="008007FC"/>
    <w:rPr>
      <w:sz w:val="20"/>
    </w:rPr>
  </w:style>
  <w:style w:type="character" w:customStyle="1" w:styleId="ab">
    <w:name w:val="Текст примечания Знак"/>
    <w:basedOn w:val="a0"/>
    <w:link w:val="aa"/>
    <w:uiPriority w:val="99"/>
    <w:semiHidden/>
    <w:rsid w:val="008007FC"/>
    <w:rPr>
      <w:rFonts w:ascii="Times New Roman" w:eastAsia="Times New Roman" w:hAnsi="Times New Roman" w:cs="Times New Roman"/>
      <w:sz w:val="20"/>
      <w:szCs w:val="20"/>
      <w:lang w:eastAsia="ru-RU"/>
    </w:rPr>
  </w:style>
  <w:style w:type="paragraph" w:styleId="ac">
    <w:name w:val="annotation subject"/>
    <w:basedOn w:val="aa"/>
    <w:next w:val="aa"/>
    <w:link w:val="ad"/>
    <w:uiPriority w:val="99"/>
    <w:semiHidden/>
    <w:unhideWhenUsed/>
    <w:rsid w:val="008007FC"/>
    <w:rPr>
      <w:b/>
      <w:bCs/>
    </w:rPr>
  </w:style>
  <w:style w:type="character" w:customStyle="1" w:styleId="ad">
    <w:name w:val="Тема примечания Знак"/>
    <w:basedOn w:val="ab"/>
    <w:link w:val="ac"/>
    <w:uiPriority w:val="99"/>
    <w:semiHidden/>
    <w:rsid w:val="008007FC"/>
    <w:rPr>
      <w:rFonts w:ascii="Times New Roman" w:eastAsia="Times New Roman" w:hAnsi="Times New Roman" w:cs="Times New Roman"/>
      <w:b/>
      <w:bCs/>
      <w:sz w:val="20"/>
      <w:szCs w:val="20"/>
      <w:lang w:eastAsia="ru-RU"/>
    </w:rPr>
  </w:style>
  <w:style w:type="paragraph" w:styleId="ae">
    <w:name w:val="No Spacing"/>
    <w:uiPriority w:val="1"/>
    <w:qFormat/>
    <w:rsid w:val="000237D3"/>
    <w:pPr>
      <w:spacing w:after="0" w:line="240" w:lineRule="auto"/>
      <w:ind w:firstLine="720"/>
      <w:jc w:val="both"/>
    </w:pPr>
    <w:rPr>
      <w:rFonts w:ascii="Times New Roman" w:eastAsia="Times New Roman" w:hAnsi="Times New Roman" w:cs="Times New Roman"/>
      <w:sz w:val="28"/>
      <w:szCs w:val="20"/>
      <w:lang w:eastAsia="ru-RU"/>
    </w:rPr>
  </w:style>
  <w:style w:type="character" w:customStyle="1" w:styleId="1">
    <w:name w:val="Неразрешенное упоминание1"/>
    <w:basedOn w:val="a0"/>
    <w:uiPriority w:val="99"/>
    <w:semiHidden/>
    <w:unhideWhenUsed/>
    <w:rsid w:val="00BB2946"/>
    <w:rPr>
      <w:color w:val="605E5C"/>
      <w:shd w:val="clear" w:color="auto" w:fill="E1DFDD"/>
    </w:rPr>
  </w:style>
  <w:style w:type="character" w:styleId="af">
    <w:name w:val="FollowedHyperlink"/>
    <w:basedOn w:val="a0"/>
    <w:uiPriority w:val="99"/>
    <w:semiHidden/>
    <w:unhideWhenUsed/>
    <w:rsid w:val="00E76519"/>
    <w:rPr>
      <w:color w:val="954F72" w:themeColor="followedHyperlink"/>
      <w:u w:val="single"/>
    </w:rPr>
  </w:style>
  <w:style w:type="character" w:styleId="af0">
    <w:name w:val="Emphasis"/>
    <w:basedOn w:val="a0"/>
    <w:uiPriority w:val="20"/>
    <w:qFormat/>
    <w:rsid w:val="00AE34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757769">
      <w:bodyDiv w:val="1"/>
      <w:marLeft w:val="0"/>
      <w:marRight w:val="0"/>
      <w:marTop w:val="0"/>
      <w:marBottom w:val="0"/>
      <w:divBdr>
        <w:top w:val="none" w:sz="0" w:space="0" w:color="auto"/>
        <w:left w:val="none" w:sz="0" w:space="0" w:color="auto"/>
        <w:bottom w:val="none" w:sz="0" w:space="0" w:color="auto"/>
        <w:right w:val="none" w:sz="0" w:space="0" w:color="auto"/>
      </w:divBdr>
      <w:divsChild>
        <w:div w:id="1620599468">
          <w:marLeft w:val="0"/>
          <w:marRight w:val="0"/>
          <w:marTop w:val="0"/>
          <w:marBottom w:val="0"/>
          <w:divBdr>
            <w:top w:val="none" w:sz="0" w:space="0" w:color="auto"/>
            <w:left w:val="none" w:sz="0" w:space="0" w:color="auto"/>
            <w:bottom w:val="none" w:sz="0" w:space="0" w:color="auto"/>
            <w:right w:val="none" w:sz="0" w:space="0" w:color="auto"/>
          </w:divBdr>
          <w:divsChild>
            <w:div w:id="15841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3270">
      <w:bodyDiv w:val="1"/>
      <w:marLeft w:val="0"/>
      <w:marRight w:val="0"/>
      <w:marTop w:val="0"/>
      <w:marBottom w:val="0"/>
      <w:divBdr>
        <w:top w:val="none" w:sz="0" w:space="0" w:color="auto"/>
        <w:left w:val="none" w:sz="0" w:space="0" w:color="auto"/>
        <w:bottom w:val="none" w:sz="0" w:space="0" w:color="auto"/>
        <w:right w:val="none" w:sz="0" w:space="0" w:color="auto"/>
      </w:divBdr>
    </w:div>
    <w:div w:id="223836707">
      <w:bodyDiv w:val="1"/>
      <w:marLeft w:val="0"/>
      <w:marRight w:val="0"/>
      <w:marTop w:val="0"/>
      <w:marBottom w:val="0"/>
      <w:divBdr>
        <w:top w:val="none" w:sz="0" w:space="0" w:color="auto"/>
        <w:left w:val="none" w:sz="0" w:space="0" w:color="auto"/>
        <w:bottom w:val="none" w:sz="0" w:space="0" w:color="auto"/>
        <w:right w:val="none" w:sz="0" w:space="0" w:color="auto"/>
      </w:divBdr>
      <w:divsChild>
        <w:div w:id="1504857304">
          <w:marLeft w:val="0"/>
          <w:marRight w:val="0"/>
          <w:marTop w:val="0"/>
          <w:marBottom w:val="0"/>
          <w:divBdr>
            <w:top w:val="none" w:sz="0" w:space="0" w:color="auto"/>
            <w:left w:val="none" w:sz="0" w:space="0" w:color="auto"/>
            <w:bottom w:val="none" w:sz="0" w:space="0" w:color="auto"/>
            <w:right w:val="none" w:sz="0" w:space="0" w:color="auto"/>
          </w:divBdr>
          <w:divsChild>
            <w:div w:id="308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48076">
      <w:bodyDiv w:val="1"/>
      <w:marLeft w:val="0"/>
      <w:marRight w:val="0"/>
      <w:marTop w:val="0"/>
      <w:marBottom w:val="0"/>
      <w:divBdr>
        <w:top w:val="none" w:sz="0" w:space="0" w:color="auto"/>
        <w:left w:val="none" w:sz="0" w:space="0" w:color="auto"/>
        <w:bottom w:val="none" w:sz="0" w:space="0" w:color="auto"/>
        <w:right w:val="none" w:sz="0" w:space="0" w:color="auto"/>
      </w:divBdr>
      <w:divsChild>
        <w:div w:id="1984968448">
          <w:marLeft w:val="0"/>
          <w:marRight w:val="0"/>
          <w:marTop w:val="0"/>
          <w:marBottom w:val="0"/>
          <w:divBdr>
            <w:top w:val="none" w:sz="0" w:space="0" w:color="auto"/>
            <w:left w:val="none" w:sz="0" w:space="0" w:color="auto"/>
            <w:bottom w:val="none" w:sz="0" w:space="0" w:color="auto"/>
            <w:right w:val="none" w:sz="0" w:space="0" w:color="auto"/>
          </w:divBdr>
          <w:divsChild>
            <w:div w:id="113672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7032">
      <w:bodyDiv w:val="1"/>
      <w:marLeft w:val="0"/>
      <w:marRight w:val="0"/>
      <w:marTop w:val="0"/>
      <w:marBottom w:val="0"/>
      <w:divBdr>
        <w:top w:val="none" w:sz="0" w:space="0" w:color="auto"/>
        <w:left w:val="none" w:sz="0" w:space="0" w:color="auto"/>
        <w:bottom w:val="none" w:sz="0" w:space="0" w:color="auto"/>
        <w:right w:val="none" w:sz="0" w:space="0" w:color="auto"/>
      </w:divBdr>
      <w:divsChild>
        <w:div w:id="1532840035">
          <w:marLeft w:val="0"/>
          <w:marRight w:val="0"/>
          <w:marTop w:val="0"/>
          <w:marBottom w:val="0"/>
          <w:divBdr>
            <w:top w:val="none" w:sz="0" w:space="0" w:color="auto"/>
            <w:left w:val="none" w:sz="0" w:space="0" w:color="auto"/>
            <w:bottom w:val="none" w:sz="0" w:space="0" w:color="auto"/>
            <w:right w:val="none" w:sz="0" w:space="0" w:color="auto"/>
          </w:divBdr>
          <w:divsChild>
            <w:div w:id="15618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97094">
      <w:bodyDiv w:val="1"/>
      <w:marLeft w:val="0"/>
      <w:marRight w:val="0"/>
      <w:marTop w:val="0"/>
      <w:marBottom w:val="0"/>
      <w:divBdr>
        <w:top w:val="none" w:sz="0" w:space="0" w:color="auto"/>
        <w:left w:val="none" w:sz="0" w:space="0" w:color="auto"/>
        <w:bottom w:val="none" w:sz="0" w:space="0" w:color="auto"/>
        <w:right w:val="none" w:sz="0" w:space="0" w:color="auto"/>
      </w:divBdr>
      <w:divsChild>
        <w:div w:id="2004964235">
          <w:marLeft w:val="0"/>
          <w:marRight w:val="0"/>
          <w:marTop w:val="0"/>
          <w:marBottom w:val="0"/>
          <w:divBdr>
            <w:top w:val="none" w:sz="0" w:space="0" w:color="auto"/>
            <w:left w:val="none" w:sz="0" w:space="0" w:color="auto"/>
            <w:bottom w:val="none" w:sz="0" w:space="0" w:color="auto"/>
            <w:right w:val="none" w:sz="0" w:space="0" w:color="auto"/>
          </w:divBdr>
          <w:divsChild>
            <w:div w:id="15102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0770">
      <w:bodyDiv w:val="1"/>
      <w:marLeft w:val="0"/>
      <w:marRight w:val="0"/>
      <w:marTop w:val="0"/>
      <w:marBottom w:val="0"/>
      <w:divBdr>
        <w:top w:val="none" w:sz="0" w:space="0" w:color="auto"/>
        <w:left w:val="none" w:sz="0" w:space="0" w:color="auto"/>
        <w:bottom w:val="none" w:sz="0" w:space="0" w:color="auto"/>
        <w:right w:val="none" w:sz="0" w:space="0" w:color="auto"/>
      </w:divBdr>
      <w:divsChild>
        <w:div w:id="2049913147">
          <w:marLeft w:val="0"/>
          <w:marRight w:val="0"/>
          <w:marTop w:val="0"/>
          <w:marBottom w:val="0"/>
          <w:divBdr>
            <w:top w:val="none" w:sz="0" w:space="0" w:color="auto"/>
            <w:left w:val="none" w:sz="0" w:space="0" w:color="auto"/>
            <w:bottom w:val="none" w:sz="0" w:space="0" w:color="auto"/>
            <w:right w:val="none" w:sz="0" w:space="0" w:color="auto"/>
          </w:divBdr>
          <w:divsChild>
            <w:div w:id="73604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5977">
      <w:bodyDiv w:val="1"/>
      <w:marLeft w:val="0"/>
      <w:marRight w:val="0"/>
      <w:marTop w:val="0"/>
      <w:marBottom w:val="0"/>
      <w:divBdr>
        <w:top w:val="none" w:sz="0" w:space="0" w:color="auto"/>
        <w:left w:val="none" w:sz="0" w:space="0" w:color="auto"/>
        <w:bottom w:val="none" w:sz="0" w:space="0" w:color="auto"/>
        <w:right w:val="none" w:sz="0" w:space="0" w:color="auto"/>
      </w:divBdr>
      <w:divsChild>
        <w:div w:id="954288221">
          <w:marLeft w:val="0"/>
          <w:marRight w:val="0"/>
          <w:marTop w:val="0"/>
          <w:marBottom w:val="0"/>
          <w:divBdr>
            <w:top w:val="none" w:sz="0" w:space="0" w:color="auto"/>
            <w:left w:val="none" w:sz="0" w:space="0" w:color="auto"/>
            <w:bottom w:val="none" w:sz="0" w:space="0" w:color="auto"/>
            <w:right w:val="none" w:sz="0" w:space="0" w:color="auto"/>
          </w:divBdr>
          <w:divsChild>
            <w:div w:id="8898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7650">
      <w:bodyDiv w:val="1"/>
      <w:marLeft w:val="0"/>
      <w:marRight w:val="0"/>
      <w:marTop w:val="0"/>
      <w:marBottom w:val="0"/>
      <w:divBdr>
        <w:top w:val="none" w:sz="0" w:space="0" w:color="auto"/>
        <w:left w:val="none" w:sz="0" w:space="0" w:color="auto"/>
        <w:bottom w:val="none" w:sz="0" w:space="0" w:color="auto"/>
        <w:right w:val="none" w:sz="0" w:space="0" w:color="auto"/>
      </w:divBdr>
      <w:divsChild>
        <w:div w:id="637345305">
          <w:marLeft w:val="0"/>
          <w:marRight w:val="0"/>
          <w:marTop w:val="0"/>
          <w:marBottom w:val="0"/>
          <w:divBdr>
            <w:top w:val="none" w:sz="0" w:space="0" w:color="auto"/>
            <w:left w:val="none" w:sz="0" w:space="0" w:color="auto"/>
            <w:bottom w:val="none" w:sz="0" w:space="0" w:color="auto"/>
            <w:right w:val="none" w:sz="0" w:space="0" w:color="auto"/>
          </w:divBdr>
          <w:divsChild>
            <w:div w:id="4453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1012">
      <w:bodyDiv w:val="1"/>
      <w:marLeft w:val="0"/>
      <w:marRight w:val="0"/>
      <w:marTop w:val="0"/>
      <w:marBottom w:val="0"/>
      <w:divBdr>
        <w:top w:val="none" w:sz="0" w:space="0" w:color="auto"/>
        <w:left w:val="none" w:sz="0" w:space="0" w:color="auto"/>
        <w:bottom w:val="none" w:sz="0" w:space="0" w:color="auto"/>
        <w:right w:val="none" w:sz="0" w:space="0" w:color="auto"/>
      </w:divBdr>
      <w:divsChild>
        <w:div w:id="1415472470">
          <w:marLeft w:val="0"/>
          <w:marRight w:val="0"/>
          <w:marTop w:val="0"/>
          <w:marBottom w:val="0"/>
          <w:divBdr>
            <w:top w:val="none" w:sz="0" w:space="0" w:color="auto"/>
            <w:left w:val="none" w:sz="0" w:space="0" w:color="auto"/>
            <w:bottom w:val="none" w:sz="0" w:space="0" w:color="auto"/>
            <w:right w:val="none" w:sz="0" w:space="0" w:color="auto"/>
          </w:divBdr>
          <w:divsChild>
            <w:div w:id="1736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2492">
      <w:bodyDiv w:val="1"/>
      <w:marLeft w:val="0"/>
      <w:marRight w:val="0"/>
      <w:marTop w:val="0"/>
      <w:marBottom w:val="0"/>
      <w:divBdr>
        <w:top w:val="none" w:sz="0" w:space="0" w:color="auto"/>
        <w:left w:val="none" w:sz="0" w:space="0" w:color="auto"/>
        <w:bottom w:val="none" w:sz="0" w:space="0" w:color="auto"/>
        <w:right w:val="none" w:sz="0" w:space="0" w:color="auto"/>
      </w:divBdr>
      <w:divsChild>
        <w:div w:id="864635703">
          <w:marLeft w:val="0"/>
          <w:marRight w:val="0"/>
          <w:marTop w:val="0"/>
          <w:marBottom w:val="0"/>
          <w:divBdr>
            <w:top w:val="none" w:sz="0" w:space="0" w:color="auto"/>
            <w:left w:val="none" w:sz="0" w:space="0" w:color="auto"/>
            <w:bottom w:val="none" w:sz="0" w:space="0" w:color="auto"/>
            <w:right w:val="none" w:sz="0" w:space="0" w:color="auto"/>
          </w:divBdr>
          <w:divsChild>
            <w:div w:id="68577526">
              <w:marLeft w:val="0"/>
              <w:marRight w:val="0"/>
              <w:marTop w:val="0"/>
              <w:marBottom w:val="330"/>
              <w:divBdr>
                <w:top w:val="none" w:sz="0" w:space="0" w:color="auto"/>
                <w:left w:val="none" w:sz="0" w:space="0" w:color="auto"/>
                <w:bottom w:val="none" w:sz="0" w:space="0" w:color="auto"/>
                <w:right w:val="none" w:sz="0" w:space="0" w:color="auto"/>
              </w:divBdr>
            </w:div>
            <w:div w:id="1061440275">
              <w:marLeft w:val="0"/>
              <w:marRight w:val="0"/>
              <w:marTop w:val="0"/>
              <w:marBottom w:val="0"/>
              <w:divBdr>
                <w:top w:val="none" w:sz="0" w:space="0" w:color="auto"/>
                <w:left w:val="none" w:sz="0" w:space="0" w:color="auto"/>
                <w:bottom w:val="none" w:sz="0" w:space="0" w:color="auto"/>
                <w:right w:val="none" w:sz="0" w:space="0" w:color="auto"/>
              </w:divBdr>
            </w:div>
          </w:divsChild>
        </w:div>
        <w:div w:id="586429805">
          <w:marLeft w:val="0"/>
          <w:marRight w:val="0"/>
          <w:marTop w:val="0"/>
          <w:marBottom w:val="0"/>
          <w:divBdr>
            <w:top w:val="none" w:sz="0" w:space="0" w:color="auto"/>
            <w:left w:val="none" w:sz="0" w:space="0" w:color="auto"/>
            <w:bottom w:val="none" w:sz="0" w:space="0" w:color="auto"/>
            <w:right w:val="none" w:sz="0" w:space="0" w:color="auto"/>
          </w:divBdr>
          <w:divsChild>
            <w:div w:id="60400203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820468783">
      <w:bodyDiv w:val="1"/>
      <w:marLeft w:val="0"/>
      <w:marRight w:val="0"/>
      <w:marTop w:val="0"/>
      <w:marBottom w:val="0"/>
      <w:divBdr>
        <w:top w:val="none" w:sz="0" w:space="0" w:color="auto"/>
        <w:left w:val="none" w:sz="0" w:space="0" w:color="auto"/>
        <w:bottom w:val="none" w:sz="0" w:space="0" w:color="auto"/>
        <w:right w:val="none" w:sz="0" w:space="0" w:color="auto"/>
      </w:divBdr>
      <w:divsChild>
        <w:div w:id="1669671179">
          <w:marLeft w:val="0"/>
          <w:marRight w:val="0"/>
          <w:marTop w:val="0"/>
          <w:marBottom w:val="0"/>
          <w:divBdr>
            <w:top w:val="none" w:sz="0" w:space="0" w:color="auto"/>
            <w:left w:val="none" w:sz="0" w:space="0" w:color="auto"/>
            <w:bottom w:val="none" w:sz="0" w:space="0" w:color="auto"/>
            <w:right w:val="none" w:sz="0" w:space="0" w:color="auto"/>
          </w:divBdr>
          <w:divsChild>
            <w:div w:id="211192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4265">
      <w:bodyDiv w:val="1"/>
      <w:marLeft w:val="0"/>
      <w:marRight w:val="0"/>
      <w:marTop w:val="0"/>
      <w:marBottom w:val="0"/>
      <w:divBdr>
        <w:top w:val="none" w:sz="0" w:space="0" w:color="auto"/>
        <w:left w:val="none" w:sz="0" w:space="0" w:color="auto"/>
        <w:bottom w:val="none" w:sz="0" w:space="0" w:color="auto"/>
        <w:right w:val="none" w:sz="0" w:space="0" w:color="auto"/>
      </w:divBdr>
      <w:divsChild>
        <w:div w:id="1012144037">
          <w:marLeft w:val="0"/>
          <w:marRight w:val="0"/>
          <w:marTop w:val="0"/>
          <w:marBottom w:val="0"/>
          <w:divBdr>
            <w:top w:val="none" w:sz="0" w:space="0" w:color="auto"/>
            <w:left w:val="none" w:sz="0" w:space="0" w:color="auto"/>
            <w:bottom w:val="none" w:sz="0" w:space="0" w:color="auto"/>
            <w:right w:val="none" w:sz="0" w:space="0" w:color="auto"/>
          </w:divBdr>
          <w:divsChild>
            <w:div w:id="10890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9558">
      <w:bodyDiv w:val="1"/>
      <w:marLeft w:val="0"/>
      <w:marRight w:val="0"/>
      <w:marTop w:val="0"/>
      <w:marBottom w:val="0"/>
      <w:divBdr>
        <w:top w:val="none" w:sz="0" w:space="0" w:color="auto"/>
        <w:left w:val="none" w:sz="0" w:space="0" w:color="auto"/>
        <w:bottom w:val="none" w:sz="0" w:space="0" w:color="auto"/>
        <w:right w:val="none" w:sz="0" w:space="0" w:color="auto"/>
      </w:divBdr>
      <w:divsChild>
        <w:div w:id="1586962072">
          <w:marLeft w:val="0"/>
          <w:marRight w:val="0"/>
          <w:marTop w:val="0"/>
          <w:marBottom w:val="0"/>
          <w:divBdr>
            <w:top w:val="none" w:sz="0" w:space="0" w:color="auto"/>
            <w:left w:val="none" w:sz="0" w:space="0" w:color="auto"/>
            <w:bottom w:val="none" w:sz="0" w:space="0" w:color="auto"/>
            <w:right w:val="none" w:sz="0" w:space="0" w:color="auto"/>
          </w:divBdr>
          <w:divsChild>
            <w:div w:id="6168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81765">
      <w:bodyDiv w:val="1"/>
      <w:marLeft w:val="0"/>
      <w:marRight w:val="0"/>
      <w:marTop w:val="0"/>
      <w:marBottom w:val="0"/>
      <w:divBdr>
        <w:top w:val="none" w:sz="0" w:space="0" w:color="auto"/>
        <w:left w:val="none" w:sz="0" w:space="0" w:color="auto"/>
        <w:bottom w:val="none" w:sz="0" w:space="0" w:color="auto"/>
        <w:right w:val="none" w:sz="0" w:space="0" w:color="auto"/>
      </w:divBdr>
      <w:divsChild>
        <w:div w:id="1938980444">
          <w:marLeft w:val="0"/>
          <w:marRight w:val="0"/>
          <w:marTop w:val="0"/>
          <w:marBottom w:val="0"/>
          <w:divBdr>
            <w:top w:val="none" w:sz="0" w:space="0" w:color="auto"/>
            <w:left w:val="none" w:sz="0" w:space="0" w:color="auto"/>
            <w:bottom w:val="none" w:sz="0" w:space="0" w:color="auto"/>
            <w:right w:val="none" w:sz="0" w:space="0" w:color="auto"/>
          </w:divBdr>
          <w:divsChild>
            <w:div w:id="130181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9476">
      <w:bodyDiv w:val="1"/>
      <w:marLeft w:val="0"/>
      <w:marRight w:val="0"/>
      <w:marTop w:val="0"/>
      <w:marBottom w:val="0"/>
      <w:divBdr>
        <w:top w:val="none" w:sz="0" w:space="0" w:color="auto"/>
        <w:left w:val="none" w:sz="0" w:space="0" w:color="auto"/>
        <w:bottom w:val="none" w:sz="0" w:space="0" w:color="auto"/>
        <w:right w:val="none" w:sz="0" w:space="0" w:color="auto"/>
      </w:divBdr>
      <w:divsChild>
        <w:div w:id="839930164">
          <w:marLeft w:val="0"/>
          <w:marRight w:val="0"/>
          <w:marTop w:val="0"/>
          <w:marBottom w:val="0"/>
          <w:divBdr>
            <w:top w:val="none" w:sz="0" w:space="0" w:color="auto"/>
            <w:left w:val="none" w:sz="0" w:space="0" w:color="auto"/>
            <w:bottom w:val="none" w:sz="0" w:space="0" w:color="auto"/>
            <w:right w:val="none" w:sz="0" w:space="0" w:color="auto"/>
          </w:divBdr>
          <w:divsChild>
            <w:div w:id="6621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4842">
      <w:bodyDiv w:val="1"/>
      <w:marLeft w:val="0"/>
      <w:marRight w:val="0"/>
      <w:marTop w:val="0"/>
      <w:marBottom w:val="0"/>
      <w:divBdr>
        <w:top w:val="none" w:sz="0" w:space="0" w:color="auto"/>
        <w:left w:val="none" w:sz="0" w:space="0" w:color="auto"/>
        <w:bottom w:val="none" w:sz="0" w:space="0" w:color="auto"/>
        <w:right w:val="none" w:sz="0" w:space="0" w:color="auto"/>
      </w:divBdr>
      <w:divsChild>
        <w:div w:id="574241148">
          <w:marLeft w:val="0"/>
          <w:marRight w:val="0"/>
          <w:marTop w:val="0"/>
          <w:marBottom w:val="0"/>
          <w:divBdr>
            <w:top w:val="none" w:sz="0" w:space="0" w:color="auto"/>
            <w:left w:val="none" w:sz="0" w:space="0" w:color="auto"/>
            <w:bottom w:val="none" w:sz="0" w:space="0" w:color="auto"/>
            <w:right w:val="none" w:sz="0" w:space="0" w:color="auto"/>
          </w:divBdr>
          <w:divsChild>
            <w:div w:id="3889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2275">
      <w:bodyDiv w:val="1"/>
      <w:marLeft w:val="0"/>
      <w:marRight w:val="0"/>
      <w:marTop w:val="0"/>
      <w:marBottom w:val="0"/>
      <w:divBdr>
        <w:top w:val="none" w:sz="0" w:space="0" w:color="auto"/>
        <w:left w:val="none" w:sz="0" w:space="0" w:color="auto"/>
        <w:bottom w:val="none" w:sz="0" w:space="0" w:color="auto"/>
        <w:right w:val="none" w:sz="0" w:space="0" w:color="auto"/>
      </w:divBdr>
      <w:divsChild>
        <w:div w:id="621497572">
          <w:marLeft w:val="0"/>
          <w:marRight w:val="0"/>
          <w:marTop w:val="0"/>
          <w:marBottom w:val="0"/>
          <w:divBdr>
            <w:top w:val="none" w:sz="0" w:space="0" w:color="auto"/>
            <w:left w:val="none" w:sz="0" w:space="0" w:color="auto"/>
            <w:bottom w:val="none" w:sz="0" w:space="0" w:color="auto"/>
            <w:right w:val="none" w:sz="0" w:space="0" w:color="auto"/>
          </w:divBdr>
          <w:divsChild>
            <w:div w:id="114808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31065">
      <w:bodyDiv w:val="1"/>
      <w:marLeft w:val="0"/>
      <w:marRight w:val="0"/>
      <w:marTop w:val="0"/>
      <w:marBottom w:val="0"/>
      <w:divBdr>
        <w:top w:val="none" w:sz="0" w:space="0" w:color="auto"/>
        <w:left w:val="none" w:sz="0" w:space="0" w:color="auto"/>
        <w:bottom w:val="none" w:sz="0" w:space="0" w:color="auto"/>
        <w:right w:val="none" w:sz="0" w:space="0" w:color="auto"/>
      </w:divBdr>
      <w:divsChild>
        <w:div w:id="55516571">
          <w:marLeft w:val="0"/>
          <w:marRight w:val="0"/>
          <w:marTop w:val="0"/>
          <w:marBottom w:val="0"/>
          <w:divBdr>
            <w:top w:val="none" w:sz="0" w:space="0" w:color="auto"/>
            <w:left w:val="none" w:sz="0" w:space="0" w:color="auto"/>
            <w:bottom w:val="none" w:sz="0" w:space="0" w:color="auto"/>
            <w:right w:val="none" w:sz="0" w:space="0" w:color="auto"/>
          </w:divBdr>
          <w:divsChild>
            <w:div w:id="19630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1863">
      <w:bodyDiv w:val="1"/>
      <w:marLeft w:val="0"/>
      <w:marRight w:val="0"/>
      <w:marTop w:val="0"/>
      <w:marBottom w:val="0"/>
      <w:divBdr>
        <w:top w:val="none" w:sz="0" w:space="0" w:color="auto"/>
        <w:left w:val="none" w:sz="0" w:space="0" w:color="auto"/>
        <w:bottom w:val="none" w:sz="0" w:space="0" w:color="auto"/>
        <w:right w:val="none" w:sz="0" w:space="0" w:color="auto"/>
      </w:divBdr>
      <w:divsChild>
        <w:div w:id="1923829207">
          <w:marLeft w:val="0"/>
          <w:marRight w:val="0"/>
          <w:marTop w:val="0"/>
          <w:marBottom w:val="0"/>
          <w:divBdr>
            <w:top w:val="none" w:sz="0" w:space="0" w:color="auto"/>
            <w:left w:val="none" w:sz="0" w:space="0" w:color="auto"/>
            <w:bottom w:val="none" w:sz="0" w:space="0" w:color="auto"/>
            <w:right w:val="none" w:sz="0" w:space="0" w:color="auto"/>
          </w:divBdr>
          <w:divsChild>
            <w:div w:id="11281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9246">
      <w:bodyDiv w:val="1"/>
      <w:marLeft w:val="0"/>
      <w:marRight w:val="0"/>
      <w:marTop w:val="0"/>
      <w:marBottom w:val="0"/>
      <w:divBdr>
        <w:top w:val="none" w:sz="0" w:space="0" w:color="auto"/>
        <w:left w:val="none" w:sz="0" w:space="0" w:color="auto"/>
        <w:bottom w:val="none" w:sz="0" w:space="0" w:color="auto"/>
        <w:right w:val="none" w:sz="0" w:space="0" w:color="auto"/>
      </w:divBdr>
      <w:divsChild>
        <w:div w:id="26494633">
          <w:marLeft w:val="0"/>
          <w:marRight w:val="0"/>
          <w:marTop w:val="0"/>
          <w:marBottom w:val="0"/>
          <w:divBdr>
            <w:top w:val="none" w:sz="0" w:space="0" w:color="auto"/>
            <w:left w:val="none" w:sz="0" w:space="0" w:color="auto"/>
            <w:bottom w:val="none" w:sz="0" w:space="0" w:color="auto"/>
            <w:right w:val="none" w:sz="0" w:space="0" w:color="auto"/>
          </w:divBdr>
          <w:divsChild>
            <w:div w:id="20050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29446">
      <w:bodyDiv w:val="1"/>
      <w:marLeft w:val="0"/>
      <w:marRight w:val="0"/>
      <w:marTop w:val="0"/>
      <w:marBottom w:val="0"/>
      <w:divBdr>
        <w:top w:val="none" w:sz="0" w:space="0" w:color="auto"/>
        <w:left w:val="none" w:sz="0" w:space="0" w:color="auto"/>
        <w:bottom w:val="none" w:sz="0" w:space="0" w:color="auto"/>
        <w:right w:val="none" w:sz="0" w:space="0" w:color="auto"/>
      </w:divBdr>
      <w:divsChild>
        <w:div w:id="2143382568">
          <w:marLeft w:val="0"/>
          <w:marRight w:val="0"/>
          <w:marTop w:val="0"/>
          <w:marBottom w:val="0"/>
          <w:divBdr>
            <w:top w:val="none" w:sz="0" w:space="0" w:color="auto"/>
            <w:left w:val="none" w:sz="0" w:space="0" w:color="auto"/>
            <w:bottom w:val="none" w:sz="0" w:space="0" w:color="auto"/>
            <w:right w:val="none" w:sz="0" w:space="0" w:color="auto"/>
          </w:divBdr>
          <w:divsChild>
            <w:div w:id="549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93387">
      <w:bodyDiv w:val="1"/>
      <w:marLeft w:val="0"/>
      <w:marRight w:val="0"/>
      <w:marTop w:val="0"/>
      <w:marBottom w:val="0"/>
      <w:divBdr>
        <w:top w:val="none" w:sz="0" w:space="0" w:color="auto"/>
        <w:left w:val="none" w:sz="0" w:space="0" w:color="auto"/>
        <w:bottom w:val="none" w:sz="0" w:space="0" w:color="auto"/>
        <w:right w:val="none" w:sz="0" w:space="0" w:color="auto"/>
      </w:divBdr>
      <w:divsChild>
        <w:div w:id="22094476">
          <w:marLeft w:val="0"/>
          <w:marRight w:val="0"/>
          <w:marTop w:val="0"/>
          <w:marBottom w:val="0"/>
          <w:divBdr>
            <w:top w:val="none" w:sz="0" w:space="0" w:color="auto"/>
            <w:left w:val="none" w:sz="0" w:space="0" w:color="auto"/>
            <w:bottom w:val="none" w:sz="0" w:space="0" w:color="auto"/>
            <w:right w:val="none" w:sz="0" w:space="0" w:color="auto"/>
          </w:divBdr>
          <w:divsChild>
            <w:div w:id="88175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4061">
      <w:bodyDiv w:val="1"/>
      <w:marLeft w:val="0"/>
      <w:marRight w:val="0"/>
      <w:marTop w:val="0"/>
      <w:marBottom w:val="0"/>
      <w:divBdr>
        <w:top w:val="none" w:sz="0" w:space="0" w:color="auto"/>
        <w:left w:val="none" w:sz="0" w:space="0" w:color="auto"/>
        <w:bottom w:val="none" w:sz="0" w:space="0" w:color="auto"/>
        <w:right w:val="none" w:sz="0" w:space="0" w:color="auto"/>
      </w:divBdr>
      <w:divsChild>
        <w:div w:id="1508325059">
          <w:marLeft w:val="0"/>
          <w:marRight w:val="0"/>
          <w:marTop w:val="0"/>
          <w:marBottom w:val="0"/>
          <w:divBdr>
            <w:top w:val="none" w:sz="0" w:space="0" w:color="auto"/>
            <w:left w:val="none" w:sz="0" w:space="0" w:color="auto"/>
            <w:bottom w:val="none" w:sz="0" w:space="0" w:color="auto"/>
            <w:right w:val="none" w:sz="0" w:space="0" w:color="auto"/>
          </w:divBdr>
          <w:divsChild>
            <w:div w:id="2966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61437">
      <w:bodyDiv w:val="1"/>
      <w:marLeft w:val="0"/>
      <w:marRight w:val="0"/>
      <w:marTop w:val="0"/>
      <w:marBottom w:val="0"/>
      <w:divBdr>
        <w:top w:val="none" w:sz="0" w:space="0" w:color="auto"/>
        <w:left w:val="none" w:sz="0" w:space="0" w:color="auto"/>
        <w:bottom w:val="none" w:sz="0" w:space="0" w:color="auto"/>
        <w:right w:val="none" w:sz="0" w:space="0" w:color="auto"/>
      </w:divBdr>
      <w:divsChild>
        <w:div w:id="551423477">
          <w:marLeft w:val="0"/>
          <w:marRight w:val="0"/>
          <w:marTop w:val="0"/>
          <w:marBottom w:val="0"/>
          <w:divBdr>
            <w:top w:val="none" w:sz="0" w:space="0" w:color="auto"/>
            <w:left w:val="none" w:sz="0" w:space="0" w:color="auto"/>
            <w:bottom w:val="none" w:sz="0" w:space="0" w:color="auto"/>
            <w:right w:val="none" w:sz="0" w:space="0" w:color="auto"/>
          </w:divBdr>
          <w:divsChild>
            <w:div w:id="17587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78084">
      <w:bodyDiv w:val="1"/>
      <w:marLeft w:val="0"/>
      <w:marRight w:val="0"/>
      <w:marTop w:val="0"/>
      <w:marBottom w:val="0"/>
      <w:divBdr>
        <w:top w:val="none" w:sz="0" w:space="0" w:color="auto"/>
        <w:left w:val="none" w:sz="0" w:space="0" w:color="auto"/>
        <w:bottom w:val="none" w:sz="0" w:space="0" w:color="auto"/>
        <w:right w:val="none" w:sz="0" w:space="0" w:color="auto"/>
      </w:divBdr>
      <w:divsChild>
        <w:div w:id="900166791">
          <w:marLeft w:val="0"/>
          <w:marRight w:val="0"/>
          <w:marTop w:val="0"/>
          <w:marBottom w:val="0"/>
          <w:divBdr>
            <w:top w:val="none" w:sz="0" w:space="0" w:color="auto"/>
            <w:left w:val="none" w:sz="0" w:space="0" w:color="auto"/>
            <w:bottom w:val="none" w:sz="0" w:space="0" w:color="auto"/>
            <w:right w:val="none" w:sz="0" w:space="0" w:color="auto"/>
          </w:divBdr>
          <w:divsChild>
            <w:div w:id="15567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7.emf"/><Relationship Id="rId10" Type="http://schemas.microsoft.com/office/2011/relationships/commentsExtended" Target="commentsExtended.xml"/><Relationship Id="rId19" Type="http://schemas.openxmlformats.org/officeDocument/2006/relationships/hyperlink" Target="https://ntrs.nasa.gov/citations/19930091586"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D6122-50E0-4332-81A3-C69DA9894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3868</TotalTime>
  <Pages>31</Pages>
  <Words>6279</Words>
  <Characters>35795</Characters>
  <Application>Microsoft Office Word</Application>
  <DocSecurity>0</DocSecurity>
  <Lines>298</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472</cp:revision>
  <dcterms:created xsi:type="dcterms:W3CDTF">2023-02-22T13:12:00Z</dcterms:created>
  <dcterms:modified xsi:type="dcterms:W3CDTF">2023-06-28T11:41:00Z</dcterms:modified>
</cp:coreProperties>
</file>